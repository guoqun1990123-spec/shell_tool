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2330F8" w:rsidRDefault="00394453" w14:paraId="0E955978" w14:textId="77777777">
      <w:pPr>
        <w:spacing w:before="720" w:after="480"/>
        <w:jc w:val="center"/>
        <w:rPr>
          <w:b/>
          <w:bCs/>
          <w:sz w:val="28"/>
          <w:szCs w:val="24"/>
          <w:lang w:eastAsia="zh-CN"/>
        </w:rPr>
      </w:pPr>
      <w:commentRangeStart w:id="0"/>
      <w:commentRangeEnd w:id="0"/>
      <w:r>
        <w:rPr>
          <w:rStyle w:val="CommentReference"/>
        </w:rPr>
        <w:commentReference w:id="0"/>
      </w:r>
      <w:r>
        <w:rPr>
          <w:rFonts w:hint="eastAsia"/>
          <w:sz w:val="28"/>
          <w:szCs w:val="24"/>
          <w:lang w:eastAsia="zh-CN"/>
        </w:rPr>
        <w:t>宜</w:t>
      </w:r>
      <w:proofErr w:type="gramStart"/>
      <w:r>
        <w:rPr>
          <w:rFonts w:hint="eastAsia"/>
          <w:sz w:val="28"/>
          <w:szCs w:val="24"/>
          <w:lang w:eastAsia="zh-CN"/>
        </w:rPr>
        <w:t>明昂科</w:t>
      </w:r>
      <w:proofErr w:type="gramEnd"/>
      <w:r>
        <w:rPr>
          <w:rFonts w:hint="eastAsia"/>
          <w:sz w:val="28"/>
          <w:szCs w:val="24"/>
          <w:lang w:eastAsia="zh-CN"/>
        </w:rPr>
        <w:t>生物医药技术（上海）股份有限公司</w:t>
      </w:r>
    </w:p>
    <w:p w:rsidR="002330F8" w:rsidRDefault="00394453" w14:paraId="0E955979" w14:textId="77777777">
      <w:pPr>
        <w:pStyle w:val="Heading1NoTOC"/>
        <w:pageBreakBefore w:val="0"/>
        <w:rPr>
          <w:rFonts w:hint="eastAsia"/>
        </w:rPr>
      </w:pPr>
      <w:r>
        <w:rPr>
          <w:rFonts w:hint="eastAsia"/>
        </w:rPr>
        <w:t>统计分析计划</w:t>
      </w:r>
    </w:p>
    <w:tbl>
      <w:tblPr>
        <w:tblW w:w="9351" w:type="dxa"/>
        <w:tblLayout w:type="fixed"/>
        <w:tblLook w:val="04A0" w:firstRow="1" w:lastRow="0" w:firstColumn="1" w:lastColumn="0" w:noHBand="0" w:noVBand="1"/>
      </w:tblPr>
      <w:tblGrid>
        <w:gridCol w:w="2127"/>
        <w:gridCol w:w="425"/>
        <w:gridCol w:w="6799"/>
      </w:tblGrid>
      <w:tr w:rsidR="002330F8" w:rsidTr="63901714" w14:paraId="0E95597D" w14:textId="77777777">
        <w:trPr>
          <w:cantSplit/>
        </w:trPr>
        <w:tc>
          <w:tcPr>
            <w:tcW w:w="2127" w:type="dxa"/>
          </w:tcPr>
          <w:p w:rsidR="002330F8" w:rsidRDefault="00394453" w14:paraId="0E95597A" w14:textId="77777777">
            <w:pPr>
              <w:rPr>
                <w:b/>
              </w:rPr>
            </w:pPr>
            <w:r>
              <w:rPr>
                <w:rFonts w:hint="eastAsia" w:ascii="SimSun" w:hAnsi="SimSun" w:eastAsia="SimSun" w:cs="SimSun"/>
                <w:b/>
                <w:lang w:eastAsia="zh-CN"/>
              </w:rPr>
              <w:t>方案标题</w:t>
            </w:r>
          </w:p>
        </w:tc>
        <w:tc>
          <w:tcPr>
            <w:tcW w:w="425" w:type="dxa"/>
          </w:tcPr>
          <w:p w:rsidR="002330F8" w:rsidRDefault="00394453" w14:paraId="0E95597B" w14:textId="77777777">
            <w:r>
              <w:t>:</w:t>
            </w:r>
          </w:p>
        </w:tc>
        <w:sdt>
          <w:sdtPr>
            <w:alias w:val="CPT:SAPTitle"/>
            <w:tag w:val="SAPTitle"/>
            <w:id w:val="1194651601"/>
            <w:lock w:val="sdtLocked"/>
            <w:placeholder>
              <w:docPart w:val="99C766078DF74E25A980571C55C23216"/>
            </w:placeholder>
          </w:sdtPr>
          <w:sdtEndPr/>
          <w:sdtContent>
            <w:tc>
              <w:tcPr>
                <w:tcW w:w="6799" w:type="dxa"/>
              </w:tcPr>
              <w:p w:rsidR="002330F8" w:rsidRDefault="00394453" w14:paraId="0E95597C" w14:textId="77777777">
                <w:pPr>
                  <w:rPr>
                    <w:lang w:eastAsia="zh-CN"/>
                  </w:rPr>
                </w:pPr>
                <w:r>
                  <w:rPr>
                    <w:rFonts w:hint="eastAsia"/>
                    <w:lang w:eastAsia="zh-CN"/>
                  </w:rPr>
                  <w:t>注射用</w:t>
                </w:r>
                <w:r>
                  <w:rPr>
                    <w:rFonts w:hint="eastAsia"/>
                    <w:lang w:eastAsia="zh-CN"/>
                  </w:rPr>
                  <w:t>IMM01</w:t>
                </w:r>
                <w:r>
                  <w:rPr>
                    <w:rFonts w:hint="eastAsia"/>
                    <w:lang w:eastAsia="zh-CN"/>
                  </w:rPr>
                  <w:t>（替达派西普）联合</w:t>
                </w:r>
                <w:proofErr w:type="gramStart"/>
                <w:r>
                  <w:rPr>
                    <w:rFonts w:hint="eastAsia"/>
                    <w:lang w:eastAsia="zh-CN"/>
                  </w:rPr>
                  <w:t>替雷利珠单</w:t>
                </w:r>
                <w:proofErr w:type="gramEnd"/>
                <w:r>
                  <w:rPr>
                    <w:rFonts w:hint="eastAsia"/>
                    <w:lang w:eastAsia="zh-CN"/>
                  </w:rPr>
                  <w:t>抗对比研究者选择的化疗方案治疗抗</w:t>
                </w:r>
                <w:r>
                  <w:rPr>
                    <w:rFonts w:hint="eastAsia"/>
                    <w:lang w:eastAsia="zh-CN"/>
                  </w:rPr>
                  <w:t xml:space="preserve">PD-(L)1 </w:t>
                </w:r>
                <w:r>
                  <w:rPr>
                    <w:rFonts w:hint="eastAsia"/>
                    <w:lang w:eastAsia="zh-CN"/>
                  </w:rPr>
                  <w:t>单抗难治</w:t>
                </w:r>
                <w:proofErr w:type="gramStart"/>
                <w:r>
                  <w:rPr>
                    <w:rFonts w:hint="eastAsia"/>
                    <w:lang w:eastAsia="zh-CN"/>
                  </w:rPr>
                  <w:t>性经典型霍奇金</w:t>
                </w:r>
                <w:proofErr w:type="gramEnd"/>
                <w:r>
                  <w:rPr>
                    <w:rFonts w:hint="eastAsia"/>
                    <w:lang w:eastAsia="zh-CN"/>
                  </w:rPr>
                  <w:t>淋巴瘤（</w:t>
                </w:r>
                <w:proofErr w:type="spellStart"/>
                <w:r>
                  <w:rPr>
                    <w:rFonts w:hint="eastAsia"/>
                    <w:lang w:eastAsia="zh-CN"/>
                  </w:rPr>
                  <w:t>cHL</w:t>
                </w:r>
                <w:proofErr w:type="spellEnd"/>
                <w:r>
                  <w:rPr>
                    <w:rFonts w:hint="eastAsia"/>
                    <w:lang w:eastAsia="zh-CN"/>
                  </w:rPr>
                  <w:t>）受试者的随机、开放、对照、多中心</w:t>
                </w:r>
                <w:r>
                  <w:rPr>
                    <w:rFonts w:hint="eastAsia"/>
                    <w:lang w:eastAsia="zh-CN"/>
                  </w:rPr>
                  <w:t xml:space="preserve">III </w:t>
                </w:r>
                <w:r>
                  <w:rPr>
                    <w:rFonts w:hint="eastAsia"/>
                    <w:lang w:eastAsia="zh-CN"/>
                  </w:rPr>
                  <w:t>期临床研究</w:t>
                </w:r>
              </w:p>
            </w:tc>
          </w:sdtContent>
        </w:sdt>
      </w:tr>
      <w:tr w:rsidR="002330F8" w:rsidTr="63901714" w14:paraId="0E955981" w14:textId="77777777">
        <w:trPr>
          <w:cantSplit/>
        </w:trPr>
        <w:tc>
          <w:tcPr>
            <w:tcW w:w="2127" w:type="dxa"/>
          </w:tcPr>
          <w:p w:rsidR="002330F8" w:rsidRDefault="00394453" w14:paraId="0E95597E" w14:textId="77777777">
            <w:pPr>
              <w:rPr>
                <w:b/>
                <w:lang w:eastAsia="zh-CN"/>
              </w:rPr>
            </w:pPr>
            <w:r>
              <w:rPr>
                <w:rFonts w:hint="eastAsia"/>
                <w:b/>
                <w:lang w:eastAsia="zh-CN"/>
              </w:rPr>
              <w:t>方案编号</w:t>
            </w:r>
          </w:p>
        </w:tc>
        <w:tc>
          <w:tcPr>
            <w:tcW w:w="425" w:type="dxa"/>
          </w:tcPr>
          <w:p w:rsidR="002330F8" w:rsidRDefault="00394453" w14:paraId="0E95597F" w14:textId="77777777">
            <w:r>
              <w:t>:</w:t>
            </w:r>
          </w:p>
        </w:tc>
        <w:tc>
          <w:tcPr>
            <w:tcW w:w="6799" w:type="dxa"/>
          </w:tcPr>
          <w:p w:rsidR="002330F8" w:rsidRDefault="0097759B" w14:paraId="0E955980" w14:textId="77777777">
            <w:pPr>
              <w:rPr>
                <w:color w:val="0000FF"/>
                <w:lang w:eastAsia="zh-CN"/>
              </w:rPr>
            </w:pPr>
            <w:sdt>
              <w:sdtPr>
                <w:rPr>
                  <w:rFonts w:hint="eastAsia"/>
                  <w:lang w:eastAsia="zh-CN"/>
                </w:rPr>
                <w:alias w:val="CPT:ProtocolID"/>
                <w:tag w:val="ProtocolID"/>
                <w:id w:val="-1653514243"/>
                <w:placeholder>
                  <w:docPart w:val="4302E7B81C73443E9FBDE369F7378E9F"/>
                </w:placeholder>
                <w:text/>
              </w:sdtPr>
              <w:sdtEndPr/>
              <w:sdtContent>
                <w:r w:rsidR="00394453">
                  <w:rPr>
                    <w:rFonts w:hint="eastAsia"/>
                    <w:lang w:eastAsia="zh-CN"/>
                  </w:rPr>
                  <w:t>IMM01-008</w:t>
                </w:r>
              </w:sdtContent>
            </w:sdt>
          </w:p>
        </w:tc>
      </w:tr>
      <w:tr w:rsidR="002330F8" w:rsidTr="63901714" w14:paraId="0E955985" w14:textId="77777777">
        <w:trPr>
          <w:cantSplit/>
        </w:trPr>
        <w:tc>
          <w:tcPr>
            <w:tcW w:w="2127" w:type="dxa"/>
          </w:tcPr>
          <w:p w:rsidR="002330F8" w:rsidRDefault="00394453" w14:paraId="0E955982" w14:textId="77777777">
            <w:pPr>
              <w:rPr>
                <w:b/>
              </w:rPr>
            </w:pPr>
            <w:r>
              <w:rPr>
                <w:rFonts w:hint="eastAsia" w:ascii="SimSun" w:hAnsi="SimSun" w:eastAsia="SimSun" w:cs="SimSun"/>
                <w:b/>
                <w:lang w:eastAsia="zh-CN"/>
              </w:rPr>
              <w:t>化合物代码</w:t>
            </w:r>
          </w:p>
        </w:tc>
        <w:tc>
          <w:tcPr>
            <w:tcW w:w="425" w:type="dxa"/>
          </w:tcPr>
          <w:p w:rsidR="002330F8" w:rsidRDefault="00394453" w14:paraId="0E955983" w14:textId="77777777">
            <w:r>
              <w:t>:</w:t>
            </w:r>
          </w:p>
        </w:tc>
        <w:sdt>
          <w:sdtPr>
            <w:rPr>
              <w:lang w:eastAsia="zh-CN"/>
            </w:rPr>
            <w:alias w:val="CPT:CompoundNumber"/>
            <w:tag w:val="CompoundNumber"/>
            <w:id w:val="-1311791249"/>
            <w:placeholder>
              <w:docPart w:val="EB5836D71C1E4F3392AD7FF3DD7EBD83"/>
            </w:placeholder>
            <w:text/>
          </w:sdtPr>
          <w:sdtEndPr/>
          <w:sdtContent>
            <w:tc>
              <w:tcPr>
                <w:tcW w:w="6799" w:type="dxa"/>
              </w:tcPr>
              <w:p w:rsidR="002330F8" w:rsidRDefault="00394453" w14:paraId="0E955984" w14:textId="77777777">
                <w:pPr>
                  <w:rPr>
                    <w:color w:val="0000FF"/>
                    <w:lang w:eastAsia="zh-CN"/>
                  </w:rPr>
                </w:pPr>
                <w:r>
                  <w:rPr>
                    <w:rFonts w:hint="eastAsia"/>
                    <w:lang w:eastAsia="zh-CN"/>
                  </w:rPr>
                  <w:t>注射用</w:t>
                </w:r>
                <w:r>
                  <w:rPr>
                    <w:rFonts w:hint="eastAsia"/>
                    <w:lang w:eastAsia="zh-CN"/>
                  </w:rPr>
                  <w:t>IMM01</w:t>
                </w:r>
                <w:r>
                  <w:rPr>
                    <w:rFonts w:hint="eastAsia"/>
                    <w:lang w:eastAsia="zh-CN"/>
                  </w:rPr>
                  <w:t>（替达派西普）和</w:t>
                </w:r>
                <w:proofErr w:type="gramStart"/>
                <w:r>
                  <w:rPr>
                    <w:rFonts w:hint="eastAsia"/>
                    <w:lang w:eastAsia="zh-CN"/>
                  </w:rPr>
                  <w:t>替雷利珠单</w:t>
                </w:r>
                <w:proofErr w:type="gramEnd"/>
                <w:r>
                  <w:rPr>
                    <w:rFonts w:hint="eastAsia"/>
                    <w:lang w:eastAsia="zh-CN"/>
                  </w:rPr>
                  <w:t>抗注射液</w:t>
                </w:r>
              </w:p>
            </w:tc>
          </w:sdtContent>
        </w:sdt>
      </w:tr>
      <w:tr w:rsidR="002330F8" w:rsidTr="63901714" w14:paraId="0E955989" w14:textId="77777777">
        <w:trPr>
          <w:cantSplit/>
        </w:trPr>
        <w:tc>
          <w:tcPr>
            <w:tcW w:w="2127" w:type="dxa"/>
          </w:tcPr>
          <w:p w:rsidR="002330F8" w:rsidRDefault="00394453" w14:paraId="0E955986" w14:textId="77777777">
            <w:pPr>
              <w:rPr>
                <w:b/>
                <w:lang w:eastAsia="zh-CN"/>
              </w:rPr>
            </w:pPr>
            <w:r>
              <w:rPr>
                <w:rFonts w:hint="eastAsia"/>
                <w:b/>
                <w:lang w:eastAsia="zh-CN"/>
              </w:rPr>
              <w:t>版本</w:t>
            </w:r>
          </w:p>
        </w:tc>
        <w:tc>
          <w:tcPr>
            <w:tcW w:w="425" w:type="dxa"/>
          </w:tcPr>
          <w:p w:rsidR="002330F8" w:rsidRDefault="00394453" w14:paraId="0E955987" w14:textId="77777777">
            <w:r>
              <w:t>:</w:t>
            </w:r>
          </w:p>
        </w:tc>
        <w:sdt>
          <w:sdtPr>
            <w:rPr>
              <w:lang w:eastAsia="zh-CN"/>
            </w:rPr>
            <w:alias w:val="CPT:SAPVersion"/>
            <w:tag w:val="SAPVersion"/>
            <w:id w:val="1048032164"/>
            <w:lock w:val="sdtLocked"/>
            <w:placeholder>
              <w:docPart w:val="D315843C1B7D4ED8A446CCF1007C4A68"/>
            </w:placeholder>
          </w:sdtPr>
          <w:sdtEndPr/>
          <w:sdtContent>
            <w:tc>
              <w:tcPr>
                <w:tcW w:w="6799" w:type="dxa"/>
              </w:tcPr>
              <w:p w:rsidR="002330F8" w:rsidRDefault="00394453" w14:paraId="0E955988" w14:textId="3D6F81A9">
                <w:pPr>
                  <w:rPr>
                    <w:lang w:eastAsia="zh-CN"/>
                  </w:rPr>
                </w:pPr>
                <w:r w:rsidRPr="63901714">
                  <w:rPr>
                    <w:rStyle w:val="CPTVariable"/>
                    <w:rFonts w:cs="Times New Roman"/>
                    <w:color w:val="0000FF"/>
                    <w:lang w:val="en-GB"/>
                  </w:rPr>
                  <w:t>V</w:t>
                </w:r>
                <w:r w:rsidRPr="63901714">
                  <w:rPr>
                    <w:rStyle w:val="CPTVariable"/>
                    <w:rFonts w:cs="Times New Roman"/>
                    <w:color w:val="0000FF"/>
                    <w:lang w:val="en-GB" w:eastAsia="zh-CN"/>
                  </w:rPr>
                  <w:t>0.</w:t>
                </w:r>
                <w:ins w:author="Bai, Dan" w:date="2025-07-07T02:24:00Z" w:id="1">
                  <w:r w:rsidRPr="63901714" w:rsidR="49DB272D">
                    <w:rPr>
                      <w:rStyle w:val="CPTVariable"/>
                      <w:rFonts w:cs="Times New Roman"/>
                      <w:color w:val="0000FF"/>
                      <w:lang w:val="en-GB" w:eastAsia="zh-CN"/>
                    </w:rPr>
                    <w:t>5</w:t>
                  </w:r>
                </w:ins>
                <w:del w:author="Bai, Dan" w:date="2025-07-07T02:24:00Z" w:id="2">
                  <w:r w:rsidRPr="63901714" w:rsidDel="00C34380">
                    <w:rPr>
                      <w:rStyle w:val="CPTVariable"/>
                      <w:rFonts w:cs="Times New Roman"/>
                      <w:color w:val="0000FF"/>
                      <w:lang w:val="en-GB" w:eastAsia="zh-CN"/>
                    </w:rPr>
                    <w:delText>4</w:delText>
                  </w:r>
                </w:del>
              </w:p>
            </w:tc>
          </w:sdtContent>
        </w:sdt>
      </w:tr>
      <w:tr w:rsidR="002330F8" w:rsidTr="63901714" w14:paraId="0E95598D" w14:textId="77777777">
        <w:trPr>
          <w:cantSplit/>
        </w:trPr>
        <w:tc>
          <w:tcPr>
            <w:tcW w:w="2127" w:type="dxa"/>
          </w:tcPr>
          <w:p w:rsidR="002330F8" w:rsidRDefault="00394453" w14:paraId="0E95598A" w14:textId="77777777">
            <w:pPr>
              <w:rPr>
                <w:b/>
              </w:rPr>
            </w:pPr>
            <w:r>
              <w:rPr>
                <w:rFonts w:hint="eastAsia" w:ascii="SimSun" w:hAnsi="SimSun" w:eastAsia="SimSun" w:cs="SimSun"/>
                <w:b/>
                <w:lang w:eastAsia="zh-CN"/>
              </w:rPr>
              <w:t>生效日期</w:t>
            </w:r>
            <w:r>
              <w:rPr>
                <w:b/>
              </w:rPr>
              <w:t xml:space="preserve"> </w:t>
            </w:r>
          </w:p>
        </w:tc>
        <w:tc>
          <w:tcPr>
            <w:tcW w:w="425" w:type="dxa"/>
          </w:tcPr>
          <w:p w:rsidR="002330F8" w:rsidRDefault="00394453" w14:paraId="0E95598B" w14:textId="77777777">
            <w:r>
              <w:t>:</w:t>
            </w:r>
          </w:p>
        </w:tc>
        <w:tc>
          <w:tcPr>
            <w:tcW w:w="6799" w:type="dxa"/>
          </w:tcPr>
          <w:p w:rsidR="002330F8" w:rsidRDefault="0097759B" w14:paraId="0E95598C" w14:textId="77777777">
            <w:pPr>
              <w:rPr>
                <w:rFonts w:cs="Times New Roman"/>
                <w:color w:val="0000FF"/>
                <w:szCs w:val="24"/>
                <w:lang w:val="en-GB"/>
              </w:rPr>
            </w:pPr>
            <w:sdt>
              <w:sdtPr>
                <w:alias w:val="CPT:SAPEffectiveDate"/>
                <w:tag w:val="SAPEffectiveDate"/>
                <w:id w:val="-998342381"/>
                <w:lock w:val="sdtLocked"/>
                <w:placeholder>
                  <w:docPart w:val="3628AD5AF8E24C09B05E6760DABE88F6"/>
                </w:placeholder>
              </w:sdtPr>
              <w:sdtEndPr/>
              <w:sdtContent>
                <w:r w:rsidR="00394453">
                  <w:rPr>
                    <w:rStyle w:val="CPTVariable"/>
                    <w:rFonts w:cs="Times New Roman"/>
                    <w:color w:val="0000FF"/>
                    <w:szCs w:val="24"/>
                    <w:lang w:val="en-GB" w:eastAsia="zh-CN"/>
                  </w:rPr>
                  <w:t>[</w:t>
                </w:r>
                <w:r w:rsidR="00394453">
                  <w:rPr>
                    <w:rStyle w:val="CPTVariable"/>
                    <w:rFonts w:hint="eastAsia" w:cs="Times New Roman"/>
                    <w:color w:val="0000FF"/>
                    <w:szCs w:val="24"/>
                    <w:lang w:val="en-GB" w:eastAsia="zh-CN"/>
                  </w:rPr>
                  <w:t>YYYY</w:t>
                </w:r>
                <w:r w:rsidR="00394453">
                  <w:rPr>
                    <w:rStyle w:val="CPTVariable"/>
                    <w:rFonts w:hint="eastAsia" w:cs="Times New Roman"/>
                    <w:color w:val="0000FF"/>
                    <w:szCs w:val="24"/>
                    <w:lang w:val="en-GB" w:eastAsia="zh-CN"/>
                  </w:rPr>
                  <w:t>年</w:t>
                </w:r>
                <w:r w:rsidR="00394453">
                  <w:rPr>
                    <w:rStyle w:val="CPTVariable"/>
                    <w:rFonts w:hint="eastAsia" w:cs="Times New Roman"/>
                    <w:color w:val="0000FF"/>
                    <w:szCs w:val="24"/>
                    <w:lang w:val="en-GB" w:eastAsia="zh-CN"/>
                  </w:rPr>
                  <w:t>MM</w:t>
                </w:r>
                <w:r w:rsidR="00394453">
                  <w:rPr>
                    <w:rStyle w:val="CPTVariable"/>
                    <w:rFonts w:hint="eastAsia" w:cs="Times New Roman"/>
                    <w:color w:val="0000FF"/>
                    <w:szCs w:val="24"/>
                    <w:lang w:val="en-GB" w:eastAsia="zh-CN"/>
                  </w:rPr>
                  <w:t>月</w:t>
                </w:r>
                <w:r w:rsidR="00394453">
                  <w:rPr>
                    <w:rStyle w:val="CPTVariable"/>
                    <w:rFonts w:hint="eastAsia" w:cs="Times New Roman"/>
                    <w:color w:val="0000FF"/>
                    <w:szCs w:val="24"/>
                    <w:lang w:val="en-GB" w:eastAsia="zh-CN"/>
                  </w:rPr>
                  <w:t>DD</w:t>
                </w:r>
                <w:r w:rsidR="00394453">
                  <w:rPr>
                    <w:rStyle w:val="CPTVariable"/>
                    <w:rFonts w:hint="eastAsia" w:cs="Times New Roman"/>
                    <w:color w:val="0000FF"/>
                    <w:szCs w:val="24"/>
                    <w:lang w:val="en-GB" w:eastAsia="zh-CN"/>
                  </w:rPr>
                  <w:t>日</w:t>
                </w:r>
                <w:r w:rsidR="00394453">
                  <w:rPr>
                    <w:rStyle w:val="CPTVariable"/>
                    <w:rFonts w:cs="Times New Roman"/>
                    <w:color w:val="0000FF"/>
                    <w:szCs w:val="24"/>
                    <w:lang w:val="en-GB" w:eastAsia="zh-CN"/>
                  </w:rPr>
                  <w:t>]</w:t>
                </w:r>
              </w:sdtContent>
            </w:sdt>
          </w:p>
        </w:tc>
      </w:tr>
    </w:tbl>
    <w:p w:rsidR="002330F8" w:rsidRDefault="002330F8" w14:paraId="0E95598E" w14:textId="77777777">
      <w:pPr>
        <w:rPr>
          <w:rFonts w:eastAsia="Times New Roman" w:cs="Times New Roman"/>
          <w:szCs w:val="24"/>
        </w:rPr>
      </w:pPr>
    </w:p>
    <w:tbl>
      <w:tblPr>
        <w:tblStyle w:val="TableGrid"/>
        <w:tblW w:w="0" w:type="auto"/>
        <w:tblLook w:val="04A0" w:firstRow="1" w:lastRow="0" w:firstColumn="1" w:lastColumn="0" w:noHBand="0" w:noVBand="1"/>
      </w:tblPr>
      <w:tblGrid>
        <w:gridCol w:w="9350"/>
      </w:tblGrid>
      <w:tr w:rsidR="002330F8" w:rsidTr="29489B6B" w14:paraId="0E955993" w14:textId="77777777">
        <w:tc>
          <w:tcPr>
            <w:tcW w:w="9350" w:type="dxa"/>
          </w:tcPr>
          <w:sdt>
            <w:sdtPr>
              <w:rPr>
                <w:rStyle w:val="CPTVariable"/>
                <w:lang w:val="en-US"/>
              </w:rPr>
              <w:alias w:val="CPT:SAPDescription"/>
              <w:tag w:val="SAPDescription"/>
              <w:id w:val="-67273030"/>
              <w:lock w:val="sdtLocked"/>
              <w:placeholder>
                <w:docPart w:val="293B73FE389944B2BEEA510D66E41D60"/>
              </w:placeholder>
            </w:sdtPr>
            <w:sdtEndPr>
              <w:rPr>
                <w:rStyle w:val="CPTVariable"/>
                <w:lang w:val="en-GB"/>
              </w:rPr>
            </w:sdtEndPr>
            <w:sdtContent>
              <w:p w:rsidR="002330F8" w:rsidRDefault="00394453" w14:paraId="0E95598F" w14:textId="77777777">
                <w:pPr>
                  <w:pStyle w:val="listbull"/>
                  <w:tabs>
                    <w:tab w:val="clear" w:pos="432"/>
                  </w:tabs>
                  <w:spacing w:before="120" w:after="144"/>
                  <w:ind w:left="0" w:firstLine="0"/>
                  <w:rPr>
                    <w:rStyle w:val="CPTVariable"/>
                  </w:rPr>
                </w:pPr>
                <w:proofErr w:type="spellStart"/>
                <w:proofErr w:type="gramStart"/>
                <w:r>
                  <w:rPr>
                    <w:rStyle w:val="CPTVariable"/>
                    <w:rFonts w:hint="eastAsia"/>
                    <w:b/>
                    <w:bCs/>
                  </w:rPr>
                  <w:t>说明</w:t>
                </w:r>
                <w:proofErr w:type="spellEnd"/>
                <w:r>
                  <w:rPr>
                    <w:rStyle w:val="CPTVariable"/>
                  </w:rPr>
                  <w:t xml:space="preserve"> :</w:t>
                </w:r>
                <w:proofErr w:type="gramEnd"/>
              </w:p>
              <w:p w:rsidR="002330F8" w:rsidRDefault="00394453" w14:paraId="0E955990" w14:textId="77777777">
                <w:pPr>
                  <w:pStyle w:val="listbull"/>
                  <w:numPr>
                    <w:ilvl w:val="0"/>
                    <w:numId w:val="19"/>
                  </w:numPr>
                  <w:spacing w:before="120" w:after="144"/>
                  <w:rPr>
                    <w:rStyle w:val="CPTVariable"/>
                    <w:lang w:eastAsia="zh-CN"/>
                  </w:rPr>
                </w:pPr>
                <w:r>
                  <w:rPr>
                    <w:rStyle w:val="CPTVariable"/>
                    <w:rFonts w:hint="eastAsia"/>
                    <w:lang w:eastAsia="zh-CN"/>
                  </w:rPr>
                  <w:t>本统计分析计划（</w:t>
                </w:r>
                <w:r>
                  <w:rPr>
                    <w:rStyle w:val="CPTVariable"/>
                    <w:rFonts w:hint="eastAsia"/>
                    <w:lang w:eastAsia="zh-CN"/>
                  </w:rPr>
                  <w:t>S</w:t>
                </w:r>
                <w:r>
                  <w:rPr>
                    <w:rStyle w:val="CPTVariable"/>
                    <w:lang w:eastAsia="zh-CN"/>
                  </w:rPr>
                  <w:t>AP</w:t>
                </w:r>
                <w:r>
                  <w:rPr>
                    <w:rStyle w:val="CPTVariable"/>
                    <w:rFonts w:hint="eastAsia"/>
                    <w:lang w:eastAsia="zh-CN"/>
                  </w:rPr>
                  <w:t>）的目的是描述研究方案</w:t>
                </w:r>
                <w:sdt>
                  <w:sdtPr>
                    <w:rPr>
                      <w:rStyle w:val="CPTVariable"/>
                      <w:lang w:eastAsia="zh-CN"/>
                    </w:rPr>
                    <w:alias w:val="CPT:ProtocolID"/>
                    <w:tag w:val="ProtocolID"/>
                    <w:id w:val="145175337"/>
                    <w:placeholder>
                      <w:docPart w:val="74278C653E0C49F5928711B0A283D0F4"/>
                    </w:placeholder>
                    <w:text/>
                  </w:sdtPr>
                  <w:sdtEndPr>
                    <w:rPr>
                      <w:rStyle w:val="CPTVariable"/>
                    </w:rPr>
                  </w:sdtEndPr>
                  <w:sdtContent>
                    <w:r>
                      <w:rPr>
                        <w:rStyle w:val="CPTVariable"/>
                        <w:lang w:eastAsia="zh-CN"/>
                      </w:rPr>
                      <w:t>IMM01-008</w:t>
                    </w:r>
                  </w:sdtContent>
                </w:sdt>
                <w:r>
                  <w:rPr>
                    <w:rStyle w:val="CPTVariable"/>
                    <w:rFonts w:hint="eastAsia"/>
                    <w:lang w:eastAsia="zh-CN"/>
                  </w:rPr>
                  <w:t>对应的临床研究报告（</w:t>
                </w:r>
                <w:r>
                  <w:rPr>
                    <w:rStyle w:val="CPTVariable"/>
                    <w:rFonts w:hint="eastAsia"/>
                    <w:lang w:eastAsia="zh-CN"/>
                  </w:rPr>
                  <w:t>C</w:t>
                </w:r>
                <w:r>
                  <w:rPr>
                    <w:rStyle w:val="CPTVariable"/>
                    <w:lang w:eastAsia="zh-CN"/>
                  </w:rPr>
                  <w:t>SR</w:t>
                </w:r>
                <w:r>
                  <w:rPr>
                    <w:rStyle w:val="CPTVariable"/>
                    <w:rFonts w:hint="eastAsia"/>
                    <w:lang w:eastAsia="zh-CN"/>
                  </w:rPr>
                  <w:t>）中所计划的安全性和疗效分析与结果呈现。</w:t>
                </w:r>
              </w:p>
              <w:p w:rsidR="002330F8" w:rsidRDefault="00394453" w14:paraId="0E955991" w14:textId="77777777">
                <w:pPr>
                  <w:pStyle w:val="listbull"/>
                  <w:numPr>
                    <w:ilvl w:val="0"/>
                    <w:numId w:val="19"/>
                  </w:numPr>
                  <w:spacing w:before="120" w:after="144"/>
                  <w:rPr>
                    <w:rStyle w:val="CPTVariable"/>
                    <w:lang w:eastAsia="zh-CN"/>
                  </w:rPr>
                </w:pPr>
                <w:r>
                  <w:rPr>
                    <w:rStyle w:val="CPTVariable"/>
                    <w:rFonts w:hint="eastAsia"/>
                    <w:lang w:eastAsia="zh-CN"/>
                  </w:rPr>
                  <w:t>任何为</w:t>
                </w:r>
                <w:r>
                  <w:rPr>
                    <w:rStyle w:val="CPTVariable"/>
                    <w:rFonts w:hint="eastAsia"/>
                    <w:lang w:eastAsia="zh-CN"/>
                  </w:rPr>
                  <w:t>CSR</w:t>
                </w:r>
                <w:r>
                  <w:rPr>
                    <w:rStyle w:val="CPTVariable"/>
                    <w:rFonts w:hint="eastAsia"/>
                    <w:lang w:eastAsia="zh-CN"/>
                  </w:rPr>
                  <w:t>提供的事后的，或者计划外分析，但没有提前在</w:t>
                </w:r>
                <w:r>
                  <w:rPr>
                    <w:rStyle w:val="CPTVariable"/>
                    <w:rFonts w:hint="eastAsia"/>
                    <w:lang w:eastAsia="zh-CN"/>
                  </w:rPr>
                  <w:t>SAP</w:t>
                </w:r>
                <w:r>
                  <w:rPr>
                    <w:rStyle w:val="CPTVariable"/>
                    <w:rFonts w:hint="eastAsia"/>
                    <w:lang w:eastAsia="zh-CN"/>
                  </w:rPr>
                  <w:t>中明确定义的部分，将会在</w:t>
                </w:r>
                <w:r>
                  <w:rPr>
                    <w:rStyle w:val="CPTVariable"/>
                    <w:rFonts w:hint="eastAsia"/>
                    <w:lang w:eastAsia="zh-CN"/>
                  </w:rPr>
                  <w:t>CSR</w:t>
                </w:r>
                <w:r>
                  <w:rPr>
                    <w:rStyle w:val="CPTVariable"/>
                    <w:rFonts w:hint="eastAsia"/>
                    <w:lang w:eastAsia="zh-CN"/>
                  </w:rPr>
                  <w:t>中明确规定。</w:t>
                </w:r>
              </w:p>
              <w:p w:rsidR="002330F8" w:rsidRDefault="00394453" w14:paraId="0E955992" w14:textId="28F5A5B0">
                <w:pPr>
                  <w:pStyle w:val="listbull"/>
                  <w:numPr>
                    <w:ilvl w:val="0"/>
                    <w:numId w:val="19"/>
                  </w:numPr>
                  <w:spacing w:before="120" w:after="144"/>
                  <w:rPr>
                    <w:lang w:eastAsia="zh-CN"/>
                  </w:rPr>
                </w:pPr>
                <w:r w:rsidRPr="29489B6B">
                  <w:rPr>
                    <w:rStyle w:val="CPTVariable"/>
                    <w:lang w:eastAsia="zh-CN"/>
                  </w:rPr>
                  <w:t>本</w:t>
                </w:r>
                <w:r w:rsidRPr="29489B6B">
                  <w:rPr>
                    <w:rStyle w:val="CPTVariable"/>
                    <w:lang w:eastAsia="zh-CN"/>
                  </w:rPr>
                  <w:t>SAP</w:t>
                </w:r>
                <w:r w:rsidRPr="29489B6B">
                  <w:rPr>
                    <w:rStyle w:val="CPTVariable"/>
                    <w:lang w:eastAsia="zh-CN"/>
                  </w:rPr>
                  <w:t>旨在描述研究方案要求的安全性</w:t>
                </w:r>
                <w:r w:rsidRPr="29489B6B" w:rsidR="00920098">
                  <w:rPr>
                    <w:rStyle w:val="CPTVariable"/>
                    <w:lang w:eastAsia="zh-CN"/>
                  </w:rPr>
                  <w:t>分析，</w:t>
                </w:r>
                <w:r w:rsidRPr="29489B6B">
                  <w:rPr>
                    <w:rStyle w:val="CPTVariable"/>
                    <w:lang w:eastAsia="zh-CN"/>
                  </w:rPr>
                  <w:t>疗效分析，</w:t>
                </w:r>
                <w:r w:rsidRPr="29489B6B" w:rsidR="00920098">
                  <w:rPr>
                    <w:rStyle w:val="CPTVariable"/>
                    <w:lang w:eastAsia="zh-CN"/>
                  </w:rPr>
                  <w:t>和</w:t>
                </w:r>
                <w:commentRangeStart w:id="3"/>
                <w:r w:rsidRPr="29489B6B">
                  <w:rPr>
                    <w:rStyle w:val="CPTVariable"/>
                    <w:lang w:eastAsia="zh-CN"/>
                  </w:rPr>
                  <w:t>药代动力学分析</w:t>
                </w:r>
                <w:r w:rsidRPr="29489B6B" w:rsidR="6812AD77">
                  <w:rPr>
                    <w:rStyle w:val="CPTVariable"/>
                    <w:lang w:eastAsia="zh-CN"/>
                  </w:rPr>
                  <w:t>，但不包括群体药代动力学和暴露</w:t>
                </w:r>
                <w:r w:rsidRPr="29489B6B" w:rsidR="6812AD77">
                  <w:rPr>
                    <w:rStyle w:val="CPTVariable"/>
                    <w:lang w:eastAsia="zh-CN"/>
                  </w:rPr>
                  <w:t>-</w:t>
                </w:r>
                <w:r w:rsidRPr="29489B6B" w:rsidR="6812AD77">
                  <w:rPr>
                    <w:rStyle w:val="CPTVariable"/>
                    <w:lang w:eastAsia="zh-CN"/>
                  </w:rPr>
                  <w:t>效应（</w:t>
                </w:r>
                <w:r w:rsidRPr="29489B6B" w:rsidR="6812AD77">
                  <w:rPr>
                    <w:rStyle w:val="CPTVariable"/>
                    <w:lang w:eastAsia="zh-CN"/>
                  </w:rPr>
                  <w:t>E-R</w:t>
                </w:r>
                <w:r w:rsidRPr="29489B6B" w:rsidR="6812AD77">
                  <w:rPr>
                    <w:rStyle w:val="CPTVariable"/>
                    <w:lang w:eastAsia="zh-CN"/>
                  </w:rPr>
                  <w:t>）分析</w:t>
                </w:r>
                <w:commentRangeEnd w:id="3"/>
                <w:r>
                  <w:rPr>
                    <w:rStyle w:val="CommentReference"/>
                  </w:rPr>
                  <w:commentReference w:id="3"/>
                </w:r>
                <w:r w:rsidRPr="29489B6B">
                  <w:rPr>
                    <w:rStyle w:val="CPTVariable"/>
                    <w:lang w:eastAsia="zh-CN"/>
                  </w:rPr>
                  <w:t>，这部分将会单独描述和报告。</w:t>
                </w:r>
              </w:p>
            </w:sdtContent>
          </w:sdt>
        </w:tc>
      </w:tr>
    </w:tbl>
    <w:p w:rsidR="00EC3F1B" w:rsidRDefault="00EC3F1B" w14:paraId="0E955994" w14:textId="633282B5">
      <w:pPr>
        <w:rPr>
          <w:rFonts w:cs="Times New Roman"/>
          <w:szCs w:val="24"/>
          <w:lang w:eastAsia="zh-CN"/>
        </w:rPr>
      </w:pPr>
    </w:p>
    <w:p w:rsidR="00EC3F1B" w:rsidRDefault="00EC3F1B" w14:paraId="23CD40C8" w14:textId="77777777">
      <w:pPr>
        <w:spacing w:before="0" w:after="0"/>
        <w:rPr>
          <w:rFonts w:cs="Times New Roman"/>
          <w:szCs w:val="24"/>
          <w:lang w:eastAsia="zh-CN"/>
        </w:rPr>
      </w:pPr>
      <w:r>
        <w:rPr>
          <w:rFonts w:cs="Times New Roman"/>
          <w:szCs w:val="24"/>
          <w:lang w:eastAsia="zh-CN"/>
        </w:rPr>
        <w:br w:type="page"/>
      </w:r>
    </w:p>
    <w:p w:rsidRPr="00EC3F1B" w:rsidR="002330F8" w:rsidRDefault="002330F8" w14:paraId="19A17C84" w14:textId="77777777">
      <w:pPr>
        <w:rPr>
          <w:rFonts w:cs="Times New Roman"/>
          <w:szCs w:val="24"/>
          <w:lang w:eastAsia="zh-CN"/>
        </w:rPr>
      </w:pPr>
    </w:p>
    <w:sdt>
      <w:sdtPr>
        <w:rPr>
          <w:rStyle w:val="CPTVariable"/>
          <w:b/>
          <w:bCs/>
        </w:rPr>
        <w:alias w:val="CPT:SAPAuthors"/>
        <w:tag w:val="SAPAuthors"/>
        <w:id w:val="1250387745"/>
        <w:lock w:val="sdtLocked"/>
        <w:placeholder>
          <w:docPart w:val="B9CEA115726D4C718B76246517FD97D6"/>
        </w:placeholder>
      </w:sdtPr>
      <w:sdtEndPr>
        <w:rPr>
          <w:rStyle w:val="CPTVariable"/>
          <w:b w:val="0"/>
          <w:bCs w:val="0"/>
        </w:rPr>
      </w:sdtEndPr>
      <w:sdtContent>
        <w:p w:rsidR="002330F8" w:rsidRDefault="00394453" w14:paraId="0E955995" w14:textId="77777777">
          <w:pPr>
            <w:rPr>
              <w:rStyle w:val="CPTVariable"/>
              <w:b/>
              <w:bCs/>
              <w:lang w:eastAsia="zh-CN"/>
            </w:rPr>
          </w:pPr>
          <w:r>
            <w:rPr>
              <w:rStyle w:val="CPTVariable"/>
              <w:rFonts w:hint="eastAsia"/>
              <w:b/>
              <w:bCs/>
              <w:lang w:eastAsia="zh-CN"/>
            </w:rPr>
            <w:t>作者姓名、单位及职位</w:t>
          </w:r>
          <w:r>
            <w:rPr>
              <w:rStyle w:val="CPTVariable"/>
              <w:b/>
              <w:bCs/>
              <w:lang w:eastAsia="zh-CN"/>
            </w:rPr>
            <w:t>:</w:t>
          </w:r>
        </w:p>
        <w:tbl>
          <w:tblPr>
            <w:tblW w:w="5000" w:type="pct"/>
            <w:tblLayout w:type="fixed"/>
            <w:tblLook w:val="04A0" w:firstRow="1" w:lastRow="0" w:firstColumn="1" w:lastColumn="0" w:noHBand="0" w:noVBand="1"/>
          </w:tblPr>
          <w:tblGrid>
            <w:gridCol w:w="1273"/>
            <w:gridCol w:w="8087"/>
          </w:tblGrid>
          <w:tr w:rsidR="002330F8" w14:paraId="0E955998" w14:textId="77777777">
            <w:trPr>
              <w:cantSplit/>
            </w:trPr>
            <w:tc>
              <w:tcPr>
                <w:tcW w:w="680" w:type="pct"/>
              </w:tcPr>
              <w:p w:rsidR="002330F8" w:rsidRDefault="00394453" w14:paraId="0E955996" w14:textId="77777777">
                <w:pPr>
                  <w:spacing w:before="20" w:after="20"/>
                  <w:rPr>
                    <w:lang w:eastAsia="zh-CN"/>
                  </w:rPr>
                </w:pPr>
                <w:r>
                  <w:rPr>
                    <w:rFonts w:hint="eastAsia"/>
                    <w:lang w:eastAsia="zh-CN"/>
                  </w:rPr>
                  <w:t>作者</w:t>
                </w:r>
                <w:r>
                  <w:rPr>
                    <w:lang w:eastAsia="zh-CN"/>
                  </w:rPr>
                  <w:t>:</w:t>
                </w:r>
              </w:p>
            </w:tc>
            <w:tc>
              <w:tcPr>
                <w:tcW w:w="4320" w:type="pct"/>
                <w:vAlign w:val="center"/>
              </w:tcPr>
              <w:p w:rsidR="002330F8" w:rsidRDefault="00394453" w14:paraId="0E955997" w14:textId="77777777">
                <w:pPr>
                  <w:spacing w:before="20" w:after="20"/>
                  <w:rPr>
                    <w:lang w:eastAsia="zh-CN"/>
                  </w:rPr>
                </w:pPr>
                <w:proofErr w:type="gramStart"/>
                <w:r>
                  <w:rPr>
                    <w:rFonts w:hint="eastAsia"/>
                    <w:lang w:eastAsia="zh-CN"/>
                  </w:rPr>
                  <w:t>白丹</w:t>
                </w:r>
                <w:proofErr w:type="gramEnd"/>
              </w:p>
            </w:tc>
          </w:tr>
          <w:tr w:rsidR="002330F8" w14:paraId="0E95599B" w14:textId="77777777">
            <w:trPr>
              <w:cantSplit/>
            </w:trPr>
            <w:tc>
              <w:tcPr>
                <w:tcW w:w="680" w:type="pct"/>
              </w:tcPr>
              <w:p w:rsidR="002330F8" w:rsidRDefault="002330F8" w14:paraId="0E955999" w14:textId="77777777">
                <w:pPr>
                  <w:spacing w:before="20" w:after="20"/>
                  <w:rPr>
                    <w:lang w:eastAsia="zh-CN"/>
                  </w:rPr>
                </w:pPr>
              </w:p>
            </w:tc>
            <w:tc>
              <w:tcPr>
                <w:tcW w:w="4320" w:type="pct"/>
                <w:vAlign w:val="center"/>
              </w:tcPr>
              <w:p w:rsidR="002330F8" w:rsidRDefault="00394453" w14:paraId="0E95599A" w14:textId="77777777">
                <w:pPr>
                  <w:spacing w:before="20" w:after="20"/>
                  <w:rPr>
                    <w:lang w:eastAsia="zh-CN"/>
                  </w:rPr>
                </w:pPr>
                <w:proofErr w:type="gramStart"/>
                <w:r>
                  <w:rPr>
                    <w:rFonts w:hint="eastAsia"/>
                    <w:lang w:eastAsia="zh-CN"/>
                  </w:rPr>
                  <w:t>缔</w:t>
                </w:r>
                <w:proofErr w:type="gramEnd"/>
                <w:r>
                  <w:rPr>
                    <w:rFonts w:hint="eastAsia"/>
                    <w:lang w:eastAsia="zh-CN"/>
                  </w:rPr>
                  <w:t>脉生物医药科技（上海）有限公司</w:t>
                </w:r>
                <w:r>
                  <w:rPr>
                    <w:rFonts w:hint="eastAsia"/>
                    <w:lang w:eastAsia="zh-CN"/>
                  </w:rPr>
                  <w:t xml:space="preserve"> </w:t>
                </w:r>
                <w:r>
                  <w:rPr>
                    <w:rFonts w:hint="eastAsia"/>
                    <w:lang w:eastAsia="zh-CN"/>
                  </w:rPr>
                  <w:t>主任生物统计师</w:t>
                </w:r>
              </w:p>
            </w:tc>
          </w:tr>
          <w:tr w:rsidR="002330F8" w14:paraId="0E9559A1" w14:textId="77777777">
            <w:trPr>
              <w:cantSplit/>
            </w:trPr>
            <w:tc>
              <w:tcPr>
                <w:tcW w:w="680" w:type="pct"/>
              </w:tcPr>
              <w:p w:rsidR="002330F8" w:rsidRDefault="00394453" w14:paraId="0E95599F" w14:textId="77777777">
                <w:pPr>
                  <w:spacing w:before="20" w:after="20"/>
                  <w:rPr>
                    <w:lang w:eastAsia="zh-CN"/>
                  </w:rPr>
                </w:pPr>
                <w:r>
                  <w:rPr>
                    <w:rFonts w:hint="eastAsia"/>
                    <w:lang w:eastAsia="zh-CN"/>
                  </w:rPr>
                  <w:t>作者</w:t>
                </w:r>
                <w:r>
                  <w:rPr>
                    <w:lang w:eastAsia="zh-CN"/>
                  </w:rPr>
                  <w:t>:</w:t>
                </w:r>
              </w:p>
            </w:tc>
            <w:tc>
              <w:tcPr>
                <w:tcW w:w="4320" w:type="pct"/>
                <w:vAlign w:val="center"/>
              </w:tcPr>
              <w:p w:rsidR="002330F8" w:rsidRDefault="00394453" w14:paraId="0E9559A0" w14:textId="77777777">
                <w:pPr>
                  <w:spacing w:before="20" w:after="20"/>
                  <w:rPr>
                    <w:highlight w:val="green"/>
                    <w:lang w:eastAsia="zh-CN"/>
                  </w:rPr>
                </w:pPr>
                <w:r>
                  <w:rPr>
                    <w:rFonts w:hint="eastAsia"/>
                    <w:lang w:eastAsia="zh-CN"/>
                  </w:rPr>
                  <w:t>李钟毓</w:t>
                </w:r>
              </w:p>
            </w:tc>
          </w:tr>
          <w:tr w:rsidR="002330F8" w14:paraId="0E9559A4" w14:textId="77777777">
            <w:trPr>
              <w:cantSplit/>
            </w:trPr>
            <w:tc>
              <w:tcPr>
                <w:tcW w:w="680" w:type="pct"/>
              </w:tcPr>
              <w:p w:rsidR="002330F8" w:rsidRDefault="002330F8" w14:paraId="0E9559A2" w14:textId="77777777">
                <w:pPr>
                  <w:spacing w:before="20" w:after="20"/>
                  <w:rPr>
                    <w:lang w:eastAsia="zh-CN"/>
                  </w:rPr>
                </w:pPr>
              </w:p>
            </w:tc>
            <w:tc>
              <w:tcPr>
                <w:tcW w:w="4320" w:type="pct"/>
                <w:vAlign w:val="center"/>
              </w:tcPr>
              <w:p w:rsidR="002330F8" w:rsidRDefault="00394453" w14:paraId="0E9559A3" w14:textId="77777777">
                <w:pPr>
                  <w:spacing w:before="20" w:after="20"/>
                  <w:rPr>
                    <w:lang w:eastAsia="zh-CN"/>
                  </w:rPr>
                </w:pPr>
                <w:proofErr w:type="gramStart"/>
                <w:r>
                  <w:rPr>
                    <w:rFonts w:hint="eastAsia"/>
                    <w:lang w:eastAsia="zh-CN"/>
                  </w:rPr>
                  <w:t>缔</w:t>
                </w:r>
                <w:proofErr w:type="gramEnd"/>
                <w:r>
                  <w:rPr>
                    <w:rFonts w:hint="eastAsia"/>
                    <w:lang w:eastAsia="zh-CN"/>
                  </w:rPr>
                  <w:t>脉生物医药科技（上海）有限公司</w:t>
                </w:r>
                <w:r>
                  <w:rPr>
                    <w:rFonts w:hint="eastAsia"/>
                    <w:lang w:eastAsia="zh-CN"/>
                  </w:rPr>
                  <w:t xml:space="preserve"> </w:t>
                </w:r>
                <w:r>
                  <w:rPr>
                    <w:rFonts w:hint="eastAsia"/>
                    <w:lang w:eastAsia="zh-CN"/>
                  </w:rPr>
                  <w:t>高级生物统计师</w:t>
                </w:r>
                <w:r>
                  <w:rPr>
                    <w:rFonts w:hint="eastAsia"/>
                    <w:lang w:eastAsia="zh-CN"/>
                  </w:rPr>
                  <w:t>II</w:t>
                </w:r>
              </w:p>
            </w:tc>
          </w:tr>
          <w:tr w:rsidR="00920098" w14:paraId="13C10F13" w14:textId="77777777">
            <w:trPr>
              <w:cantSplit/>
            </w:trPr>
            <w:tc>
              <w:tcPr>
                <w:tcW w:w="680" w:type="pct"/>
              </w:tcPr>
              <w:p w:rsidR="00920098" w:rsidRDefault="00920098" w14:paraId="1DE27488" w14:textId="53B5EE2C">
                <w:pPr>
                  <w:spacing w:before="20" w:after="20"/>
                  <w:rPr>
                    <w:lang w:eastAsia="zh-CN"/>
                  </w:rPr>
                </w:pPr>
                <w:r>
                  <w:rPr>
                    <w:rFonts w:hint="eastAsia"/>
                    <w:lang w:eastAsia="zh-CN"/>
                  </w:rPr>
                  <w:t>作者</w:t>
                </w:r>
                <w:r>
                  <w:rPr>
                    <w:rFonts w:hint="eastAsia"/>
                    <w:lang w:eastAsia="zh-CN"/>
                  </w:rPr>
                  <w:t>:</w:t>
                </w:r>
              </w:p>
            </w:tc>
            <w:tc>
              <w:tcPr>
                <w:tcW w:w="4320" w:type="pct"/>
                <w:vAlign w:val="center"/>
              </w:tcPr>
              <w:p w:rsidR="00920098" w:rsidRDefault="00E40313" w14:paraId="139D4732" w14:textId="2AFE9359">
                <w:pPr>
                  <w:spacing w:before="20" w:after="20"/>
                  <w:rPr>
                    <w:lang w:eastAsia="zh-CN"/>
                  </w:rPr>
                </w:pPr>
                <w:proofErr w:type="spellStart"/>
                <w:r>
                  <w:rPr>
                    <w:rStyle w:val="ui-provider"/>
                  </w:rPr>
                  <w:t>王钰琳</w:t>
                </w:r>
                <w:proofErr w:type="spellEnd"/>
              </w:p>
            </w:tc>
          </w:tr>
          <w:tr w:rsidR="00920098" w14:paraId="14D35CC3" w14:textId="77777777">
            <w:trPr>
              <w:cantSplit/>
            </w:trPr>
            <w:tc>
              <w:tcPr>
                <w:tcW w:w="680" w:type="pct"/>
              </w:tcPr>
              <w:p w:rsidR="00920098" w:rsidRDefault="00920098" w14:paraId="706C116F" w14:textId="77777777">
                <w:pPr>
                  <w:spacing w:before="20" w:after="20"/>
                  <w:rPr>
                    <w:lang w:eastAsia="zh-CN"/>
                  </w:rPr>
                </w:pPr>
              </w:p>
            </w:tc>
            <w:tc>
              <w:tcPr>
                <w:tcW w:w="4320" w:type="pct"/>
                <w:vAlign w:val="center"/>
              </w:tcPr>
              <w:p w:rsidR="00920098" w:rsidRDefault="00E40313" w14:paraId="7CE5BEBD" w14:textId="543EDAE5">
                <w:pPr>
                  <w:spacing w:before="20" w:after="20"/>
                  <w:rPr>
                    <w:lang w:eastAsia="zh-CN"/>
                  </w:rPr>
                </w:pPr>
                <w:proofErr w:type="gramStart"/>
                <w:r>
                  <w:rPr>
                    <w:rFonts w:hint="eastAsia"/>
                    <w:lang w:eastAsia="zh-CN"/>
                  </w:rPr>
                  <w:t>缔</w:t>
                </w:r>
                <w:proofErr w:type="gramEnd"/>
                <w:r>
                  <w:rPr>
                    <w:rFonts w:hint="eastAsia"/>
                    <w:lang w:eastAsia="zh-CN"/>
                  </w:rPr>
                  <w:t>脉生物医药科技（上海）有限公司</w:t>
                </w:r>
                <w:r w:rsidR="00BC5D7F">
                  <w:rPr>
                    <w:rFonts w:hint="eastAsia"/>
                    <w:lang w:eastAsia="zh-CN"/>
                  </w:rPr>
                  <w:t xml:space="preserve"> </w:t>
                </w:r>
                <w:r w:rsidR="00BC5D7F">
                  <w:rPr>
                    <w:rStyle w:val="ui-provider"/>
                    <w:lang w:eastAsia="zh-CN"/>
                  </w:rPr>
                  <w:t>临床药理专员</w:t>
                </w:r>
              </w:p>
            </w:tc>
          </w:tr>
          <w:tr w:rsidR="002330F8" w14:paraId="0E9559A6"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000" w:type="pct"/>
                <w:gridSpan w:val="2"/>
                <w:tcBorders>
                  <w:top w:val="nil"/>
                  <w:left w:val="nil"/>
                  <w:bottom w:val="nil"/>
                  <w:right w:val="nil"/>
                </w:tcBorders>
                <w:vAlign w:val="center"/>
              </w:tcPr>
              <w:p w:rsidR="002330F8" w:rsidRDefault="0097759B" w14:paraId="0E9559A5" w14:textId="77777777">
                <w:pPr>
                  <w:spacing w:before="20" w:after="20"/>
                </w:pPr>
              </w:p>
            </w:tc>
          </w:tr>
        </w:tbl>
      </w:sdtContent>
    </w:sdt>
    <w:bookmarkStart w:name="_Toc104830637" w:displacedByCustomXml="next" w:id="4"/>
    <w:sdt>
      <w:sdtPr>
        <w:rPr>
          <w:rFonts w:hint="eastAsia"/>
        </w:rPr>
        <w:alias w:val="Approval and Signature Page"/>
        <w:tag w:val="Approval and Signature Page"/>
        <w:id w:val="-530807135"/>
        <w:lock w:val="sdtContentLocked"/>
        <w:placeholder>
          <w:docPart w:val="A0A409B36227496299FB57AA0B77C3C6"/>
        </w:placeholder>
      </w:sdtPr>
      <w:sdtEndPr/>
      <w:sdtContent>
        <w:p w:rsidR="002330F8" w:rsidRDefault="00394453" w14:paraId="0E9559A7" w14:textId="77777777">
          <w:pPr>
            <w:pStyle w:val="Heading1NoTOC"/>
            <w:jc w:val="left"/>
            <w:rPr>
              <w:rFonts w:hint="eastAsia"/>
              <w:szCs w:val="24"/>
            </w:rPr>
          </w:pPr>
          <w:r>
            <w:rPr>
              <w:rFonts w:hint="eastAsia"/>
            </w:rPr>
            <w:t>批准和签字页</w:t>
          </w:r>
        </w:p>
      </w:sdtContent>
    </w:sdt>
    <w:p w:rsidR="002330F8" w:rsidRDefault="002330F8" w14:paraId="0E9559A8" w14:textId="77777777">
      <w:pPr>
        <w:rPr>
          <w:rStyle w:val="CPTVariable"/>
        </w:rPr>
      </w:pPr>
    </w:p>
    <w:bookmarkEnd w:displacedByCustomXml="next" w:id="4"/>
    <w:sdt>
      <w:sdtPr>
        <w:rPr>
          <w:rStyle w:val="CPTVariable"/>
          <w:b/>
          <w:bCs/>
        </w:rPr>
        <w:alias w:val="CPT:SAPApprovers"/>
        <w:tag w:val="SAPApprovers"/>
        <w:id w:val="-1345545881"/>
        <w:lock w:val="sdtLocked"/>
        <w:placeholder>
          <w:docPart w:val="E13B7D952ADA4F5DB46F76D5058CB047"/>
        </w:placeholder>
      </w:sdtPr>
      <w:sdtEndPr>
        <w:rPr>
          <w:rStyle w:val="CPTVariable"/>
          <w:b w:val="0"/>
          <w:bCs w:val="0"/>
          <w:sz w:val="22"/>
          <w:szCs w:val="21"/>
        </w:rPr>
      </w:sdtEndPr>
      <w:sdtContent>
        <w:p w:rsidR="002330F8" w:rsidRDefault="00394453" w14:paraId="0E9559A9" w14:textId="77777777">
          <w:pPr>
            <w:rPr>
              <w:rStyle w:val="CPTVariable"/>
              <w:b/>
              <w:bCs/>
            </w:rPr>
          </w:pPr>
          <w:proofErr w:type="spellStart"/>
          <w:r>
            <w:rPr>
              <w:rStyle w:val="CPTVariable"/>
              <w:rFonts w:hint="eastAsia"/>
              <w:b/>
              <w:bCs/>
            </w:rPr>
            <w:t>批准人</w:t>
          </w:r>
          <w:proofErr w:type="spellEnd"/>
          <w:r>
            <w:rPr>
              <w:rStyle w:val="CPTVariable"/>
              <w:b/>
              <w:bCs/>
            </w:rPr>
            <w: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062"/>
            <w:gridCol w:w="2644"/>
            <w:gridCol w:w="2644"/>
          </w:tblGrid>
          <w:tr w:rsidR="002330F8" w:rsidTr="63901714" w14:paraId="0E9559AD" w14:textId="77777777">
            <w:trPr>
              <w:cantSplit/>
            </w:trPr>
            <w:tc>
              <w:tcPr>
                <w:tcW w:w="2172" w:type="pct"/>
                <w:vAlign w:val="center"/>
              </w:tcPr>
              <w:p w:rsidR="002330F8" w:rsidRDefault="00394453" w14:paraId="0E9559AA" w14:textId="77777777">
                <w:pPr>
                  <w:rPr>
                    <w:rStyle w:val="CPTVariable"/>
                  </w:rPr>
                </w:pPr>
                <w:proofErr w:type="spellStart"/>
                <w:r>
                  <w:rPr>
                    <w:rStyle w:val="CPTVariable"/>
                    <w:rFonts w:hint="eastAsia"/>
                  </w:rPr>
                  <w:t>姓名、单位及职</w:t>
                </w:r>
                <w:proofErr w:type="spellEnd"/>
                <w:r>
                  <w:rPr>
                    <w:rStyle w:val="CPTVariable"/>
                    <w:rFonts w:hint="eastAsia"/>
                    <w:lang w:eastAsia="zh-CN"/>
                  </w:rPr>
                  <w:t>位</w:t>
                </w:r>
              </w:p>
            </w:tc>
            <w:tc>
              <w:tcPr>
                <w:tcW w:w="1414" w:type="pct"/>
                <w:vAlign w:val="center"/>
              </w:tcPr>
              <w:p w:rsidR="002330F8" w:rsidRDefault="00394453" w14:paraId="0E9559AB" w14:textId="77777777">
                <w:pPr>
                  <w:jc w:val="center"/>
                  <w:rPr>
                    <w:rStyle w:val="CPTVariable"/>
                  </w:rPr>
                </w:pPr>
                <w:proofErr w:type="spellStart"/>
                <w:r>
                  <w:rPr>
                    <w:rStyle w:val="CPTVariable"/>
                    <w:rFonts w:hint="eastAsia"/>
                  </w:rPr>
                  <w:t>签字</w:t>
                </w:r>
                <w:proofErr w:type="spellEnd"/>
              </w:p>
            </w:tc>
            <w:tc>
              <w:tcPr>
                <w:tcW w:w="1414" w:type="pct"/>
              </w:tcPr>
              <w:p w:rsidR="002330F8" w:rsidRDefault="00394453" w14:paraId="0E9559AC" w14:textId="77777777">
                <w:pPr>
                  <w:jc w:val="center"/>
                  <w:rPr>
                    <w:rStyle w:val="CPTVariable"/>
                  </w:rPr>
                </w:pPr>
                <w:proofErr w:type="spellStart"/>
                <w:r>
                  <w:rPr>
                    <w:rStyle w:val="CPTVariable"/>
                    <w:rFonts w:hint="eastAsia"/>
                  </w:rPr>
                  <w:t>日期</w:t>
                </w:r>
                <w:proofErr w:type="spellEnd"/>
              </w:p>
            </w:tc>
          </w:tr>
          <w:tr w:rsidR="002330F8" w:rsidTr="63901714" w14:paraId="0E9559B3" w14:textId="77777777">
            <w:trPr>
              <w:cantSplit/>
              <w:trHeight w:val="1553"/>
            </w:trPr>
            <w:tc>
              <w:tcPr>
                <w:tcW w:w="2172" w:type="pct"/>
                <w:vAlign w:val="center"/>
              </w:tcPr>
              <w:p w:rsidR="002330F8" w:rsidRDefault="00394453" w14:paraId="0E9559AE" w14:textId="77777777">
                <w:pPr>
                  <w:rPr>
                    <w:rStyle w:val="CPTVariable"/>
                    <w:color w:val="0000FF"/>
                    <w:lang w:eastAsia="zh-CN"/>
                  </w:rPr>
                </w:pPr>
                <w:commentRangeStart w:id="5"/>
                <w:r w:rsidRPr="63901714">
                  <w:rPr>
                    <w:rStyle w:val="CPTVariable"/>
                    <w:color w:val="0000FF"/>
                    <w:lang w:eastAsia="zh-CN"/>
                  </w:rPr>
                  <w:t>[</w:t>
                </w:r>
                <w:r w:rsidRPr="63901714">
                  <w:rPr>
                    <w:rStyle w:val="CPTVariable"/>
                    <w:color w:val="0000FF"/>
                    <w:lang w:eastAsia="zh-CN"/>
                  </w:rPr>
                  <w:t>姓名</w:t>
                </w:r>
                <w:r w:rsidRPr="63901714">
                  <w:rPr>
                    <w:rStyle w:val="CPTVariable"/>
                    <w:color w:val="0000FF"/>
                    <w:lang w:eastAsia="zh-CN"/>
                  </w:rPr>
                  <w:t>]</w:t>
                </w:r>
                <w:commentRangeEnd w:id="5"/>
                <w:r>
                  <w:rPr>
                    <w:rStyle w:val="CommentReference"/>
                  </w:rPr>
                  <w:commentReference w:id="5"/>
                </w:r>
              </w:p>
              <w:p w:rsidR="002330F8" w:rsidRDefault="00394453" w14:paraId="0E9559AF" w14:textId="77777777">
                <w:pPr>
                  <w:rPr>
                    <w:rStyle w:val="CPTVariable"/>
                    <w:color w:val="0000FF"/>
                    <w:lang w:eastAsia="zh-CN"/>
                  </w:rPr>
                </w:pPr>
                <w:r>
                  <w:rPr>
                    <w:rStyle w:val="CPTVariable"/>
                    <w:rFonts w:hint="eastAsia"/>
                    <w:color w:val="0000FF"/>
                    <w:lang w:eastAsia="zh-CN"/>
                  </w:rPr>
                  <w:t>[</w:t>
                </w:r>
                <w:r>
                  <w:rPr>
                    <w:rStyle w:val="CPTVariable"/>
                    <w:rFonts w:hint="eastAsia"/>
                    <w:color w:val="0000FF"/>
                    <w:lang w:eastAsia="zh-CN"/>
                  </w:rPr>
                  <w:t>申办方单位</w:t>
                </w:r>
                <w:r>
                  <w:rPr>
                    <w:rStyle w:val="CPTVariable"/>
                    <w:color w:val="0000FF"/>
                    <w:lang w:eastAsia="zh-CN"/>
                  </w:rPr>
                  <w:t>]</w:t>
                </w:r>
              </w:p>
              <w:p w:rsidR="002330F8" w:rsidRDefault="00394453" w14:paraId="0E9559B0" w14:textId="77777777">
                <w:pPr>
                  <w:rPr>
                    <w:rStyle w:val="CPTVariable"/>
                    <w:lang w:eastAsia="zh-CN"/>
                  </w:rPr>
                </w:pPr>
                <w:r>
                  <w:rPr>
                    <w:rStyle w:val="CPTVariable"/>
                    <w:color w:val="0000FF"/>
                    <w:lang w:eastAsia="zh-CN"/>
                  </w:rPr>
                  <w:t>[</w:t>
                </w:r>
                <w:r>
                  <w:rPr>
                    <w:rStyle w:val="CPTVariable"/>
                    <w:rFonts w:hint="eastAsia"/>
                    <w:color w:val="0000FF"/>
                    <w:lang w:eastAsia="zh-CN"/>
                  </w:rPr>
                  <w:t>申办方职位</w:t>
                </w:r>
                <w:r>
                  <w:rPr>
                    <w:rStyle w:val="CPTVariable"/>
                    <w:color w:val="0000FF"/>
                    <w:lang w:eastAsia="zh-CN"/>
                  </w:rPr>
                  <w:t>]</w:t>
                </w:r>
              </w:p>
            </w:tc>
            <w:tc>
              <w:tcPr>
                <w:tcW w:w="1414" w:type="pct"/>
                <w:vAlign w:val="center"/>
              </w:tcPr>
              <w:p w:rsidR="002330F8" w:rsidRDefault="002330F8" w14:paraId="0E9559B1" w14:textId="77777777">
                <w:pPr>
                  <w:jc w:val="center"/>
                  <w:rPr>
                    <w:rStyle w:val="CPTVariable"/>
                    <w:lang w:eastAsia="zh-CN"/>
                  </w:rPr>
                </w:pPr>
              </w:p>
            </w:tc>
            <w:tc>
              <w:tcPr>
                <w:tcW w:w="1414" w:type="pct"/>
                <w:vAlign w:val="center"/>
              </w:tcPr>
              <w:p w:rsidR="002330F8" w:rsidRDefault="00394453" w14:paraId="0E9559B2" w14:textId="77777777">
                <w:pPr>
                  <w:jc w:val="center"/>
                  <w:rPr>
                    <w:color w:val="0000FF"/>
                    <w:sz w:val="22"/>
                    <w:szCs w:val="21"/>
                  </w:rPr>
                </w:pPr>
                <w:r>
                  <w:rPr>
                    <w:rStyle w:val="CPTVariable"/>
                    <w:rFonts w:hint="eastAsia"/>
                    <w:color w:val="0000FF"/>
                    <w:sz w:val="22"/>
                    <w:szCs w:val="21"/>
                    <w:lang w:eastAsia="zh-CN"/>
                  </w:rPr>
                  <w:t>YYYY</w:t>
                </w:r>
                <w:r>
                  <w:rPr>
                    <w:rStyle w:val="CPTVariable"/>
                    <w:rFonts w:hint="eastAsia"/>
                    <w:color w:val="0000FF"/>
                    <w:sz w:val="22"/>
                    <w:szCs w:val="21"/>
                    <w:lang w:eastAsia="zh-CN"/>
                  </w:rPr>
                  <w:t>年</w:t>
                </w:r>
                <w:r>
                  <w:rPr>
                    <w:rStyle w:val="CPTVariable"/>
                    <w:rFonts w:hint="eastAsia"/>
                    <w:color w:val="0000FF"/>
                    <w:sz w:val="22"/>
                    <w:szCs w:val="21"/>
                    <w:lang w:eastAsia="zh-CN"/>
                  </w:rPr>
                  <w:t>MM</w:t>
                </w:r>
                <w:r>
                  <w:rPr>
                    <w:rStyle w:val="CPTVariable"/>
                    <w:rFonts w:hint="eastAsia"/>
                    <w:color w:val="0000FF"/>
                    <w:sz w:val="22"/>
                    <w:szCs w:val="21"/>
                    <w:lang w:eastAsia="zh-CN"/>
                  </w:rPr>
                  <w:t>月</w:t>
                </w:r>
                <w:r>
                  <w:rPr>
                    <w:rStyle w:val="CPTVariable"/>
                    <w:color w:val="0000FF"/>
                    <w:sz w:val="22"/>
                    <w:szCs w:val="21"/>
                  </w:rPr>
                  <w:t>DD</w:t>
                </w:r>
                <w:r>
                  <w:rPr>
                    <w:rStyle w:val="CPTVariable"/>
                    <w:rFonts w:hint="eastAsia"/>
                    <w:color w:val="0000FF"/>
                    <w:sz w:val="22"/>
                    <w:szCs w:val="21"/>
                    <w:lang w:eastAsia="zh-CN"/>
                  </w:rPr>
                  <w:t>日</w:t>
                </w:r>
              </w:p>
            </w:tc>
          </w:tr>
        </w:tbl>
      </w:sdtContent>
    </w:sdt>
    <w:p w:rsidR="002330F8" w:rsidRDefault="002330F8" w14:paraId="0E9559B4" w14:textId="77777777">
      <w:pPr>
        <w:rPr>
          <w:rFonts w:eastAsia="Times New Roman" w:cs="Times New Roman"/>
          <w:szCs w:val="24"/>
        </w:rPr>
      </w:pPr>
    </w:p>
    <w:p w:rsidR="002330F8" w:rsidRDefault="00394453" w14:paraId="0E9559B5" w14:textId="77777777">
      <w:pPr>
        <w:spacing w:before="0" w:after="0"/>
        <w:rPr>
          <w:rFonts w:eastAsia="Times New Roman" w:cs="Times New Roman"/>
          <w:szCs w:val="24"/>
        </w:rPr>
      </w:pPr>
      <w:r>
        <w:rPr>
          <w:rFonts w:eastAsia="Times New Roman" w:cs="Times New Roman"/>
          <w:szCs w:val="24"/>
        </w:rPr>
        <w:br w:type="page"/>
      </w:r>
    </w:p>
    <w:sdt>
      <w:sdtPr>
        <w:rPr>
          <w:rFonts w:hint="eastAsia"/>
        </w:rPr>
        <w:alias w:val="Reviewers"/>
        <w:tag w:val="Reviewers"/>
        <w:id w:val="790166890"/>
        <w:placeholder>
          <w:docPart w:val="A0A409B36227496299FB57AA0B77C3C6"/>
        </w:placeholder>
      </w:sdtPr>
      <w:sdtEndPr/>
      <w:sdtContent>
        <w:p w:rsidR="002330F8" w:rsidRDefault="00394453" w14:paraId="0E9559B6" w14:textId="77777777">
          <w:pPr>
            <w:pStyle w:val="Heading1NoTOC"/>
            <w:jc w:val="left"/>
            <w:rPr>
              <w:rFonts w:hint="eastAsia"/>
              <w:szCs w:val="24"/>
              <w:lang w:eastAsia="zh-CN"/>
            </w:rPr>
          </w:pPr>
          <w:r>
            <w:rPr>
              <w:rFonts w:hint="eastAsia"/>
              <w:lang w:eastAsia="zh-CN"/>
            </w:rPr>
            <w:t>审阅名单</w:t>
          </w:r>
        </w:p>
      </w:sdtContent>
    </w:sdt>
    <w:p w:rsidR="002330F8" w:rsidRDefault="002330F8" w14:paraId="0E9559B7" w14:textId="77777777">
      <w:pPr>
        <w:rPr>
          <w:lang w:eastAsia="zh-CN"/>
        </w:rPr>
      </w:pPr>
    </w:p>
    <w:p w:rsidR="002330F8" w:rsidRDefault="00394453" w14:paraId="0E9559B8" w14:textId="77777777">
      <w:pPr>
        <w:rPr>
          <w:rStyle w:val="CPTVariable"/>
          <w:b/>
          <w:bCs/>
          <w:lang w:eastAsia="zh-CN"/>
        </w:rPr>
      </w:pPr>
      <w:r>
        <w:rPr>
          <w:rStyle w:val="CPTVariable"/>
          <w:b/>
          <w:bCs/>
          <w:lang w:eastAsia="zh-CN"/>
        </w:rPr>
        <w:t>SAP</w:t>
      </w:r>
      <w:r>
        <w:rPr>
          <w:rStyle w:val="CPTVariable"/>
          <w:rFonts w:hint="eastAsia"/>
          <w:b/>
          <w:bCs/>
          <w:lang w:eastAsia="zh-CN"/>
        </w:rPr>
        <w:t>审阅如下</w:t>
      </w:r>
      <w:r>
        <w:rPr>
          <w:rStyle w:val="CPTVariable"/>
          <w:b/>
          <w:bCs/>
          <w:lang w:eastAsia="zh-CN"/>
        </w:rPr>
        <w:t>:</w:t>
      </w:r>
    </w:p>
    <w:tbl>
      <w:tblPr>
        <w:tblpPr w:leftFromText="180" w:rightFromText="180" w:vertAnchor="text" w:horzAnchor="margin" w:tblpY="71"/>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41"/>
        <w:gridCol w:w="2265"/>
        <w:gridCol w:w="1560"/>
        <w:gridCol w:w="1984"/>
      </w:tblGrid>
      <w:tr w:rsidR="002330F8" w:rsidTr="63901714" w14:paraId="0E9559BD" w14:textId="77777777">
        <w:tc>
          <w:tcPr>
            <w:tcW w:w="1894" w:type="pct"/>
          </w:tcPr>
          <w:p w:rsidR="002330F8" w:rsidRDefault="00394453" w14:paraId="0E9559B9" w14:textId="77777777">
            <w:pPr>
              <w:pStyle w:val="TableContent"/>
              <w:spacing w:before="120" w:after="120"/>
              <w:rPr>
                <w:b/>
                <w:bCs/>
              </w:rPr>
            </w:pPr>
            <w:r>
              <w:rPr>
                <w:rFonts w:hint="eastAsia"/>
                <w:b/>
                <w:bCs/>
              </w:rPr>
              <w:t>姓名和职位</w:t>
            </w:r>
            <w:r>
              <w:rPr>
                <w:b/>
                <w:bCs/>
              </w:rPr>
              <w:t xml:space="preserve"> </w:t>
            </w:r>
          </w:p>
        </w:tc>
        <w:tc>
          <w:tcPr>
            <w:tcW w:w="1211" w:type="pct"/>
          </w:tcPr>
          <w:p w:rsidR="002330F8" w:rsidRDefault="00394453" w14:paraId="0E9559BA" w14:textId="77777777">
            <w:pPr>
              <w:pStyle w:val="TableContent"/>
              <w:spacing w:before="120" w:after="120"/>
              <w:rPr>
                <w:b/>
                <w:bCs/>
              </w:rPr>
            </w:pPr>
            <w:r>
              <w:rPr>
                <w:b/>
                <w:bCs/>
              </w:rPr>
              <w:t xml:space="preserve"> </w:t>
            </w:r>
            <w:r>
              <w:rPr>
                <w:rFonts w:hint="eastAsia"/>
                <w:b/>
                <w:bCs/>
              </w:rPr>
              <w:t>角色</w:t>
            </w:r>
          </w:p>
        </w:tc>
        <w:tc>
          <w:tcPr>
            <w:tcW w:w="834" w:type="pct"/>
          </w:tcPr>
          <w:p w:rsidR="002330F8" w:rsidRDefault="00394453" w14:paraId="0E9559BB" w14:textId="77777777">
            <w:pPr>
              <w:pStyle w:val="TableContent"/>
              <w:spacing w:before="120" w:after="120"/>
              <w:rPr>
                <w:b/>
                <w:bCs/>
              </w:rPr>
            </w:pPr>
            <w:r>
              <w:rPr>
                <w:rFonts w:hint="eastAsia"/>
                <w:b/>
                <w:bCs/>
              </w:rPr>
              <w:t>最新审阅版本</w:t>
            </w:r>
          </w:p>
        </w:tc>
        <w:tc>
          <w:tcPr>
            <w:tcW w:w="1061" w:type="pct"/>
          </w:tcPr>
          <w:p w:rsidR="002330F8" w:rsidRDefault="00394453" w14:paraId="0E9559BC" w14:textId="77777777">
            <w:pPr>
              <w:pStyle w:val="TableContent"/>
              <w:spacing w:before="120" w:after="120"/>
              <w:rPr>
                <w:b/>
                <w:bCs/>
              </w:rPr>
            </w:pPr>
            <w:r>
              <w:rPr>
                <w:rFonts w:hint="eastAsia"/>
                <w:b/>
                <w:bCs/>
              </w:rPr>
              <w:t>公司</w:t>
            </w:r>
            <w:r>
              <w:rPr>
                <w:rFonts w:hint="eastAsia"/>
                <w:b/>
                <w:bCs/>
              </w:rPr>
              <w:t>/</w:t>
            </w:r>
            <w:r>
              <w:rPr>
                <w:rFonts w:hint="eastAsia"/>
                <w:b/>
                <w:bCs/>
              </w:rPr>
              <w:t>组织</w:t>
            </w:r>
          </w:p>
        </w:tc>
      </w:tr>
      <w:tr w:rsidR="002330F8" w:rsidTr="63901714" w14:paraId="0E9559C2" w14:textId="77777777">
        <w:tc>
          <w:tcPr>
            <w:tcW w:w="1894" w:type="pct"/>
          </w:tcPr>
          <w:p w:rsidR="002330F8" w:rsidRDefault="00394453" w14:paraId="0E9559BE" w14:textId="77777777">
            <w:pPr>
              <w:pStyle w:val="TableContent"/>
              <w:spacing w:before="120" w:after="120"/>
            </w:pPr>
            <w:r>
              <w:rPr>
                <w:rFonts w:hint="eastAsia"/>
              </w:rPr>
              <w:t>李文婷，高级生物统计总监</w:t>
            </w:r>
          </w:p>
        </w:tc>
        <w:tc>
          <w:tcPr>
            <w:tcW w:w="1211" w:type="pct"/>
          </w:tcPr>
          <w:p w:rsidR="002330F8" w:rsidRDefault="00394453" w14:paraId="0E9559BF" w14:textId="77777777">
            <w:pPr>
              <w:pStyle w:val="TableContent"/>
              <w:spacing w:before="120" w:after="120"/>
              <w:rPr>
                <w:rFonts w:eastAsiaTheme="minorEastAsia"/>
              </w:rPr>
            </w:pPr>
            <w:r>
              <w:rPr>
                <w:rFonts w:hint="eastAsia" w:eastAsiaTheme="minorEastAsia"/>
              </w:rPr>
              <w:t>审阅生物统计师</w:t>
            </w:r>
          </w:p>
        </w:tc>
        <w:tc>
          <w:tcPr>
            <w:tcW w:w="834" w:type="pct"/>
          </w:tcPr>
          <w:p w:rsidR="002330F8" w:rsidRDefault="00394453" w14:paraId="0E9559C0" w14:textId="654FFEC1">
            <w:pPr>
              <w:pStyle w:val="TableContent"/>
              <w:spacing w:before="120" w:after="120"/>
            </w:pPr>
            <w:r>
              <w:t>V0.</w:t>
            </w:r>
            <w:ins w:author="Bai, Dan" w:date="2025-07-07T02:25:00Z" w:id="6">
              <w:r w:rsidR="297DBD3F">
                <w:t>5</w:t>
              </w:r>
            </w:ins>
            <w:del w:author="Bai, Dan" w:date="2025-07-07T02:25:00Z" w:id="7">
              <w:r w:rsidDel="36C6BB7A">
                <w:delText>4</w:delText>
              </w:r>
            </w:del>
          </w:p>
        </w:tc>
        <w:tc>
          <w:tcPr>
            <w:tcW w:w="1061" w:type="pct"/>
          </w:tcPr>
          <w:p w:rsidR="002330F8" w:rsidRDefault="00394453" w14:paraId="0E9559C1" w14:textId="77777777">
            <w:pPr>
              <w:pStyle w:val="TableContent"/>
              <w:spacing w:before="120" w:after="120"/>
              <w:rPr>
                <w:rFonts w:eastAsiaTheme="minorEastAsia"/>
              </w:rPr>
            </w:pPr>
            <w:r>
              <w:rPr>
                <w:rFonts w:hint="eastAsia" w:eastAsiaTheme="minorEastAsia"/>
              </w:rPr>
              <w:t>Ca</w:t>
            </w:r>
            <w:r>
              <w:rPr>
                <w:rFonts w:eastAsiaTheme="minorEastAsia"/>
              </w:rPr>
              <w:t>idya</w:t>
            </w:r>
          </w:p>
        </w:tc>
      </w:tr>
      <w:tr w:rsidR="002330F8" w:rsidTr="63901714" w14:paraId="0E9559C7" w14:textId="77777777">
        <w:tc>
          <w:tcPr>
            <w:tcW w:w="1894" w:type="pct"/>
          </w:tcPr>
          <w:p w:rsidR="002330F8" w:rsidRDefault="00394453" w14:paraId="0E9559C3" w14:textId="77777777">
            <w:pPr>
              <w:pStyle w:val="TableContent"/>
              <w:spacing w:before="120" w:after="120"/>
            </w:pPr>
            <w:proofErr w:type="gramStart"/>
            <w:r>
              <w:rPr>
                <w:rFonts w:hint="eastAsia"/>
              </w:rPr>
              <w:t>解芝洞</w:t>
            </w:r>
            <w:proofErr w:type="gramEnd"/>
            <w:r>
              <w:rPr>
                <w:rFonts w:hint="eastAsia"/>
              </w:rPr>
              <w:t>，统计编程副经理</w:t>
            </w:r>
          </w:p>
        </w:tc>
        <w:tc>
          <w:tcPr>
            <w:tcW w:w="1211" w:type="pct"/>
          </w:tcPr>
          <w:p w:rsidR="002330F8" w:rsidRDefault="00394453" w14:paraId="0E9559C4" w14:textId="77777777">
            <w:pPr>
              <w:pStyle w:val="TableContent"/>
              <w:spacing w:before="120" w:after="120"/>
              <w:rPr>
                <w:rFonts w:eastAsiaTheme="minorEastAsia"/>
              </w:rPr>
            </w:pPr>
            <w:r>
              <w:rPr>
                <w:rFonts w:hint="eastAsia" w:eastAsiaTheme="minorEastAsia"/>
              </w:rPr>
              <w:t>统计编程</w:t>
            </w:r>
          </w:p>
        </w:tc>
        <w:tc>
          <w:tcPr>
            <w:tcW w:w="834" w:type="pct"/>
          </w:tcPr>
          <w:p w:rsidR="002330F8" w:rsidRDefault="00394453" w14:paraId="0E9559C5" w14:textId="273C98C6">
            <w:pPr>
              <w:pStyle w:val="TableContent"/>
              <w:spacing w:before="120" w:after="120"/>
            </w:pPr>
            <w:r>
              <w:t>V0.</w:t>
            </w:r>
            <w:ins w:author="Bai, Dan" w:date="2025-07-07T02:25:00Z" w:id="8">
              <w:r w:rsidR="13D79206">
                <w:t>5</w:t>
              </w:r>
            </w:ins>
            <w:del w:author="Bai, Dan" w:date="2025-07-07T02:25:00Z" w:id="9">
              <w:r w:rsidDel="36C6BB7A">
                <w:delText>4</w:delText>
              </w:r>
            </w:del>
          </w:p>
        </w:tc>
        <w:tc>
          <w:tcPr>
            <w:tcW w:w="1061" w:type="pct"/>
          </w:tcPr>
          <w:p w:rsidR="002330F8" w:rsidRDefault="00394453" w14:paraId="0E9559C6" w14:textId="77777777">
            <w:pPr>
              <w:pStyle w:val="TableContent"/>
              <w:spacing w:before="120" w:after="120"/>
              <w:rPr>
                <w:rFonts w:eastAsiaTheme="minorEastAsia"/>
              </w:rPr>
            </w:pPr>
            <w:r>
              <w:rPr>
                <w:rFonts w:hint="eastAsia" w:eastAsiaTheme="minorEastAsia"/>
              </w:rPr>
              <w:t>Ca</w:t>
            </w:r>
            <w:r>
              <w:rPr>
                <w:rFonts w:eastAsiaTheme="minorEastAsia"/>
              </w:rPr>
              <w:t>idya</w:t>
            </w:r>
          </w:p>
        </w:tc>
      </w:tr>
      <w:tr w:rsidR="002330F8" w:rsidTr="63901714" w14:paraId="0E9559CC" w14:textId="77777777">
        <w:tc>
          <w:tcPr>
            <w:tcW w:w="1894" w:type="pct"/>
          </w:tcPr>
          <w:p w:rsidR="002330F8" w:rsidRDefault="00394453" w14:paraId="0E9559C8" w14:textId="77777777">
            <w:pPr>
              <w:pStyle w:val="TableContent"/>
              <w:spacing w:before="120" w:after="120"/>
              <w:rPr>
                <w:color w:val="0000FF"/>
                <w:sz w:val="24"/>
                <w:szCs w:val="24"/>
              </w:rPr>
            </w:pPr>
            <w:commentRangeStart w:id="10"/>
            <w:r w:rsidRPr="63901714">
              <w:rPr>
                <w:color w:val="0000FF"/>
              </w:rPr>
              <w:t>[</w:t>
            </w:r>
            <w:r w:rsidRPr="63901714">
              <w:rPr>
                <w:color w:val="0000FF"/>
              </w:rPr>
              <w:t>姓名</w:t>
            </w:r>
            <w:r w:rsidRPr="63901714">
              <w:rPr>
                <w:color w:val="0000FF"/>
              </w:rPr>
              <w:t>], [</w:t>
            </w:r>
            <w:r w:rsidRPr="63901714">
              <w:rPr>
                <w:color w:val="0000FF"/>
              </w:rPr>
              <w:t>职位</w:t>
            </w:r>
            <w:r w:rsidRPr="63901714">
              <w:rPr>
                <w:color w:val="0000FF"/>
              </w:rPr>
              <w:t>]</w:t>
            </w:r>
            <w:commentRangeEnd w:id="10"/>
            <w:r>
              <w:rPr>
                <w:rStyle w:val="CommentReference"/>
              </w:rPr>
              <w:commentReference w:id="10"/>
            </w:r>
          </w:p>
        </w:tc>
        <w:tc>
          <w:tcPr>
            <w:tcW w:w="1211" w:type="pct"/>
          </w:tcPr>
          <w:p w:rsidR="002330F8" w:rsidRDefault="00394453" w14:paraId="0E9559C9" w14:textId="77777777">
            <w:pPr>
              <w:pStyle w:val="TableContent"/>
              <w:spacing w:before="120" w:after="120"/>
              <w:rPr>
                <w:rFonts w:eastAsiaTheme="minorEastAsia"/>
                <w:color w:val="0000FF"/>
              </w:rPr>
            </w:pPr>
            <w:r>
              <w:rPr>
                <w:rFonts w:hint="eastAsia" w:eastAsiaTheme="minorEastAsia"/>
                <w:color w:val="0000FF"/>
              </w:rPr>
              <w:t>生物统计师</w:t>
            </w:r>
          </w:p>
        </w:tc>
        <w:tc>
          <w:tcPr>
            <w:tcW w:w="834" w:type="pct"/>
          </w:tcPr>
          <w:p w:rsidR="002330F8" w:rsidRDefault="002330F8" w14:paraId="0E9559CA" w14:textId="77777777">
            <w:pPr>
              <w:pStyle w:val="TableContent"/>
              <w:spacing w:before="120" w:after="120"/>
            </w:pPr>
          </w:p>
        </w:tc>
        <w:tc>
          <w:tcPr>
            <w:tcW w:w="1061" w:type="pct"/>
          </w:tcPr>
          <w:p w:rsidR="002330F8" w:rsidRDefault="00394453" w14:paraId="0E9559CB" w14:textId="77777777">
            <w:pPr>
              <w:pStyle w:val="TableContent"/>
              <w:spacing w:before="120" w:after="120"/>
              <w:rPr>
                <w:rFonts w:eastAsiaTheme="minorEastAsia"/>
              </w:rPr>
            </w:pPr>
            <w:r>
              <w:rPr>
                <w:color w:val="0000FF"/>
                <w:szCs w:val="24"/>
              </w:rPr>
              <w:t>[</w:t>
            </w:r>
            <w:r>
              <w:rPr>
                <w:rFonts w:hint="eastAsia"/>
                <w:color w:val="0000FF"/>
                <w:szCs w:val="24"/>
              </w:rPr>
              <w:t>申办方公司名称</w:t>
            </w:r>
            <w:r>
              <w:rPr>
                <w:color w:val="0000FF"/>
                <w:szCs w:val="24"/>
              </w:rPr>
              <w:t>]</w:t>
            </w:r>
          </w:p>
        </w:tc>
      </w:tr>
      <w:tr w:rsidR="002330F8" w:rsidTr="63901714" w14:paraId="0E9559D1" w14:textId="77777777">
        <w:tc>
          <w:tcPr>
            <w:tcW w:w="1894" w:type="pct"/>
          </w:tcPr>
          <w:p w:rsidR="002330F8" w:rsidRDefault="00394453" w14:paraId="0E9559CD" w14:textId="77777777">
            <w:pPr>
              <w:pStyle w:val="TableContent"/>
              <w:spacing w:before="120" w:after="120"/>
              <w:rPr>
                <w:color w:val="0000FF"/>
                <w:sz w:val="24"/>
                <w:szCs w:val="24"/>
              </w:rPr>
            </w:pPr>
            <w:r>
              <w:rPr>
                <w:color w:val="0000FF"/>
              </w:rPr>
              <w:t>[</w:t>
            </w:r>
            <w:r>
              <w:rPr>
                <w:rFonts w:hint="eastAsia"/>
                <w:color w:val="0000FF"/>
              </w:rPr>
              <w:t>姓名</w:t>
            </w:r>
            <w:r>
              <w:rPr>
                <w:color w:val="0000FF"/>
              </w:rPr>
              <w:t>], [</w:t>
            </w:r>
            <w:r>
              <w:rPr>
                <w:rFonts w:hint="eastAsia"/>
                <w:color w:val="0000FF"/>
              </w:rPr>
              <w:t>职位</w:t>
            </w:r>
            <w:r>
              <w:rPr>
                <w:color w:val="0000FF"/>
              </w:rPr>
              <w:t>]</w:t>
            </w:r>
          </w:p>
        </w:tc>
        <w:tc>
          <w:tcPr>
            <w:tcW w:w="1211" w:type="pct"/>
          </w:tcPr>
          <w:p w:rsidR="002330F8" w:rsidRDefault="00394453" w14:paraId="0E9559CE" w14:textId="77777777">
            <w:pPr>
              <w:pStyle w:val="TableContent"/>
              <w:spacing w:before="120" w:after="120"/>
              <w:rPr>
                <w:rFonts w:eastAsiaTheme="minorEastAsia"/>
                <w:color w:val="0000FF"/>
              </w:rPr>
            </w:pPr>
            <w:r>
              <w:rPr>
                <w:rFonts w:hint="eastAsia" w:eastAsiaTheme="minorEastAsia"/>
                <w:color w:val="0000FF"/>
              </w:rPr>
              <w:t>临床科学家</w:t>
            </w:r>
          </w:p>
        </w:tc>
        <w:tc>
          <w:tcPr>
            <w:tcW w:w="834" w:type="pct"/>
          </w:tcPr>
          <w:p w:rsidR="002330F8" w:rsidRDefault="002330F8" w14:paraId="0E9559CF" w14:textId="77777777">
            <w:pPr>
              <w:pStyle w:val="TableContent"/>
              <w:spacing w:before="120" w:after="120"/>
            </w:pPr>
          </w:p>
        </w:tc>
        <w:tc>
          <w:tcPr>
            <w:tcW w:w="1061" w:type="pct"/>
          </w:tcPr>
          <w:p w:rsidR="002330F8" w:rsidRDefault="00394453" w14:paraId="0E9559D0" w14:textId="77777777">
            <w:pPr>
              <w:pStyle w:val="TableContent"/>
              <w:spacing w:before="120" w:after="120"/>
              <w:rPr>
                <w:color w:val="0000FF"/>
                <w:szCs w:val="24"/>
              </w:rPr>
            </w:pPr>
            <w:r>
              <w:rPr>
                <w:color w:val="0000FF"/>
                <w:szCs w:val="24"/>
              </w:rPr>
              <w:t>[</w:t>
            </w:r>
            <w:r>
              <w:rPr>
                <w:rFonts w:hint="eastAsia"/>
                <w:color w:val="0000FF"/>
                <w:szCs w:val="24"/>
              </w:rPr>
              <w:t>申办方公司名称</w:t>
            </w:r>
            <w:r>
              <w:rPr>
                <w:color w:val="0000FF"/>
                <w:szCs w:val="24"/>
              </w:rPr>
              <w:t>]</w:t>
            </w:r>
          </w:p>
        </w:tc>
      </w:tr>
      <w:tr w:rsidR="002330F8" w:rsidTr="63901714" w14:paraId="0E9559D6" w14:textId="77777777">
        <w:tc>
          <w:tcPr>
            <w:tcW w:w="1894" w:type="pct"/>
          </w:tcPr>
          <w:p w:rsidR="002330F8" w:rsidRDefault="002330F8" w14:paraId="0E9559D2" w14:textId="77777777">
            <w:pPr>
              <w:pStyle w:val="TableContent"/>
              <w:spacing w:before="120" w:after="120"/>
              <w:rPr>
                <w:color w:val="0000FF"/>
                <w:sz w:val="24"/>
                <w:szCs w:val="24"/>
              </w:rPr>
            </w:pPr>
          </w:p>
        </w:tc>
        <w:tc>
          <w:tcPr>
            <w:tcW w:w="1211" w:type="pct"/>
          </w:tcPr>
          <w:p w:rsidR="002330F8" w:rsidRDefault="002330F8" w14:paraId="0E9559D3" w14:textId="77777777">
            <w:pPr>
              <w:pStyle w:val="TableContent"/>
              <w:spacing w:before="120" w:after="120"/>
              <w:rPr>
                <w:rFonts w:eastAsiaTheme="minorEastAsia"/>
                <w:color w:val="0000FF"/>
              </w:rPr>
            </w:pPr>
          </w:p>
        </w:tc>
        <w:tc>
          <w:tcPr>
            <w:tcW w:w="834" w:type="pct"/>
          </w:tcPr>
          <w:p w:rsidR="002330F8" w:rsidRDefault="002330F8" w14:paraId="0E9559D4" w14:textId="77777777">
            <w:pPr>
              <w:pStyle w:val="TableContent"/>
              <w:spacing w:before="120" w:after="120"/>
            </w:pPr>
          </w:p>
        </w:tc>
        <w:tc>
          <w:tcPr>
            <w:tcW w:w="1061" w:type="pct"/>
          </w:tcPr>
          <w:p w:rsidR="002330F8" w:rsidRDefault="002330F8" w14:paraId="0E9559D5" w14:textId="77777777">
            <w:pPr>
              <w:pStyle w:val="TableContent"/>
              <w:spacing w:before="120" w:after="120"/>
              <w:rPr>
                <w:color w:val="0000FF"/>
                <w:szCs w:val="24"/>
              </w:rPr>
            </w:pPr>
          </w:p>
        </w:tc>
      </w:tr>
      <w:tr w:rsidR="002330F8" w:rsidTr="63901714" w14:paraId="0E9559DB" w14:textId="77777777">
        <w:tc>
          <w:tcPr>
            <w:tcW w:w="1894" w:type="pct"/>
          </w:tcPr>
          <w:p w:rsidR="002330F8" w:rsidRDefault="002330F8" w14:paraId="0E9559D7" w14:textId="77777777">
            <w:pPr>
              <w:pStyle w:val="TableContent"/>
              <w:spacing w:before="120" w:after="120"/>
              <w:rPr>
                <w:color w:val="0000FF"/>
                <w:sz w:val="24"/>
                <w:szCs w:val="24"/>
              </w:rPr>
            </w:pPr>
          </w:p>
        </w:tc>
        <w:tc>
          <w:tcPr>
            <w:tcW w:w="1211" w:type="pct"/>
          </w:tcPr>
          <w:p w:rsidR="002330F8" w:rsidRDefault="002330F8" w14:paraId="0E9559D8" w14:textId="77777777">
            <w:pPr>
              <w:pStyle w:val="TableContent"/>
              <w:spacing w:before="120" w:after="120"/>
              <w:rPr>
                <w:rFonts w:eastAsiaTheme="minorEastAsia"/>
                <w:color w:val="0000FF"/>
              </w:rPr>
            </w:pPr>
          </w:p>
        </w:tc>
        <w:tc>
          <w:tcPr>
            <w:tcW w:w="834" w:type="pct"/>
          </w:tcPr>
          <w:p w:rsidR="002330F8" w:rsidRDefault="002330F8" w14:paraId="0E9559D9" w14:textId="77777777">
            <w:pPr>
              <w:pStyle w:val="TableContent"/>
              <w:spacing w:before="120" w:after="120"/>
            </w:pPr>
          </w:p>
        </w:tc>
        <w:tc>
          <w:tcPr>
            <w:tcW w:w="1061" w:type="pct"/>
          </w:tcPr>
          <w:p w:rsidR="002330F8" w:rsidRDefault="002330F8" w14:paraId="0E9559DA" w14:textId="77777777">
            <w:pPr>
              <w:pStyle w:val="TableContent"/>
              <w:spacing w:before="120" w:after="120"/>
              <w:rPr>
                <w:color w:val="0000FF"/>
                <w:szCs w:val="24"/>
              </w:rPr>
            </w:pPr>
          </w:p>
        </w:tc>
      </w:tr>
    </w:tbl>
    <w:p w:rsidR="002330F8" w:rsidRDefault="002330F8" w14:paraId="0E9559DC" w14:textId="77777777">
      <w:pPr>
        <w:spacing w:before="0" w:after="0"/>
      </w:pPr>
    </w:p>
    <w:p w:rsidR="002330F8" w:rsidRDefault="002330F8" w14:paraId="0E9559DD" w14:textId="77777777">
      <w:pPr>
        <w:rPr>
          <w:lang w:eastAsia="zh-CN"/>
        </w:rPr>
      </w:pPr>
    </w:p>
    <w:bookmarkStart w:name="_Toc75640023" w:displacedByCustomXml="next" w:id="11"/>
    <w:sdt>
      <w:sdtPr>
        <w:alias w:val="Version history"/>
        <w:tag w:val="VersionHistory"/>
        <w:id w:val="-1872362333"/>
        <w:lock w:val="contentLocked"/>
        <w:placeholder>
          <w:docPart w:val="0BFB6AB8DEFE42D49C7CA51A44BC9F43"/>
        </w:placeholder>
      </w:sdtPr>
      <w:sdtEndPr/>
      <w:sdtContent>
        <w:p w:rsidR="002330F8" w:rsidRDefault="00394453" w14:paraId="0E9559DE" w14:textId="77777777">
          <w:pPr>
            <w:pStyle w:val="Heading1NoNumbering"/>
            <w:rPr>
              <w:rFonts w:hint="eastAsia"/>
            </w:rPr>
          </w:pPr>
          <w:r>
            <w:rPr>
              <w:rFonts w:hint="eastAsia" w:asciiTheme="minorEastAsia" w:hAnsiTheme="minorEastAsia" w:eastAsiaTheme="minorEastAsia"/>
              <w:lang w:eastAsia="zh-CN"/>
            </w:rPr>
            <w:t>版本历史</w:t>
          </w:r>
        </w:p>
      </w:sdtContent>
    </w:sdt>
    <w:bookmarkEnd w:displacedByCustomXml="next" w:id="11"/>
    <w:bookmarkStart w:name="_Hlk72076546" w:displacedByCustomXml="next" w:id="12"/>
    <w:sdt>
      <w:sdtPr>
        <w:alias w:val="Version history"/>
        <w:tag w:val="VersionHistory"/>
        <w:id w:val="524912378"/>
        <w:placeholder>
          <w:docPart w:val="0BFB6AB8DEFE42D49C7CA51A44BC9F43"/>
        </w:placeholder>
        <w:rPr>
          <w:i w:val="1"/>
          <w:iCs w:val="1"/>
        </w:rPr>
      </w:sdtPr>
      <w:sdtEndPr>
        <w:rPr>
          <w:i w:val="0"/>
          <w:iCs w:val="0"/>
          <w:lang w:eastAsia="ja-JP"/>
        </w:rPr>
      </w:sdtEndPr>
      <w:sdtContent>
        <w:p w:rsidR="002330F8" w:rsidP="00B33B8F" w:rsidRDefault="00394453" w14:paraId="0E9559DF" w14:textId="697B6F01">
          <w:pPr>
            <w:rPr>
              <w:lang w:eastAsia="zh-CN"/>
            </w:rPr>
          </w:pPr>
          <w:r>
            <w:rPr>
              <w:rFonts w:hint="eastAsia" w:ascii="SimSun" w:hAnsi="SimSun" w:cs="SimSun"/>
              <w:lang w:eastAsia="zh-CN"/>
            </w:rPr>
            <w:t>本</w:t>
          </w:r>
          <w:r>
            <w:rPr>
              <w:rFonts w:hint="eastAsia"/>
            </w:rPr>
            <w:t>S</w:t>
          </w:r>
          <w:r>
            <w:t xml:space="preserve">AP </w:t>
          </w:r>
          <w:r>
            <w:rPr>
              <w:rFonts w:hint="eastAsia" w:ascii="SimSun" w:hAnsi="SimSun" w:cs="SimSun"/>
              <w:lang w:eastAsia="zh-CN"/>
            </w:rPr>
            <w:t>基于</w:t>
          </w:r>
          <w:sdt>
            <w:sdtPr>
              <w:rPr>
                <w:rStyle w:val="CPTVariable"/>
              </w:rPr>
              <w:alias w:val="CPT:ProtocolID"/>
              <w:tag w:val="ProtocolID"/>
              <w:id w:val="1927375353"/>
              <w:placeholder>
                <w:docPart w:val="37BF5F7787F34E63A4411D11C3F6F1E7"/>
              </w:placeholder>
              <w:text/>
            </w:sdtPr>
            <w:sdtEndPr>
              <w:rPr>
                <w:rStyle w:val="CPTVariable"/>
              </w:rPr>
            </w:sdtEndPr>
            <w:sdtContent>
              <w:bookmarkEnd w:id="12"/>
              <w:r>
                <w:rPr>
                  <w:rStyle w:val="CPTVariable"/>
                </w:rPr>
                <w:t>IMM01-008</w:t>
              </w:r>
            </w:sdtContent>
          </w:sdt>
          <w:r>
            <w:t xml:space="preserve"> </w:t>
          </w:r>
          <w:r>
            <w:rPr>
              <w:rFonts w:hint="eastAsia" w:ascii="SimSun" w:hAnsi="SimSun" w:cs="SimSun"/>
              <w:lang w:eastAsia="zh-CN"/>
            </w:rPr>
            <w:t>研究的研究方案版本</w:t>
          </w:r>
          <w:r>
            <w:t xml:space="preserve"> </w:t>
          </w:r>
          <w:sdt>
            <w:sdtPr>
              <w:rPr>
                <w:rStyle w:val="CPTVariable"/>
              </w:rPr>
              <w:alias w:val="CPT:ProtocolVersion"/>
              <w:tag w:val="ProtocolVersion"/>
              <w:id w:val="1976017837"/>
              <w:placeholder>
                <w:docPart w:val="BEFFD92BEF2E4F7DAFA158C4FC58E09C"/>
              </w:placeholder>
            </w:sdtPr>
            <w:sdtEndPr>
              <w:rPr>
                <w:rStyle w:val="CPTVariable"/>
              </w:rPr>
            </w:sdtEndPr>
            <w:sdtContent>
              <w:r w:rsidR="00B33B8F">
                <w:rPr>
                  <w:rStyle w:val="CPTVariable"/>
                  <w:rFonts w:hint="eastAsia"/>
                  <w:lang w:eastAsia="zh-CN"/>
                </w:rPr>
                <w:t>V6.0</w:t>
              </w:r>
            </w:sdtContent>
          </w:sdt>
          <w:r>
            <w:t xml:space="preserve"> </w:t>
          </w:r>
          <w:r>
            <w:rPr>
              <w:rFonts w:hint="eastAsia" w:ascii="SimSun" w:hAnsi="SimSun" w:cs="SimSun"/>
              <w:lang w:eastAsia="zh-CN"/>
            </w:rPr>
            <w:t>版本日期</w:t>
          </w:r>
          <w:sdt>
            <w:sdtPr>
              <w:rPr>
                <w:rStyle w:val="CPTVariable"/>
                <w:rFonts w:hint="eastAsia"/>
              </w:rPr>
              <w:alias w:val="CPT:ProtocolDate"/>
              <w:tag w:val="ProtocolDate"/>
              <w:id w:val="1208600618"/>
              <w:placeholder>
                <w:docPart w:val="0ABF8B42FD584782B5B3CB5AE9A80CE7"/>
              </w:placeholder>
            </w:sdtPr>
            <w:sdtEndPr>
              <w:rPr>
                <w:rStyle w:val="CPTVariable"/>
                <w:rFonts w:hint="default"/>
              </w:rPr>
            </w:sdtEndPr>
            <w:sdtContent>
              <w:r w:rsidR="00B33B8F">
                <w:rPr>
                  <w:rStyle w:val="CPTVariable"/>
                  <w:lang w:eastAsia="zh-CN"/>
                </w:rPr>
                <w:t xml:space="preserve"> </w:t>
              </w:r>
              <w:r w:rsidR="00B33B8F">
                <w:rPr>
                  <w:rStyle w:val="CPTVariable"/>
                  <w:rFonts w:hint="eastAsia"/>
                  <w:lang w:eastAsia="zh-CN"/>
                </w:rPr>
                <w:t>2025</w:t>
              </w:r>
              <w:r w:rsidR="00B33B8F">
                <w:rPr>
                  <w:rStyle w:val="CPTVariable"/>
                  <w:rFonts w:hint="eastAsia"/>
                  <w:lang w:eastAsia="zh-CN"/>
                </w:rPr>
                <w:t>年</w:t>
              </w:r>
              <w:r w:rsidR="00B33B8F">
                <w:rPr>
                  <w:rStyle w:val="CPTVariable"/>
                  <w:rFonts w:hint="eastAsia"/>
                  <w:lang w:eastAsia="zh-CN"/>
                </w:rPr>
                <w:t>4</w:t>
              </w:r>
              <w:r w:rsidR="00B33B8F">
                <w:rPr>
                  <w:rStyle w:val="CPTVariable"/>
                  <w:rFonts w:hint="eastAsia"/>
                  <w:lang w:eastAsia="zh-CN"/>
                </w:rPr>
                <w:t>月</w:t>
              </w:r>
              <w:r w:rsidR="00B33B8F">
                <w:rPr>
                  <w:rStyle w:val="CPTVariable"/>
                  <w:rFonts w:hint="eastAsia"/>
                  <w:lang w:eastAsia="zh-CN"/>
                </w:rPr>
                <w:t>30</w:t>
              </w:r>
              <w:r w:rsidR="00B33B8F">
                <w:rPr>
                  <w:rStyle w:val="CPTVariable"/>
                  <w:rFonts w:hint="eastAsia"/>
                  <w:lang w:eastAsia="zh-CN"/>
                </w:rPr>
                <w:t>日</w:t>
              </w:r>
              <w:commentRangeStart w:id="13"/>
              <w:commentRangeEnd w:id="13"/>
              <w:r w:rsidR="00B33B8F">
                <w:rPr>
                  <w:rStyle w:val="CommentReference"/>
                </w:rPr>
                <w:commentReference w:id="13"/>
              </w:r>
              <w:r w:rsidR="00B33B8F">
                <w:rPr>
                  <w:rStyle w:val="CPTVariable"/>
                  <w:lang w:eastAsia="zh-CN"/>
                </w:rPr>
                <w:t>]</w:t>
              </w:r>
            </w:sdtContent>
          </w:sdt>
          <w:r>
            <w:rPr>
              <w:rFonts w:hint="eastAsia" w:ascii="SimSun" w:hAnsi="SimSun" w:cs="SimSun"/>
              <w:lang w:eastAsia="zh-CN"/>
            </w:rPr>
            <w:t>。</w:t>
          </w:r>
        </w:p>
        <w:tbl>
          <w:tblPr>
            <w:tblW w:w="924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38"/>
            <w:gridCol w:w="2410"/>
            <w:gridCol w:w="2578"/>
            <w:gridCol w:w="3517"/>
          </w:tblGrid>
          <w:tr w:rsidR="002330F8" w14:paraId="0E9559E4" w14:textId="77777777">
            <w:tc>
              <w:tcPr>
                <w:tcW w:w="738" w:type="dxa"/>
                <w:vAlign w:val="center"/>
              </w:tcPr>
              <w:p w:rsidR="002330F8" w:rsidRDefault="00394453" w14:paraId="0E9559E0" w14:textId="77777777">
                <w:pPr>
                  <w:pStyle w:val="TableContent"/>
                  <w:spacing w:before="120" w:after="120"/>
                  <w:rPr>
                    <w:b/>
                    <w:bCs/>
                    <w:i/>
                  </w:rPr>
                </w:pPr>
                <w:r>
                  <w:rPr>
                    <w:b/>
                    <w:bCs/>
                  </w:rPr>
                  <w:t>SAP</w:t>
                </w:r>
                <w:r>
                  <w:rPr>
                    <w:rFonts w:hint="eastAsia" w:ascii="SimSun" w:hAnsi="SimSun" w:cs="SimSun"/>
                    <w:b/>
                    <w:bCs/>
                  </w:rPr>
                  <w:t>版本</w:t>
                </w:r>
              </w:p>
            </w:tc>
            <w:tc>
              <w:tcPr>
                <w:tcW w:w="2410" w:type="dxa"/>
                <w:vAlign w:val="center"/>
              </w:tcPr>
              <w:p w:rsidR="002330F8" w:rsidRDefault="00394453" w14:paraId="0E9559E1" w14:textId="77777777">
                <w:pPr>
                  <w:pStyle w:val="TableContent"/>
                  <w:spacing w:before="120" w:after="120"/>
                  <w:rPr>
                    <w:b/>
                    <w:bCs/>
                    <w:i/>
                  </w:rPr>
                </w:pPr>
                <w:r>
                  <w:rPr>
                    <w:rFonts w:hint="eastAsia"/>
                    <w:b/>
                    <w:bCs/>
                  </w:rPr>
                  <w:t>生效日期</w:t>
                </w:r>
              </w:p>
            </w:tc>
            <w:tc>
              <w:tcPr>
                <w:tcW w:w="2578" w:type="dxa"/>
                <w:vAlign w:val="center"/>
              </w:tcPr>
              <w:p w:rsidR="002330F8" w:rsidRDefault="00394453" w14:paraId="0E9559E2" w14:textId="77777777">
                <w:pPr>
                  <w:pStyle w:val="TableContent"/>
                  <w:spacing w:before="120" w:after="120"/>
                  <w:rPr>
                    <w:b/>
                    <w:bCs/>
                    <w:i/>
                  </w:rPr>
                </w:pPr>
                <w:r>
                  <w:rPr>
                    <w:rFonts w:hint="eastAsia" w:ascii="SimSun" w:hAnsi="SimSun" w:cs="SimSun"/>
                    <w:b/>
                    <w:bCs/>
                  </w:rPr>
                  <w:t>作者</w:t>
                </w:r>
              </w:p>
            </w:tc>
            <w:tc>
              <w:tcPr>
                <w:tcW w:w="3517" w:type="dxa"/>
                <w:vAlign w:val="center"/>
              </w:tcPr>
              <w:p w:rsidR="002330F8" w:rsidRDefault="00394453" w14:paraId="0E9559E3" w14:textId="77777777">
                <w:pPr>
                  <w:pStyle w:val="TableContent"/>
                  <w:spacing w:before="120" w:after="120"/>
                  <w:rPr>
                    <w:b/>
                    <w:bCs/>
                    <w:i/>
                  </w:rPr>
                </w:pPr>
                <w:r>
                  <w:rPr>
                    <w:rFonts w:hint="eastAsia" w:ascii="SimSun" w:hAnsi="SimSun" w:cs="SimSun"/>
                    <w:b/>
                    <w:bCs/>
                  </w:rPr>
                  <w:t>修订说明</w:t>
                </w:r>
              </w:p>
            </w:tc>
          </w:tr>
          <w:tr w:rsidR="002330F8" w14:paraId="0E9559E9" w14:textId="77777777">
            <w:tc>
              <w:tcPr>
                <w:tcW w:w="738" w:type="dxa"/>
                <w:tcBorders>
                  <w:top w:val="single" w:color="auto" w:sz="4" w:space="0"/>
                  <w:left w:val="single" w:color="auto" w:sz="4" w:space="0"/>
                  <w:bottom w:val="single" w:color="auto" w:sz="4" w:space="0"/>
                  <w:right w:val="single" w:color="auto" w:sz="4" w:space="0"/>
                </w:tcBorders>
              </w:tcPr>
              <w:p w:rsidR="002330F8" w:rsidRDefault="00394453" w14:paraId="0E9559E5" w14:textId="77777777">
                <w:pPr>
                  <w:pStyle w:val="TableContent"/>
                  <w:spacing w:before="120" w:after="120"/>
                  <w:rPr>
                    <w:i/>
                  </w:rPr>
                </w:pPr>
                <w:r>
                  <w:t>1</w:t>
                </w:r>
                <w:r>
                  <w:rPr>
                    <w:rFonts w:eastAsiaTheme="minorEastAsia"/>
                  </w:rPr>
                  <w:t>.0</w:t>
                </w:r>
              </w:p>
            </w:tc>
            <w:tc>
              <w:tcPr>
                <w:tcW w:w="2410" w:type="dxa"/>
                <w:tcBorders>
                  <w:top w:val="single" w:color="auto" w:sz="4" w:space="0"/>
                  <w:left w:val="single" w:color="auto" w:sz="4" w:space="0"/>
                  <w:bottom w:val="single" w:color="auto" w:sz="4" w:space="0"/>
                  <w:right w:val="single" w:color="auto" w:sz="4" w:space="0"/>
                </w:tcBorders>
              </w:tcPr>
              <w:p w:rsidR="002330F8" w:rsidRDefault="00394453" w14:paraId="0E9559E6" w14:textId="77777777">
                <w:pPr>
                  <w:pStyle w:val="TableContent"/>
                  <w:spacing w:before="120" w:after="120"/>
                  <w:rPr>
                    <w:rFonts w:eastAsiaTheme="minorEastAsia"/>
                    <w:i/>
                  </w:rPr>
                </w:pPr>
                <w:r>
                  <w:rPr>
                    <w:rFonts w:eastAsiaTheme="minorEastAsia"/>
                    <w:color w:val="0000FF"/>
                  </w:rPr>
                  <w:t>[</w:t>
                </w:r>
                <w:r>
                  <w:rPr>
                    <w:rFonts w:hint="eastAsia" w:eastAsiaTheme="minorEastAsia"/>
                    <w:color w:val="0000FF"/>
                  </w:rPr>
                  <w:t>YYYY</w:t>
                </w:r>
                <w:r>
                  <w:rPr>
                    <w:rFonts w:hint="eastAsia" w:eastAsiaTheme="minorEastAsia"/>
                    <w:color w:val="0000FF"/>
                  </w:rPr>
                  <w:t>年</w:t>
                </w:r>
                <w:r>
                  <w:rPr>
                    <w:rFonts w:hint="eastAsia" w:eastAsiaTheme="minorEastAsia"/>
                    <w:color w:val="0000FF"/>
                  </w:rPr>
                  <w:t>MM</w:t>
                </w:r>
                <w:r>
                  <w:rPr>
                    <w:rFonts w:hint="eastAsia" w:eastAsiaTheme="minorEastAsia"/>
                    <w:color w:val="0000FF"/>
                  </w:rPr>
                  <w:t>月</w:t>
                </w:r>
                <w:r>
                  <w:rPr>
                    <w:rFonts w:hint="eastAsia" w:eastAsiaTheme="minorEastAsia"/>
                    <w:color w:val="0000FF"/>
                  </w:rPr>
                  <w:t>DD</w:t>
                </w:r>
                <w:r>
                  <w:rPr>
                    <w:rFonts w:hint="eastAsia" w:eastAsiaTheme="minorEastAsia"/>
                    <w:color w:val="0000FF"/>
                  </w:rPr>
                  <w:t>日</w:t>
                </w:r>
                <w:r>
                  <w:rPr>
                    <w:rFonts w:eastAsiaTheme="minorEastAsia"/>
                    <w:color w:val="0000FF"/>
                  </w:rPr>
                  <w:t>]</w:t>
                </w:r>
              </w:p>
            </w:tc>
            <w:tc>
              <w:tcPr>
                <w:tcW w:w="2578" w:type="dxa"/>
                <w:tcBorders>
                  <w:top w:val="single" w:color="auto" w:sz="4" w:space="0"/>
                  <w:left w:val="single" w:color="auto" w:sz="4" w:space="0"/>
                  <w:bottom w:val="single" w:color="auto" w:sz="4" w:space="0"/>
                  <w:right w:val="single" w:color="auto" w:sz="4" w:space="0"/>
                </w:tcBorders>
              </w:tcPr>
              <w:p w:rsidR="002330F8" w:rsidRDefault="00394453" w14:paraId="0E9559E7" w14:textId="77777777">
                <w:pPr>
                  <w:pStyle w:val="TableContent"/>
                  <w:spacing w:before="120" w:after="120"/>
                  <w:rPr>
                    <w:rFonts w:eastAsiaTheme="minorEastAsia"/>
                    <w:i/>
                    <w:color w:val="0000FF"/>
                  </w:rPr>
                </w:pPr>
                <w:r>
                  <w:rPr>
                    <w:rFonts w:hint="eastAsia" w:eastAsiaTheme="minorEastAsia"/>
                    <w:color w:val="0000FF"/>
                  </w:rPr>
                  <w:t>[</w:t>
                </w:r>
                <w:r>
                  <w:rPr>
                    <w:rFonts w:hint="eastAsia" w:eastAsiaTheme="minorEastAsia"/>
                    <w:color w:val="0000FF"/>
                  </w:rPr>
                  <w:t>姓名</w:t>
                </w:r>
                <w:r>
                  <w:rPr>
                    <w:rFonts w:eastAsiaTheme="minorEastAsia"/>
                    <w:color w:val="0000FF"/>
                  </w:rPr>
                  <w:t>]</w:t>
                </w:r>
              </w:p>
            </w:tc>
            <w:tc>
              <w:tcPr>
                <w:tcW w:w="3517" w:type="dxa"/>
                <w:tcBorders>
                  <w:top w:val="single" w:color="auto" w:sz="4" w:space="0"/>
                  <w:left w:val="single" w:color="auto" w:sz="4" w:space="0"/>
                  <w:bottom w:val="single" w:color="auto" w:sz="4" w:space="0"/>
                  <w:right w:val="single" w:color="auto" w:sz="4" w:space="0"/>
                </w:tcBorders>
              </w:tcPr>
              <w:p w:rsidR="002330F8" w:rsidRDefault="00394453" w14:paraId="0E9559E8" w14:textId="77777777">
                <w:pPr>
                  <w:pStyle w:val="TableContent"/>
                  <w:spacing w:before="120" w:after="120"/>
                  <w:rPr>
                    <w:i/>
                  </w:rPr>
                </w:pPr>
                <w:r>
                  <w:rPr>
                    <w:rFonts w:hint="eastAsia" w:ascii="SimSun" w:hAnsi="SimSun" w:cs="SimSun"/>
                  </w:rPr>
                  <w:t>原始版本</w:t>
                </w:r>
              </w:p>
            </w:tc>
          </w:tr>
          <w:tr w:rsidR="002330F8" w14:paraId="0E9559EE" w14:textId="77777777">
            <w:tc>
              <w:tcPr>
                <w:tcW w:w="738" w:type="dxa"/>
                <w:tcBorders>
                  <w:top w:val="single" w:color="auto" w:sz="4" w:space="0"/>
                  <w:left w:val="single" w:color="auto" w:sz="4" w:space="0"/>
                  <w:bottom w:val="single" w:color="auto" w:sz="4" w:space="0"/>
                  <w:right w:val="single" w:color="auto" w:sz="4" w:space="0"/>
                </w:tcBorders>
              </w:tcPr>
              <w:p w:rsidR="002330F8" w:rsidRDefault="002330F8" w14:paraId="0E9559EA" w14:textId="77777777">
                <w:pPr>
                  <w:pStyle w:val="TableContent"/>
                  <w:spacing w:before="120" w:after="120"/>
                  <w:rPr>
                    <w:i/>
                  </w:rPr>
                </w:pPr>
              </w:p>
            </w:tc>
            <w:tc>
              <w:tcPr>
                <w:tcW w:w="2410" w:type="dxa"/>
                <w:tcBorders>
                  <w:top w:val="single" w:color="auto" w:sz="4" w:space="0"/>
                  <w:left w:val="single" w:color="auto" w:sz="4" w:space="0"/>
                  <w:bottom w:val="single" w:color="auto" w:sz="4" w:space="0"/>
                  <w:right w:val="single" w:color="auto" w:sz="4" w:space="0"/>
                </w:tcBorders>
              </w:tcPr>
              <w:p w:rsidR="002330F8" w:rsidRDefault="002330F8" w14:paraId="0E9559EB" w14:textId="77777777">
                <w:pPr>
                  <w:pStyle w:val="TableContent"/>
                  <w:spacing w:before="120" w:after="120"/>
                  <w:rPr>
                    <w:i/>
                  </w:rPr>
                </w:pPr>
              </w:p>
            </w:tc>
            <w:tc>
              <w:tcPr>
                <w:tcW w:w="2578" w:type="dxa"/>
                <w:tcBorders>
                  <w:top w:val="single" w:color="auto" w:sz="4" w:space="0"/>
                  <w:left w:val="single" w:color="auto" w:sz="4" w:space="0"/>
                  <w:bottom w:val="single" w:color="auto" w:sz="4" w:space="0"/>
                  <w:right w:val="single" w:color="auto" w:sz="4" w:space="0"/>
                </w:tcBorders>
              </w:tcPr>
              <w:p w:rsidR="002330F8" w:rsidRDefault="002330F8" w14:paraId="0E9559EC" w14:textId="77777777">
                <w:pPr>
                  <w:pStyle w:val="TableContent"/>
                  <w:spacing w:before="120" w:after="120"/>
                  <w:rPr>
                    <w:i/>
                  </w:rPr>
                </w:pPr>
              </w:p>
            </w:tc>
            <w:tc>
              <w:tcPr>
                <w:tcW w:w="3517" w:type="dxa"/>
                <w:tcBorders>
                  <w:top w:val="single" w:color="auto" w:sz="4" w:space="0"/>
                  <w:left w:val="single" w:color="auto" w:sz="4" w:space="0"/>
                  <w:bottom w:val="single" w:color="auto" w:sz="4" w:space="0"/>
                  <w:right w:val="single" w:color="auto" w:sz="4" w:space="0"/>
                </w:tcBorders>
              </w:tcPr>
              <w:p w:rsidR="002330F8" w:rsidRDefault="002330F8" w14:paraId="0E9559ED" w14:textId="77777777">
                <w:pPr>
                  <w:pStyle w:val="TableContent"/>
                  <w:spacing w:before="120" w:after="120"/>
                  <w:rPr>
                    <w:i/>
                  </w:rPr>
                </w:pPr>
              </w:p>
            </w:tc>
          </w:tr>
        </w:tbl>
        <w:p w:rsidR="002330F8" w:rsidRDefault="0097759B" w14:paraId="0E9559EF" w14:textId="77777777">
          <w:pPr>
            <w:rPr>
              <w:rFonts w:eastAsia="Times New Roman" w:cs="Times New Roman"/>
              <w:szCs w:val="24"/>
            </w:rPr>
          </w:pPr>
        </w:p>
      </w:sdtContent>
    </w:sdt>
    <w:p w:rsidR="002330F8" w:rsidRDefault="00394453" w14:paraId="0E9559F0" w14:textId="77777777">
      <w:pPr>
        <w:spacing w:before="0" w:after="0"/>
      </w:pPr>
      <w:r>
        <w:br w:type="page"/>
      </w:r>
    </w:p>
    <w:sdt>
      <w:sdtPr>
        <w:rPr>
          <w:rFonts w:ascii="Calibri" w:hAnsi="Calibri" w:eastAsia="Calibri" w:cs="Cordia New"/>
          <w:b w:val="0"/>
          <w:bCs w:val="0"/>
          <w:lang w:val="zh-CN" w:eastAsia="zh-CN"/>
        </w:rPr>
        <w:id w:val="1176921318"/>
        <w:docPartObj>
          <w:docPartGallery w:val="Table of Contents"/>
          <w:docPartUnique/>
        </w:docPartObj>
      </w:sdtPr>
      <w:sdtEndPr>
        <w:rPr>
          <w:rFonts w:ascii="Times New Roman" w:hAnsi="Times New Roman" w:eastAsia="SimSun" w:cs="Times New Roman"/>
          <w:b w:val="0"/>
          <w:bCs w:val="0"/>
          <w:lang w:val="zh-CN" w:eastAsia="en-US"/>
        </w:rPr>
      </w:sdtEndPr>
      <w:sdtContent>
        <w:p w:rsidR="002330F8" w:rsidRDefault="00394453" w14:paraId="0E9559F1" w14:textId="77777777">
          <w:pPr>
            <w:pStyle w:val="TOCHeading1"/>
          </w:pPr>
          <w:r>
            <w:rPr>
              <w:lang w:val="zh-CN" w:eastAsia="zh-CN"/>
            </w:rPr>
            <w:t>目录</w:t>
          </w:r>
        </w:p>
        <w:p w:rsidR="00494B19" w:rsidRDefault="00394453" w14:paraId="3ADA265B" w14:textId="4C3FFBAA">
          <w:pPr>
            <w:pStyle w:val="TOC1"/>
            <w:rPr>
              <w:rFonts w:asciiTheme="minorHAnsi" w:hAnsiTheme="minorHAnsi" w:eastAsiaTheme="minorEastAsia" w:cstheme="minorBidi"/>
              <w:b w:val="0"/>
              <w:noProof/>
              <w:kern w:val="2"/>
              <w:lang w:eastAsia="zh-CN"/>
              <w14:ligatures w14:val="standardContextual"/>
            </w:rPr>
          </w:pPr>
          <w:r>
            <w:rPr>
              <w:b w:val="0"/>
            </w:rPr>
            <w:fldChar w:fldCharType="begin"/>
          </w:r>
          <w:r>
            <w:rPr>
              <w:b w:val="0"/>
            </w:rPr>
            <w:instrText xml:space="preserve"> TOC \h \z \t "Heading 1,1,Heading 2,2,Heading 3,3,Level 3,3,Level 2,2,Level 1,1,Level 1 no page break,1" </w:instrText>
          </w:r>
          <w:r>
            <w:rPr>
              <w:b w:val="0"/>
            </w:rPr>
            <w:fldChar w:fldCharType="separate"/>
          </w:r>
          <w:hyperlink w:history="1" w:anchor="_Toc201319778">
            <w:r w:rsidRPr="001C3EF6" w:rsidR="00494B19">
              <w:rPr>
                <w:rStyle w:val="Hyperlink"/>
                <w:noProof/>
              </w:rPr>
              <w:t>1.</w:t>
            </w:r>
            <w:r w:rsidR="00494B19">
              <w:rPr>
                <w:rFonts w:asciiTheme="minorHAnsi" w:hAnsiTheme="minorHAnsi" w:eastAsiaTheme="minorEastAsia" w:cstheme="minorBidi"/>
                <w:b w:val="0"/>
                <w:noProof/>
                <w:kern w:val="2"/>
                <w:lang w:eastAsia="zh-CN"/>
                <w14:ligatures w14:val="standardContextual"/>
              </w:rPr>
              <w:tab/>
            </w:r>
            <w:r w:rsidRPr="001C3EF6" w:rsidR="00494B19">
              <w:rPr>
                <w:rStyle w:val="Hyperlink"/>
                <w:rFonts w:hint="eastAsia" w:asciiTheme="minorEastAsia" w:hAnsiTheme="minorEastAsia"/>
                <w:noProof/>
                <w:lang w:eastAsia="zh-CN"/>
              </w:rPr>
              <w:t>方案关键信息总结</w:t>
            </w:r>
            <w:r w:rsidR="00494B19">
              <w:rPr>
                <w:noProof/>
                <w:webHidden/>
              </w:rPr>
              <w:tab/>
            </w:r>
            <w:r w:rsidR="00494B19">
              <w:rPr>
                <w:noProof/>
                <w:webHidden/>
              </w:rPr>
              <w:fldChar w:fldCharType="begin"/>
            </w:r>
            <w:r w:rsidR="00494B19">
              <w:rPr>
                <w:noProof/>
                <w:webHidden/>
              </w:rPr>
              <w:instrText xml:space="preserve"> PAGEREF _Toc201319778 \h </w:instrText>
            </w:r>
            <w:r w:rsidR="00494B19">
              <w:rPr>
                <w:noProof/>
                <w:webHidden/>
              </w:rPr>
            </w:r>
            <w:r w:rsidR="00494B19">
              <w:rPr>
                <w:noProof/>
                <w:webHidden/>
              </w:rPr>
              <w:fldChar w:fldCharType="separate"/>
            </w:r>
            <w:r w:rsidR="00494B19">
              <w:rPr>
                <w:noProof/>
                <w:webHidden/>
              </w:rPr>
              <w:t>8</w:t>
            </w:r>
            <w:r w:rsidR="00494B19">
              <w:rPr>
                <w:noProof/>
                <w:webHidden/>
              </w:rPr>
              <w:fldChar w:fldCharType="end"/>
            </w:r>
          </w:hyperlink>
        </w:p>
        <w:p w:rsidR="00494B19" w:rsidRDefault="00494B19" w14:paraId="5DFE52EA" w14:textId="09122C11">
          <w:pPr>
            <w:pStyle w:val="TOC2"/>
            <w:rPr>
              <w:rFonts w:asciiTheme="minorHAnsi" w:hAnsiTheme="minorHAnsi" w:eastAsiaTheme="minorEastAsia" w:cstheme="minorBidi"/>
              <w:noProof/>
              <w:kern w:val="2"/>
              <w:lang w:eastAsia="zh-CN"/>
              <w14:ligatures w14:val="standardContextual"/>
            </w:rPr>
          </w:pPr>
          <w:hyperlink w:history="1" w:anchor="_Toc201319779">
            <w:r w:rsidRPr="001C3EF6">
              <w:rPr>
                <w:rStyle w:val="Hyperlink"/>
                <w:noProof/>
                <w:lang w:eastAsia="zh-CN"/>
              </w:rPr>
              <w:t>1.1.</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rPr>
              <w:t>统计分析计划与方案不一致部分</w:t>
            </w:r>
            <w:r>
              <w:rPr>
                <w:noProof/>
                <w:webHidden/>
              </w:rPr>
              <w:tab/>
            </w:r>
            <w:r>
              <w:rPr>
                <w:noProof/>
                <w:webHidden/>
              </w:rPr>
              <w:fldChar w:fldCharType="begin"/>
            </w:r>
            <w:r>
              <w:rPr>
                <w:noProof/>
                <w:webHidden/>
              </w:rPr>
              <w:instrText xml:space="preserve"> PAGEREF _Toc201319779 \h </w:instrText>
            </w:r>
            <w:r>
              <w:rPr>
                <w:noProof/>
                <w:webHidden/>
              </w:rPr>
            </w:r>
            <w:r>
              <w:rPr>
                <w:noProof/>
                <w:webHidden/>
              </w:rPr>
              <w:fldChar w:fldCharType="separate"/>
            </w:r>
            <w:r>
              <w:rPr>
                <w:noProof/>
                <w:webHidden/>
              </w:rPr>
              <w:t>8</w:t>
            </w:r>
            <w:r>
              <w:rPr>
                <w:noProof/>
                <w:webHidden/>
              </w:rPr>
              <w:fldChar w:fldCharType="end"/>
            </w:r>
          </w:hyperlink>
        </w:p>
        <w:p w:rsidR="00494B19" w:rsidRDefault="00494B19" w14:paraId="00BFBD65" w14:textId="10F84546">
          <w:pPr>
            <w:pStyle w:val="TOC2"/>
            <w:rPr>
              <w:rFonts w:asciiTheme="minorHAnsi" w:hAnsiTheme="minorHAnsi" w:eastAsiaTheme="minorEastAsia" w:cstheme="minorBidi"/>
              <w:noProof/>
              <w:kern w:val="2"/>
              <w:lang w:eastAsia="zh-CN"/>
              <w14:ligatures w14:val="standardContextual"/>
            </w:rPr>
          </w:pPr>
          <w:hyperlink w:history="1" w:anchor="_Toc201319780">
            <w:r w:rsidRPr="001C3EF6">
              <w:rPr>
                <w:rStyle w:val="Hyperlink"/>
                <w:noProof/>
              </w:rPr>
              <w:t>1.2.</w:t>
            </w:r>
            <w:r>
              <w:rPr>
                <w:rFonts w:asciiTheme="minorHAnsi" w:hAnsiTheme="minorHAnsi" w:eastAsiaTheme="minorEastAsia" w:cstheme="minorBidi"/>
                <w:noProof/>
                <w:kern w:val="2"/>
                <w:lang w:eastAsia="zh-CN"/>
                <w14:ligatures w14:val="standardContextual"/>
              </w:rPr>
              <w:tab/>
            </w:r>
            <w:r w:rsidRPr="001C3EF6">
              <w:rPr>
                <w:rStyle w:val="Hyperlink"/>
                <w:rFonts w:hint="eastAsia" w:asciiTheme="majorEastAsia" w:hAnsiTheme="majorEastAsia"/>
                <w:noProof/>
                <w:lang w:eastAsia="zh-CN"/>
              </w:rPr>
              <w:t>研究目的与研究终点</w:t>
            </w:r>
            <w:r>
              <w:rPr>
                <w:noProof/>
                <w:webHidden/>
              </w:rPr>
              <w:tab/>
            </w:r>
            <w:r>
              <w:rPr>
                <w:noProof/>
                <w:webHidden/>
              </w:rPr>
              <w:fldChar w:fldCharType="begin"/>
            </w:r>
            <w:r>
              <w:rPr>
                <w:noProof/>
                <w:webHidden/>
              </w:rPr>
              <w:instrText xml:space="preserve"> PAGEREF _Toc201319780 \h </w:instrText>
            </w:r>
            <w:r>
              <w:rPr>
                <w:noProof/>
                <w:webHidden/>
              </w:rPr>
            </w:r>
            <w:r>
              <w:rPr>
                <w:noProof/>
                <w:webHidden/>
              </w:rPr>
              <w:fldChar w:fldCharType="separate"/>
            </w:r>
            <w:r>
              <w:rPr>
                <w:noProof/>
                <w:webHidden/>
              </w:rPr>
              <w:t>8</w:t>
            </w:r>
            <w:r>
              <w:rPr>
                <w:noProof/>
                <w:webHidden/>
              </w:rPr>
              <w:fldChar w:fldCharType="end"/>
            </w:r>
          </w:hyperlink>
        </w:p>
        <w:p w:rsidR="00494B19" w:rsidRDefault="00494B19" w14:paraId="56D16BC2" w14:textId="7E27E11A">
          <w:pPr>
            <w:pStyle w:val="TOC2"/>
            <w:rPr>
              <w:rFonts w:asciiTheme="minorHAnsi" w:hAnsiTheme="minorHAnsi" w:eastAsiaTheme="minorEastAsia" w:cstheme="minorBidi"/>
              <w:noProof/>
              <w:kern w:val="2"/>
              <w:lang w:eastAsia="zh-CN"/>
              <w14:ligatures w14:val="standardContextual"/>
            </w:rPr>
          </w:pPr>
          <w:hyperlink w:history="1" w:anchor="_Toc201319781">
            <w:r w:rsidRPr="001C3EF6">
              <w:rPr>
                <w:rStyle w:val="Hyperlink"/>
                <w:noProof/>
                <w:lang w:eastAsia="zh-CN"/>
              </w:rPr>
              <w:t>1.3.</w:t>
            </w:r>
            <w:r>
              <w:rPr>
                <w:rFonts w:asciiTheme="minorHAnsi" w:hAnsiTheme="minorHAnsi" w:eastAsiaTheme="minorEastAsia" w:cstheme="minorBidi"/>
                <w:noProof/>
                <w:kern w:val="2"/>
                <w:lang w:eastAsia="zh-CN"/>
                <w14:ligatures w14:val="standardContextual"/>
              </w:rPr>
              <w:tab/>
            </w:r>
            <w:r w:rsidRPr="001C3EF6">
              <w:rPr>
                <w:rStyle w:val="Hyperlink"/>
                <w:rFonts w:hint="eastAsia" w:asciiTheme="minorEastAsia" w:hAnsiTheme="minorEastAsia"/>
                <w:noProof/>
                <w:lang w:eastAsia="zh-CN"/>
              </w:rPr>
              <w:t>估计目标（</w:t>
            </w:r>
            <w:r w:rsidRPr="001C3EF6">
              <w:rPr>
                <w:rStyle w:val="Hyperlink"/>
                <w:rFonts w:asciiTheme="minorEastAsia" w:hAnsiTheme="minorEastAsia"/>
                <w:noProof/>
                <w:lang w:eastAsia="zh-CN"/>
              </w:rPr>
              <w:t>Estimand</w:t>
            </w:r>
            <w:r w:rsidRPr="001C3EF6">
              <w:rPr>
                <w:rStyle w:val="Hyperlink"/>
                <w:rFonts w:hint="eastAsia" w:asciiTheme="minorEastAsia" w:hAnsiTheme="minorEastAsia"/>
                <w:noProof/>
                <w:lang w:eastAsia="zh-CN"/>
              </w:rPr>
              <w:t>）</w:t>
            </w:r>
            <w:r>
              <w:rPr>
                <w:noProof/>
                <w:webHidden/>
              </w:rPr>
              <w:tab/>
            </w:r>
            <w:r>
              <w:rPr>
                <w:noProof/>
                <w:webHidden/>
              </w:rPr>
              <w:fldChar w:fldCharType="begin"/>
            </w:r>
            <w:r>
              <w:rPr>
                <w:noProof/>
                <w:webHidden/>
              </w:rPr>
              <w:instrText xml:space="preserve"> PAGEREF _Toc201319781 \h </w:instrText>
            </w:r>
            <w:r>
              <w:rPr>
                <w:noProof/>
                <w:webHidden/>
              </w:rPr>
            </w:r>
            <w:r>
              <w:rPr>
                <w:noProof/>
                <w:webHidden/>
              </w:rPr>
              <w:fldChar w:fldCharType="separate"/>
            </w:r>
            <w:r>
              <w:rPr>
                <w:noProof/>
                <w:webHidden/>
              </w:rPr>
              <w:t>10</w:t>
            </w:r>
            <w:r>
              <w:rPr>
                <w:noProof/>
                <w:webHidden/>
              </w:rPr>
              <w:fldChar w:fldCharType="end"/>
            </w:r>
          </w:hyperlink>
        </w:p>
        <w:p w:rsidR="00494B19" w:rsidRDefault="00494B19" w14:paraId="3B1FE7CA" w14:textId="50A50130">
          <w:pPr>
            <w:pStyle w:val="TOC3"/>
            <w:rPr>
              <w:rFonts w:asciiTheme="minorHAnsi" w:hAnsiTheme="minorHAnsi" w:eastAsiaTheme="minorEastAsia" w:cstheme="minorBidi"/>
              <w:noProof/>
              <w:kern w:val="2"/>
              <w:lang w:eastAsia="zh-CN"/>
              <w14:ligatures w14:val="standardContextual"/>
            </w:rPr>
          </w:pPr>
          <w:hyperlink w:history="1" w:anchor="_Toc201319782">
            <w:r w:rsidRPr="001C3EF6">
              <w:rPr>
                <w:rStyle w:val="Hyperlink"/>
                <w:noProof/>
                <w:lang w:eastAsia="zh-CN"/>
              </w:rPr>
              <w:t>1.3.1.</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rPr>
              <w:t>主要研究目的的估计目标</w:t>
            </w:r>
            <w:r>
              <w:rPr>
                <w:noProof/>
                <w:webHidden/>
              </w:rPr>
              <w:tab/>
            </w:r>
            <w:r>
              <w:rPr>
                <w:noProof/>
                <w:webHidden/>
              </w:rPr>
              <w:fldChar w:fldCharType="begin"/>
            </w:r>
            <w:r>
              <w:rPr>
                <w:noProof/>
                <w:webHidden/>
              </w:rPr>
              <w:instrText xml:space="preserve"> PAGEREF _Toc201319782 \h </w:instrText>
            </w:r>
            <w:r>
              <w:rPr>
                <w:noProof/>
                <w:webHidden/>
              </w:rPr>
            </w:r>
            <w:r>
              <w:rPr>
                <w:noProof/>
                <w:webHidden/>
              </w:rPr>
              <w:fldChar w:fldCharType="separate"/>
            </w:r>
            <w:r>
              <w:rPr>
                <w:noProof/>
                <w:webHidden/>
              </w:rPr>
              <w:t>10</w:t>
            </w:r>
            <w:r>
              <w:rPr>
                <w:noProof/>
                <w:webHidden/>
              </w:rPr>
              <w:fldChar w:fldCharType="end"/>
            </w:r>
          </w:hyperlink>
        </w:p>
        <w:p w:rsidR="00494B19" w:rsidRDefault="00494B19" w14:paraId="520C0E6B" w14:textId="4E23D3C4">
          <w:pPr>
            <w:pStyle w:val="TOC3"/>
            <w:rPr>
              <w:rFonts w:asciiTheme="minorHAnsi" w:hAnsiTheme="minorHAnsi" w:eastAsiaTheme="minorEastAsia" w:cstheme="minorBidi"/>
              <w:noProof/>
              <w:kern w:val="2"/>
              <w:lang w:eastAsia="zh-CN"/>
              <w14:ligatures w14:val="standardContextual"/>
            </w:rPr>
          </w:pPr>
          <w:hyperlink w:history="1" w:anchor="_Toc201319783">
            <w:r w:rsidRPr="001C3EF6">
              <w:rPr>
                <w:rStyle w:val="Hyperlink"/>
                <w:noProof/>
                <w:lang w:eastAsia="zh-CN"/>
              </w:rPr>
              <w:t>1.3.2.</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lang w:eastAsia="zh-CN"/>
              </w:rPr>
              <w:t>关键次要研究目的的估计目标</w:t>
            </w:r>
            <w:r>
              <w:rPr>
                <w:noProof/>
                <w:webHidden/>
              </w:rPr>
              <w:tab/>
            </w:r>
            <w:r>
              <w:rPr>
                <w:noProof/>
                <w:webHidden/>
              </w:rPr>
              <w:fldChar w:fldCharType="begin"/>
            </w:r>
            <w:r>
              <w:rPr>
                <w:noProof/>
                <w:webHidden/>
              </w:rPr>
              <w:instrText xml:space="preserve"> PAGEREF _Toc201319783 \h </w:instrText>
            </w:r>
            <w:r>
              <w:rPr>
                <w:noProof/>
                <w:webHidden/>
              </w:rPr>
            </w:r>
            <w:r>
              <w:rPr>
                <w:noProof/>
                <w:webHidden/>
              </w:rPr>
              <w:fldChar w:fldCharType="separate"/>
            </w:r>
            <w:r>
              <w:rPr>
                <w:noProof/>
                <w:webHidden/>
              </w:rPr>
              <w:t>11</w:t>
            </w:r>
            <w:r>
              <w:rPr>
                <w:noProof/>
                <w:webHidden/>
              </w:rPr>
              <w:fldChar w:fldCharType="end"/>
            </w:r>
          </w:hyperlink>
        </w:p>
        <w:p w:rsidR="00494B19" w:rsidRDefault="00494B19" w14:paraId="3391F723" w14:textId="775E3C31">
          <w:pPr>
            <w:pStyle w:val="TOC3"/>
            <w:rPr>
              <w:rFonts w:asciiTheme="minorHAnsi" w:hAnsiTheme="minorHAnsi" w:eastAsiaTheme="minorEastAsia" w:cstheme="minorBidi"/>
              <w:noProof/>
              <w:kern w:val="2"/>
              <w:lang w:eastAsia="zh-CN"/>
              <w14:ligatures w14:val="standardContextual"/>
            </w:rPr>
          </w:pPr>
          <w:hyperlink w:history="1" w:anchor="_Toc201319784">
            <w:r w:rsidRPr="001C3EF6">
              <w:rPr>
                <w:rStyle w:val="Hyperlink"/>
                <w:noProof/>
                <w:lang w:eastAsia="zh-CN"/>
              </w:rPr>
              <w:t>1.3.3.</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rPr>
              <w:t>次要研究目的的估计目标</w:t>
            </w:r>
            <w:r>
              <w:rPr>
                <w:noProof/>
                <w:webHidden/>
              </w:rPr>
              <w:tab/>
            </w:r>
            <w:r>
              <w:rPr>
                <w:noProof/>
                <w:webHidden/>
              </w:rPr>
              <w:fldChar w:fldCharType="begin"/>
            </w:r>
            <w:r>
              <w:rPr>
                <w:noProof/>
                <w:webHidden/>
              </w:rPr>
              <w:instrText xml:space="preserve"> PAGEREF _Toc201319784 \h </w:instrText>
            </w:r>
            <w:r>
              <w:rPr>
                <w:noProof/>
                <w:webHidden/>
              </w:rPr>
            </w:r>
            <w:r>
              <w:rPr>
                <w:noProof/>
                <w:webHidden/>
              </w:rPr>
              <w:fldChar w:fldCharType="separate"/>
            </w:r>
            <w:r>
              <w:rPr>
                <w:noProof/>
                <w:webHidden/>
              </w:rPr>
              <w:t>12</w:t>
            </w:r>
            <w:r>
              <w:rPr>
                <w:noProof/>
                <w:webHidden/>
              </w:rPr>
              <w:fldChar w:fldCharType="end"/>
            </w:r>
          </w:hyperlink>
        </w:p>
        <w:p w:rsidR="00494B19" w:rsidRDefault="00494B19" w14:paraId="01C2D282" w14:textId="04573CDF">
          <w:pPr>
            <w:pStyle w:val="TOC2"/>
            <w:rPr>
              <w:rFonts w:asciiTheme="minorHAnsi" w:hAnsiTheme="minorHAnsi" w:eastAsiaTheme="minorEastAsia" w:cstheme="minorBidi"/>
              <w:noProof/>
              <w:kern w:val="2"/>
              <w:lang w:eastAsia="zh-CN"/>
              <w14:ligatures w14:val="standardContextual"/>
            </w:rPr>
          </w:pPr>
          <w:hyperlink w:history="1" w:anchor="_Toc201319785">
            <w:r w:rsidRPr="001C3EF6">
              <w:rPr>
                <w:rStyle w:val="Hyperlink"/>
                <w:noProof/>
              </w:rPr>
              <w:t>1.4.</w:t>
            </w:r>
            <w:r>
              <w:rPr>
                <w:rFonts w:asciiTheme="minorHAnsi" w:hAnsiTheme="minorHAnsi" w:eastAsiaTheme="minorEastAsia" w:cstheme="minorBidi"/>
                <w:noProof/>
                <w:kern w:val="2"/>
                <w:lang w:eastAsia="zh-CN"/>
                <w14:ligatures w14:val="standardContextual"/>
              </w:rPr>
              <w:tab/>
            </w:r>
            <w:r w:rsidRPr="001C3EF6">
              <w:rPr>
                <w:rStyle w:val="Hyperlink"/>
                <w:rFonts w:hint="eastAsia" w:asciiTheme="minorEastAsia" w:hAnsiTheme="minorEastAsia"/>
                <w:noProof/>
                <w:lang w:eastAsia="zh-CN"/>
              </w:rPr>
              <w:t>研究</w:t>
            </w:r>
            <w:r w:rsidRPr="001C3EF6">
              <w:rPr>
                <w:rStyle w:val="Hyperlink"/>
                <w:rFonts w:hint="eastAsia" w:cs="Microsoft YaHei" w:asciiTheme="majorEastAsia" w:hAnsiTheme="majorEastAsia"/>
                <w:noProof/>
                <w:lang w:eastAsia="zh-CN"/>
              </w:rPr>
              <w:t>设计</w:t>
            </w:r>
            <w:r>
              <w:rPr>
                <w:noProof/>
                <w:webHidden/>
              </w:rPr>
              <w:tab/>
            </w:r>
            <w:r>
              <w:rPr>
                <w:noProof/>
                <w:webHidden/>
              </w:rPr>
              <w:fldChar w:fldCharType="begin"/>
            </w:r>
            <w:r>
              <w:rPr>
                <w:noProof/>
                <w:webHidden/>
              </w:rPr>
              <w:instrText xml:space="preserve"> PAGEREF _Toc201319785 \h </w:instrText>
            </w:r>
            <w:r>
              <w:rPr>
                <w:noProof/>
                <w:webHidden/>
              </w:rPr>
            </w:r>
            <w:r>
              <w:rPr>
                <w:noProof/>
                <w:webHidden/>
              </w:rPr>
              <w:fldChar w:fldCharType="separate"/>
            </w:r>
            <w:r>
              <w:rPr>
                <w:noProof/>
                <w:webHidden/>
              </w:rPr>
              <w:t>14</w:t>
            </w:r>
            <w:r>
              <w:rPr>
                <w:noProof/>
                <w:webHidden/>
              </w:rPr>
              <w:fldChar w:fldCharType="end"/>
            </w:r>
          </w:hyperlink>
        </w:p>
        <w:p w:rsidR="00494B19" w:rsidRDefault="00494B19" w14:paraId="2A128212" w14:textId="6855011D">
          <w:pPr>
            <w:pStyle w:val="TOC1"/>
            <w:rPr>
              <w:rFonts w:asciiTheme="minorHAnsi" w:hAnsiTheme="minorHAnsi" w:eastAsiaTheme="minorEastAsia" w:cstheme="minorBidi"/>
              <w:b w:val="0"/>
              <w:noProof/>
              <w:kern w:val="2"/>
              <w:lang w:eastAsia="zh-CN"/>
              <w14:ligatures w14:val="standardContextual"/>
            </w:rPr>
          </w:pPr>
          <w:hyperlink w:history="1" w:anchor="_Toc201319786">
            <w:r w:rsidRPr="001C3EF6">
              <w:rPr>
                <w:rStyle w:val="Hyperlink"/>
                <w:noProof/>
              </w:rPr>
              <w:t>2.</w:t>
            </w:r>
            <w:r>
              <w:rPr>
                <w:rFonts w:asciiTheme="minorHAnsi" w:hAnsiTheme="minorHAnsi" w:eastAsiaTheme="minorEastAsia" w:cstheme="minorBidi"/>
                <w:b w:val="0"/>
                <w:noProof/>
                <w:kern w:val="2"/>
                <w:lang w:eastAsia="zh-CN"/>
                <w14:ligatures w14:val="standardContextual"/>
              </w:rPr>
              <w:tab/>
            </w:r>
            <w:r w:rsidRPr="001C3EF6">
              <w:rPr>
                <w:rStyle w:val="Hyperlink"/>
                <w:rFonts w:hint="eastAsia" w:cs="Microsoft YaHei" w:asciiTheme="majorEastAsia" w:hAnsiTheme="majorEastAsia"/>
                <w:noProof/>
                <w:lang w:eastAsia="zh-CN"/>
              </w:rPr>
              <w:t>统计假设</w:t>
            </w:r>
            <w:r>
              <w:rPr>
                <w:noProof/>
                <w:webHidden/>
              </w:rPr>
              <w:tab/>
            </w:r>
            <w:r>
              <w:rPr>
                <w:noProof/>
                <w:webHidden/>
              </w:rPr>
              <w:fldChar w:fldCharType="begin"/>
            </w:r>
            <w:r>
              <w:rPr>
                <w:noProof/>
                <w:webHidden/>
              </w:rPr>
              <w:instrText xml:space="preserve"> PAGEREF _Toc201319786 \h </w:instrText>
            </w:r>
            <w:r>
              <w:rPr>
                <w:noProof/>
                <w:webHidden/>
              </w:rPr>
            </w:r>
            <w:r>
              <w:rPr>
                <w:noProof/>
                <w:webHidden/>
              </w:rPr>
              <w:fldChar w:fldCharType="separate"/>
            </w:r>
            <w:r>
              <w:rPr>
                <w:noProof/>
                <w:webHidden/>
              </w:rPr>
              <w:t>16</w:t>
            </w:r>
            <w:r>
              <w:rPr>
                <w:noProof/>
                <w:webHidden/>
              </w:rPr>
              <w:fldChar w:fldCharType="end"/>
            </w:r>
          </w:hyperlink>
        </w:p>
        <w:p w:rsidR="00494B19" w:rsidRDefault="00494B19" w14:paraId="2314B2E7" w14:textId="6B7A4DF0">
          <w:pPr>
            <w:pStyle w:val="TOC1"/>
            <w:rPr>
              <w:rFonts w:asciiTheme="minorHAnsi" w:hAnsiTheme="minorHAnsi" w:eastAsiaTheme="minorEastAsia" w:cstheme="minorBidi"/>
              <w:b w:val="0"/>
              <w:noProof/>
              <w:kern w:val="2"/>
              <w:lang w:eastAsia="zh-CN"/>
              <w14:ligatures w14:val="standardContextual"/>
            </w:rPr>
          </w:pPr>
          <w:hyperlink w:history="1" w:anchor="_Toc201319787">
            <w:r w:rsidRPr="001C3EF6">
              <w:rPr>
                <w:rStyle w:val="Hyperlink"/>
                <w:noProof/>
              </w:rPr>
              <w:t>3.</w:t>
            </w:r>
            <w:r>
              <w:rPr>
                <w:rFonts w:asciiTheme="minorHAnsi" w:hAnsiTheme="minorHAnsi" w:eastAsiaTheme="minorEastAsia" w:cstheme="minorBidi"/>
                <w:b w:val="0"/>
                <w:noProof/>
                <w:kern w:val="2"/>
                <w:lang w:eastAsia="zh-CN"/>
                <w14:ligatures w14:val="standardContextual"/>
              </w:rPr>
              <w:tab/>
            </w:r>
            <w:r w:rsidRPr="001C3EF6">
              <w:rPr>
                <w:rStyle w:val="Hyperlink"/>
                <w:rFonts w:hint="eastAsia" w:cs="Microsoft YaHei" w:asciiTheme="majorEastAsia" w:hAnsiTheme="majorEastAsia"/>
                <w:noProof/>
                <w:lang w:eastAsia="zh-CN"/>
              </w:rPr>
              <w:t>样本量考量</w:t>
            </w:r>
            <w:r>
              <w:rPr>
                <w:noProof/>
                <w:webHidden/>
              </w:rPr>
              <w:tab/>
            </w:r>
            <w:r>
              <w:rPr>
                <w:noProof/>
                <w:webHidden/>
              </w:rPr>
              <w:fldChar w:fldCharType="begin"/>
            </w:r>
            <w:r>
              <w:rPr>
                <w:noProof/>
                <w:webHidden/>
              </w:rPr>
              <w:instrText xml:space="preserve"> PAGEREF _Toc201319787 \h </w:instrText>
            </w:r>
            <w:r>
              <w:rPr>
                <w:noProof/>
                <w:webHidden/>
              </w:rPr>
            </w:r>
            <w:r>
              <w:rPr>
                <w:noProof/>
                <w:webHidden/>
              </w:rPr>
              <w:fldChar w:fldCharType="separate"/>
            </w:r>
            <w:r>
              <w:rPr>
                <w:noProof/>
                <w:webHidden/>
              </w:rPr>
              <w:t>17</w:t>
            </w:r>
            <w:r>
              <w:rPr>
                <w:noProof/>
                <w:webHidden/>
              </w:rPr>
              <w:fldChar w:fldCharType="end"/>
            </w:r>
          </w:hyperlink>
        </w:p>
        <w:p w:rsidR="00494B19" w:rsidRDefault="00494B19" w14:paraId="6C200189" w14:textId="5FD110B2">
          <w:pPr>
            <w:pStyle w:val="TOC1"/>
            <w:rPr>
              <w:rFonts w:asciiTheme="minorHAnsi" w:hAnsiTheme="minorHAnsi" w:eastAsiaTheme="minorEastAsia" w:cstheme="minorBidi"/>
              <w:b w:val="0"/>
              <w:noProof/>
              <w:kern w:val="2"/>
              <w:lang w:eastAsia="zh-CN"/>
              <w14:ligatures w14:val="standardContextual"/>
            </w:rPr>
          </w:pPr>
          <w:hyperlink w:history="1" w:anchor="_Toc201319788">
            <w:r w:rsidRPr="001C3EF6">
              <w:rPr>
                <w:rStyle w:val="Hyperlink"/>
                <w:noProof/>
              </w:rPr>
              <w:t>4.</w:t>
            </w:r>
            <w:r>
              <w:rPr>
                <w:rFonts w:asciiTheme="minorHAnsi" w:hAnsiTheme="minorHAnsi" w:eastAsiaTheme="minorEastAsia" w:cstheme="minorBidi"/>
                <w:b w:val="0"/>
                <w:noProof/>
                <w:kern w:val="2"/>
                <w:lang w:eastAsia="zh-CN"/>
                <w14:ligatures w14:val="standardContextual"/>
              </w:rPr>
              <w:tab/>
            </w:r>
            <w:r w:rsidRPr="001C3EF6">
              <w:rPr>
                <w:rStyle w:val="Hyperlink"/>
                <w:rFonts w:hint="eastAsia" w:cs="Microsoft YaHei" w:asciiTheme="majorEastAsia" w:hAnsiTheme="majorEastAsia"/>
                <w:noProof/>
                <w:lang w:eastAsia="zh-CN"/>
              </w:rPr>
              <w:t>计划进行的分析</w:t>
            </w:r>
            <w:r>
              <w:rPr>
                <w:noProof/>
                <w:webHidden/>
              </w:rPr>
              <w:tab/>
            </w:r>
            <w:r>
              <w:rPr>
                <w:noProof/>
                <w:webHidden/>
              </w:rPr>
              <w:fldChar w:fldCharType="begin"/>
            </w:r>
            <w:r>
              <w:rPr>
                <w:noProof/>
                <w:webHidden/>
              </w:rPr>
              <w:instrText xml:space="preserve"> PAGEREF _Toc201319788 \h </w:instrText>
            </w:r>
            <w:r>
              <w:rPr>
                <w:noProof/>
                <w:webHidden/>
              </w:rPr>
            </w:r>
            <w:r>
              <w:rPr>
                <w:noProof/>
                <w:webHidden/>
              </w:rPr>
              <w:fldChar w:fldCharType="separate"/>
            </w:r>
            <w:r>
              <w:rPr>
                <w:noProof/>
                <w:webHidden/>
              </w:rPr>
              <w:t>17</w:t>
            </w:r>
            <w:r>
              <w:rPr>
                <w:noProof/>
                <w:webHidden/>
              </w:rPr>
              <w:fldChar w:fldCharType="end"/>
            </w:r>
          </w:hyperlink>
        </w:p>
        <w:p w:rsidR="00494B19" w:rsidRDefault="00494B19" w14:paraId="22E7D8C3" w14:textId="5E015A3E">
          <w:pPr>
            <w:pStyle w:val="TOC2"/>
            <w:rPr>
              <w:rFonts w:asciiTheme="minorHAnsi" w:hAnsiTheme="minorHAnsi" w:eastAsiaTheme="minorEastAsia" w:cstheme="minorBidi"/>
              <w:noProof/>
              <w:kern w:val="2"/>
              <w:lang w:eastAsia="zh-CN"/>
              <w14:ligatures w14:val="standardContextual"/>
            </w:rPr>
          </w:pPr>
          <w:hyperlink w:history="1" w:anchor="_Toc201319789">
            <w:r w:rsidRPr="001C3EF6">
              <w:rPr>
                <w:rStyle w:val="Hyperlink"/>
                <w:noProof/>
              </w:rPr>
              <w:t>4.1.</w:t>
            </w:r>
            <w:r>
              <w:rPr>
                <w:rFonts w:asciiTheme="minorHAnsi" w:hAnsiTheme="minorHAnsi" w:eastAsiaTheme="minorEastAsia" w:cstheme="minorBidi"/>
                <w:noProof/>
                <w:kern w:val="2"/>
                <w:lang w:eastAsia="zh-CN"/>
                <w14:ligatures w14:val="standardContextual"/>
              </w:rPr>
              <w:tab/>
            </w:r>
            <w:r w:rsidRPr="001C3EF6">
              <w:rPr>
                <w:rStyle w:val="Hyperlink"/>
                <w:rFonts w:hint="eastAsia" w:asciiTheme="minorEastAsia" w:hAnsiTheme="minorEastAsia"/>
                <w:noProof/>
                <w:lang w:eastAsia="zh-CN"/>
              </w:rPr>
              <w:t>期中分析</w:t>
            </w:r>
            <w:r>
              <w:rPr>
                <w:noProof/>
                <w:webHidden/>
              </w:rPr>
              <w:tab/>
            </w:r>
            <w:r>
              <w:rPr>
                <w:noProof/>
                <w:webHidden/>
              </w:rPr>
              <w:fldChar w:fldCharType="begin"/>
            </w:r>
            <w:r>
              <w:rPr>
                <w:noProof/>
                <w:webHidden/>
              </w:rPr>
              <w:instrText xml:space="preserve"> PAGEREF _Toc201319789 \h </w:instrText>
            </w:r>
            <w:r>
              <w:rPr>
                <w:noProof/>
                <w:webHidden/>
              </w:rPr>
            </w:r>
            <w:r>
              <w:rPr>
                <w:noProof/>
                <w:webHidden/>
              </w:rPr>
              <w:fldChar w:fldCharType="separate"/>
            </w:r>
            <w:r>
              <w:rPr>
                <w:noProof/>
                <w:webHidden/>
              </w:rPr>
              <w:t>17</w:t>
            </w:r>
            <w:r>
              <w:rPr>
                <w:noProof/>
                <w:webHidden/>
              </w:rPr>
              <w:fldChar w:fldCharType="end"/>
            </w:r>
          </w:hyperlink>
        </w:p>
        <w:p w:rsidR="00494B19" w:rsidRDefault="00494B19" w14:paraId="33736B36" w14:textId="34F6064C">
          <w:pPr>
            <w:pStyle w:val="TOC2"/>
            <w:rPr>
              <w:rFonts w:asciiTheme="minorHAnsi" w:hAnsiTheme="minorHAnsi" w:eastAsiaTheme="minorEastAsia" w:cstheme="minorBidi"/>
              <w:noProof/>
              <w:kern w:val="2"/>
              <w:lang w:eastAsia="zh-CN"/>
              <w14:ligatures w14:val="standardContextual"/>
            </w:rPr>
          </w:pPr>
          <w:hyperlink w:history="1" w:anchor="_Toc201319790">
            <w:r w:rsidRPr="001C3EF6">
              <w:rPr>
                <w:rStyle w:val="Hyperlink"/>
                <w:noProof/>
              </w:rPr>
              <w:t>4.2.</w:t>
            </w:r>
            <w:r>
              <w:rPr>
                <w:rFonts w:asciiTheme="minorHAnsi" w:hAnsiTheme="minorHAnsi" w:eastAsiaTheme="minorEastAsia" w:cstheme="minorBidi"/>
                <w:noProof/>
                <w:kern w:val="2"/>
                <w:lang w:eastAsia="zh-CN"/>
                <w14:ligatures w14:val="standardContextual"/>
              </w:rPr>
              <w:tab/>
            </w:r>
            <w:r w:rsidRPr="001C3EF6">
              <w:rPr>
                <w:rStyle w:val="Hyperlink"/>
                <w:rFonts w:hint="eastAsia" w:asciiTheme="minorEastAsia" w:hAnsiTheme="minorEastAsia"/>
                <w:noProof/>
                <w:lang w:eastAsia="zh-CN"/>
              </w:rPr>
              <w:t>最终分析</w:t>
            </w:r>
            <w:r>
              <w:rPr>
                <w:noProof/>
                <w:webHidden/>
              </w:rPr>
              <w:tab/>
            </w:r>
            <w:r>
              <w:rPr>
                <w:noProof/>
                <w:webHidden/>
              </w:rPr>
              <w:fldChar w:fldCharType="begin"/>
            </w:r>
            <w:r>
              <w:rPr>
                <w:noProof/>
                <w:webHidden/>
              </w:rPr>
              <w:instrText xml:space="preserve"> PAGEREF _Toc201319790 \h </w:instrText>
            </w:r>
            <w:r>
              <w:rPr>
                <w:noProof/>
                <w:webHidden/>
              </w:rPr>
            </w:r>
            <w:r>
              <w:rPr>
                <w:noProof/>
                <w:webHidden/>
              </w:rPr>
              <w:fldChar w:fldCharType="separate"/>
            </w:r>
            <w:r>
              <w:rPr>
                <w:noProof/>
                <w:webHidden/>
              </w:rPr>
              <w:t>18</w:t>
            </w:r>
            <w:r>
              <w:rPr>
                <w:noProof/>
                <w:webHidden/>
              </w:rPr>
              <w:fldChar w:fldCharType="end"/>
            </w:r>
          </w:hyperlink>
        </w:p>
        <w:p w:rsidR="00494B19" w:rsidRDefault="00494B19" w14:paraId="6DE4BD32" w14:textId="3ABE8D0A">
          <w:pPr>
            <w:pStyle w:val="TOC1"/>
            <w:rPr>
              <w:rFonts w:asciiTheme="minorHAnsi" w:hAnsiTheme="minorHAnsi" w:eastAsiaTheme="minorEastAsia" w:cstheme="minorBidi"/>
              <w:b w:val="0"/>
              <w:noProof/>
              <w:kern w:val="2"/>
              <w:lang w:eastAsia="zh-CN"/>
              <w14:ligatures w14:val="standardContextual"/>
            </w:rPr>
          </w:pPr>
          <w:hyperlink w:history="1" w:anchor="_Toc201319791">
            <w:r w:rsidRPr="001C3EF6">
              <w:rPr>
                <w:rStyle w:val="Hyperlink"/>
                <w:noProof/>
              </w:rPr>
              <w:t>5.</w:t>
            </w:r>
            <w:r>
              <w:rPr>
                <w:rFonts w:asciiTheme="minorHAnsi" w:hAnsiTheme="minorHAnsi" w:eastAsiaTheme="minorEastAsia" w:cstheme="minorBidi"/>
                <w:b w:val="0"/>
                <w:noProof/>
                <w:kern w:val="2"/>
                <w:lang w:eastAsia="zh-CN"/>
                <w14:ligatures w14:val="standardContextual"/>
              </w:rPr>
              <w:tab/>
            </w:r>
            <w:r w:rsidRPr="001C3EF6">
              <w:rPr>
                <w:rStyle w:val="Hyperlink"/>
                <w:rFonts w:hint="eastAsia" w:asciiTheme="minorEastAsia" w:hAnsiTheme="minorEastAsia"/>
                <w:noProof/>
                <w:lang w:eastAsia="zh-CN"/>
              </w:rPr>
              <w:t>分析人群</w:t>
            </w:r>
            <w:r>
              <w:rPr>
                <w:noProof/>
                <w:webHidden/>
              </w:rPr>
              <w:tab/>
            </w:r>
            <w:r>
              <w:rPr>
                <w:noProof/>
                <w:webHidden/>
              </w:rPr>
              <w:fldChar w:fldCharType="begin"/>
            </w:r>
            <w:r>
              <w:rPr>
                <w:noProof/>
                <w:webHidden/>
              </w:rPr>
              <w:instrText xml:space="preserve"> PAGEREF _Toc201319791 \h </w:instrText>
            </w:r>
            <w:r>
              <w:rPr>
                <w:noProof/>
                <w:webHidden/>
              </w:rPr>
            </w:r>
            <w:r>
              <w:rPr>
                <w:noProof/>
                <w:webHidden/>
              </w:rPr>
              <w:fldChar w:fldCharType="separate"/>
            </w:r>
            <w:r>
              <w:rPr>
                <w:noProof/>
                <w:webHidden/>
              </w:rPr>
              <w:t>19</w:t>
            </w:r>
            <w:r>
              <w:rPr>
                <w:noProof/>
                <w:webHidden/>
              </w:rPr>
              <w:fldChar w:fldCharType="end"/>
            </w:r>
          </w:hyperlink>
        </w:p>
        <w:p w:rsidR="00494B19" w:rsidRDefault="00494B19" w14:paraId="7B3B2B69" w14:textId="119739C1">
          <w:pPr>
            <w:pStyle w:val="TOC2"/>
            <w:rPr>
              <w:rFonts w:asciiTheme="minorHAnsi" w:hAnsiTheme="minorHAnsi" w:eastAsiaTheme="minorEastAsia" w:cstheme="minorBidi"/>
              <w:noProof/>
              <w:kern w:val="2"/>
              <w:lang w:eastAsia="zh-CN"/>
              <w14:ligatures w14:val="standardContextual"/>
            </w:rPr>
          </w:pPr>
          <w:hyperlink w:history="1" w:anchor="_Toc201319792">
            <w:r w:rsidRPr="001C3EF6">
              <w:rPr>
                <w:rStyle w:val="Hyperlink"/>
                <w:noProof/>
              </w:rPr>
              <w:t>5.1.</w:t>
            </w:r>
            <w:r>
              <w:rPr>
                <w:rFonts w:asciiTheme="minorHAnsi" w:hAnsiTheme="minorHAnsi" w:eastAsiaTheme="minorEastAsia" w:cstheme="minorBidi"/>
                <w:noProof/>
                <w:kern w:val="2"/>
                <w:lang w:eastAsia="zh-CN"/>
                <w14:ligatures w14:val="standardContextual"/>
              </w:rPr>
              <w:tab/>
            </w:r>
            <w:r w:rsidRPr="001C3EF6">
              <w:rPr>
                <w:rStyle w:val="Hyperlink"/>
                <w:rFonts w:hint="eastAsia" w:asciiTheme="minorEastAsia" w:hAnsiTheme="minorEastAsia"/>
                <w:noProof/>
                <w:lang w:eastAsia="zh-CN"/>
              </w:rPr>
              <w:t>方案偏离</w:t>
            </w:r>
            <w:r>
              <w:rPr>
                <w:noProof/>
                <w:webHidden/>
              </w:rPr>
              <w:tab/>
            </w:r>
            <w:r>
              <w:rPr>
                <w:noProof/>
                <w:webHidden/>
              </w:rPr>
              <w:fldChar w:fldCharType="begin"/>
            </w:r>
            <w:r>
              <w:rPr>
                <w:noProof/>
                <w:webHidden/>
              </w:rPr>
              <w:instrText xml:space="preserve"> PAGEREF _Toc201319792 \h </w:instrText>
            </w:r>
            <w:r>
              <w:rPr>
                <w:noProof/>
                <w:webHidden/>
              </w:rPr>
            </w:r>
            <w:r>
              <w:rPr>
                <w:noProof/>
                <w:webHidden/>
              </w:rPr>
              <w:fldChar w:fldCharType="separate"/>
            </w:r>
            <w:r>
              <w:rPr>
                <w:noProof/>
                <w:webHidden/>
              </w:rPr>
              <w:t>20</w:t>
            </w:r>
            <w:r>
              <w:rPr>
                <w:noProof/>
                <w:webHidden/>
              </w:rPr>
              <w:fldChar w:fldCharType="end"/>
            </w:r>
          </w:hyperlink>
        </w:p>
        <w:p w:rsidR="00494B19" w:rsidRDefault="00494B19" w14:paraId="27FD4BEA" w14:textId="2154060C">
          <w:pPr>
            <w:pStyle w:val="TOC1"/>
            <w:rPr>
              <w:rFonts w:asciiTheme="minorHAnsi" w:hAnsiTheme="minorHAnsi" w:eastAsiaTheme="minorEastAsia" w:cstheme="minorBidi"/>
              <w:b w:val="0"/>
              <w:noProof/>
              <w:kern w:val="2"/>
              <w:lang w:eastAsia="zh-CN"/>
              <w14:ligatures w14:val="standardContextual"/>
            </w:rPr>
          </w:pPr>
          <w:hyperlink w:history="1" w:anchor="_Toc201319793">
            <w:r w:rsidRPr="001C3EF6">
              <w:rPr>
                <w:rStyle w:val="Hyperlink"/>
                <w:noProof/>
                <w:lang w:eastAsia="zh-CN"/>
              </w:rPr>
              <w:t>6.</w:t>
            </w:r>
            <w:r>
              <w:rPr>
                <w:rFonts w:asciiTheme="minorHAnsi" w:hAnsiTheme="minorHAnsi" w:eastAsiaTheme="minorEastAsia" w:cstheme="minorBidi"/>
                <w:b w:val="0"/>
                <w:noProof/>
                <w:kern w:val="2"/>
                <w:lang w:eastAsia="zh-CN"/>
                <w14:ligatures w14:val="standardContextual"/>
              </w:rPr>
              <w:tab/>
            </w:r>
            <w:r w:rsidRPr="001C3EF6">
              <w:rPr>
                <w:rStyle w:val="Hyperlink"/>
                <w:rFonts w:hint="eastAsia" w:cs="Microsoft YaHei" w:asciiTheme="majorEastAsia" w:hAnsiTheme="majorEastAsia"/>
                <w:noProof/>
              </w:rPr>
              <w:t>统计</w:t>
            </w:r>
            <w:r w:rsidRPr="001C3EF6">
              <w:rPr>
                <w:rStyle w:val="Hyperlink"/>
                <w:rFonts w:hint="eastAsia" w:cs="MS Gothic" w:asciiTheme="majorEastAsia" w:hAnsiTheme="majorEastAsia"/>
                <w:noProof/>
              </w:rPr>
              <w:t>分析一般</w:t>
            </w:r>
            <w:r w:rsidRPr="001C3EF6">
              <w:rPr>
                <w:rStyle w:val="Hyperlink"/>
                <w:rFonts w:hint="eastAsia" w:cs="Microsoft YaHei" w:asciiTheme="majorEastAsia" w:hAnsiTheme="majorEastAsia"/>
                <w:noProof/>
              </w:rPr>
              <w:t>规则</w:t>
            </w:r>
            <w:r w:rsidRPr="001C3EF6">
              <w:rPr>
                <w:rStyle w:val="Hyperlink"/>
                <w:rFonts w:hint="eastAsia" w:cs="MS Gothic" w:asciiTheme="majorEastAsia" w:hAnsiTheme="majorEastAsia"/>
                <w:noProof/>
              </w:rPr>
              <w:t>以及数据</w:t>
            </w:r>
            <w:r w:rsidRPr="001C3EF6">
              <w:rPr>
                <w:rStyle w:val="Hyperlink"/>
                <w:rFonts w:hint="eastAsia" w:cs="Microsoft YaHei" w:asciiTheme="majorEastAsia" w:hAnsiTheme="majorEastAsia"/>
                <w:noProof/>
              </w:rPr>
              <w:t>处</w:t>
            </w:r>
            <w:r w:rsidRPr="001C3EF6">
              <w:rPr>
                <w:rStyle w:val="Hyperlink"/>
                <w:rFonts w:hint="eastAsia" w:cs="MS Gothic" w:asciiTheme="majorEastAsia" w:hAnsiTheme="majorEastAsia"/>
                <w:noProof/>
              </w:rPr>
              <w:t>理</w:t>
            </w:r>
            <w:r w:rsidRPr="001C3EF6">
              <w:rPr>
                <w:rStyle w:val="Hyperlink"/>
                <w:rFonts w:hint="eastAsia" w:cs="Microsoft YaHei" w:asciiTheme="majorEastAsia" w:hAnsiTheme="majorEastAsia"/>
                <w:noProof/>
              </w:rPr>
              <w:t>规则</w:t>
            </w:r>
            <w:r>
              <w:rPr>
                <w:noProof/>
                <w:webHidden/>
              </w:rPr>
              <w:tab/>
            </w:r>
            <w:r>
              <w:rPr>
                <w:noProof/>
                <w:webHidden/>
              </w:rPr>
              <w:fldChar w:fldCharType="begin"/>
            </w:r>
            <w:r>
              <w:rPr>
                <w:noProof/>
                <w:webHidden/>
              </w:rPr>
              <w:instrText xml:space="preserve"> PAGEREF _Toc201319793 \h </w:instrText>
            </w:r>
            <w:r>
              <w:rPr>
                <w:noProof/>
                <w:webHidden/>
              </w:rPr>
            </w:r>
            <w:r>
              <w:rPr>
                <w:noProof/>
                <w:webHidden/>
              </w:rPr>
              <w:fldChar w:fldCharType="separate"/>
            </w:r>
            <w:r>
              <w:rPr>
                <w:noProof/>
                <w:webHidden/>
              </w:rPr>
              <w:t>20</w:t>
            </w:r>
            <w:r>
              <w:rPr>
                <w:noProof/>
                <w:webHidden/>
              </w:rPr>
              <w:fldChar w:fldCharType="end"/>
            </w:r>
          </w:hyperlink>
        </w:p>
        <w:p w:rsidR="00494B19" w:rsidRDefault="00494B19" w14:paraId="3B5611B8" w14:textId="48C501F5">
          <w:pPr>
            <w:pStyle w:val="TOC1"/>
            <w:rPr>
              <w:rFonts w:asciiTheme="minorHAnsi" w:hAnsiTheme="minorHAnsi" w:eastAsiaTheme="minorEastAsia" w:cstheme="minorBidi"/>
              <w:b w:val="0"/>
              <w:noProof/>
              <w:kern w:val="2"/>
              <w:lang w:eastAsia="zh-CN"/>
              <w14:ligatures w14:val="standardContextual"/>
            </w:rPr>
          </w:pPr>
          <w:hyperlink w:history="1" w:anchor="_Toc201319794">
            <w:r w:rsidRPr="001C3EF6">
              <w:rPr>
                <w:rStyle w:val="Hyperlink"/>
                <w:noProof/>
              </w:rPr>
              <w:t>7.</w:t>
            </w:r>
            <w:r>
              <w:rPr>
                <w:rFonts w:asciiTheme="minorHAnsi" w:hAnsiTheme="minorHAnsi" w:eastAsiaTheme="minorEastAsia" w:cstheme="minorBidi"/>
                <w:b w:val="0"/>
                <w:noProof/>
                <w:kern w:val="2"/>
                <w:lang w:eastAsia="zh-CN"/>
                <w14:ligatures w14:val="standardContextual"/>
              </w:rPr>
              <w:tab/>
            </w:r>
            <w:r w:rsidRPr="001C3EF6">
              <w:rPr>
                <w:rStyle w:val="Hyperlink"/>
                <w:rFonts w:hint="eastAsia" w:asciiTheme="minorEastAsia" w:hAnsiTheme="minorEastAsia"/>
                <w:noProof/>
                <w:lang w:eastAsia="zh-CN"/>
              </w:rPr>
              <w:t>研究人群分析</w:t>
            </w:r>
            <w:r>
              <w:rPr>
                <w:noProof/>
                <w:webHidden/>
              </w:rPr>
              <w:tab/>
            </w:r>
            <w:r>
              <w:rPr>
                <w:noProof/>
                <w:webHidden/>
              </w:rPr>
              <w:fldChar w:fldCharType="begin"/>
            </w:r>
            <w:r>
              <w:rPr>
                <w:noProof/>
                <w:webHidden/>
              </w:rPr>
              <w:instrText xml:space="preserve"> PAGEREF _Toc201319794 \h </w:instrText>
            </w:r>
            <w:r>
              <w:rPr>
                <w:noProof/>
                <w:webHidden/>
              </w:rPr>
            </w:r>
            <w:r>
              <w:rPr>
                <w:noProof/>
                <w:webHidden/>
              </w:rPr>
              <w:fldChar w:fldCharType="separate"/>
            </w:r>
            <w:r>
              <w:rPr>
                <w:noProof/>
                <w:webHidden/>
              </w:rPr>
              <w:t>21</w:t>
            </w:r>
            <w:r>
              <w:rPr>
                <w:noProof/>
                <w:webHidden/>
              </w:rPr>
              <w:fldChar w:fldCharType="end"/>
            </w:r>
          </w:hyperlink>
        </w:p>
        <w:p w:rsidR="00494B19" w:rsidRDefault="00494B19" w14:paraId="6FF2A525" w14:textId="2D776C6F">
          <w:pPr>
            <w:pStyle w:val="TOC2"/>
            <w:rPr>
              <w:rFonts w:asciiTheme="minorHAnsi" w:hAnsiTheme="minorHAnsi" w:eastAsiaTheme="minorEastAsia" w:cstheme="minorBidi"/>
              <w:noProof/>
              <w:kern w:val="2"/>
              <w:lang w:eastAsia="zh-CN"/>
              <w14:ligatures w14:val="standardContextual"/>
            </w:rPr>
          </w:pPr>
          <w:hyperlink w:history="1" w:anchor="_Toc201319795">
            <w:r w:rsidRPr="001C3EF6">
              <w:rPr>
                <w:rStyle w:val="Hyperlink"/>
                <w:noProof/>
                <w:lang w:eastAsia="zh-CN"/>
              </w:rPr>
              <w:t>7.1.</w:t>
            </w:r>
            <w:r>
              <w:rPr>
                <w:rFonts w:asciiTheme="minorHAnsi" w:hAnsiTheme="minorHAnsi" w:eastAsiaTheme="minorEastAsia" w:cstheme="minorBidi"/>
                <w:noProof/>
                <w:kern w:val="2"/>
                <w:lang w:eastAsia="zh-CN"/>
                <w14:ligatures w14:val="standardContextual"/>
              </w:rPr>
              <w:tab/>
            </w:r>
            <w:r w:rsidRPr="001C3EF6">
              <w:rPr>
                <w:rStyle w:val="Hyperlink"/>
                <w:rFonts w:hint="eastAsia" w:cs="Microsoft YaHei" w:asciiTheme="majorEastAsia" w:hAnsiTheme="majorEastAsia"/>
                <w:noProof/>
                <w:lang w:eastAsia="zh-CN"/>
              </w:rPr>
              <w:t>计划进行的研究人群分析概述</w:t>
            </w:r>
            <w:r>
              <w:rPr>
                <w:noProof/>
                <w:webHidden/>
              </w:rPr>
              <w:tab/>
            </w:r>
            <w:r>
              <w:rPr>
                <w:noProof/>
                <w:webHidden/>
              </w:rPr>
              <w:fldChar w:fldCharType="begin"/>
            </w:r>
            <w:r>
              <w:rPr>
                <w:noProof/>
                <w:webHidden/>
              </w:rPr>
              <w:instrText xml:space="preserve"> PAGEREF _Toc201319795 \h </w:instrText>
            </w:r>
            <w:r>
              <w:rPr>
                <w:noProof/>
                <w:webHidden/>
              </w:rPr>
            </w:r>
            <w:r>
              <w:rPr>
                <w:noProof/>
                <w:webHidden/>
              </w:rPr>
              <w:fldChar w:fldCharType="separate"/>
            </w:r>
            <w:r>
              <w:rPr>
                <w:noProof/>
                <w:webHidden/>
              </w:rPr>
              <w:t>21</w:t>
            </w:r>
            <w:r>
              <w:rPr>
                <w:noProof/>
                <w:webHidden/>
              </w:rPr>
              <w:fldChar w:fldCharType="end"/>
            </w:r>
          </w:hyperlink>
        </w:p>
        <w:p w:rsidR="00494B19" w:rsidRDefault="00494B19" w14:paraId="4AB66C75" w14:textId="41C02DD5">
          <w:pPr>
            <w:pStyle w:val="TOC2"/>
            <w:rPr>
              <w:rFonts w:asciiTheme="minorHAnsi" w:hAnsiTheme="minorHAnsi" w:eastAsiaTheme="minorEastAsia" w:cstheme="minorBidi"/>
              <w:noProof/>
              <w:kern w:val="2"/>
              <w:lang w:eastAsia="zh-CN"/>
              <w14:ligatures w14:val="standardContextual"/>
            </w:rPr>
          </w:pPr>
          <w:hyperlink w:history="1" w:anchor="_Toc201319796">
            <w:r w:rsidRPr="001C3EF6">
              <w:rPr>
                <w:rStyle w:val="Hyperlink"/>
                <w:noProof/>
              </w:rPr>
              <w:t>7.2.</w:t>
            </w:r>
            <w:r>
              <w:rPr>
                <w:rFonts w:asciiTheme="minorHAnsi" w:hAnsiTheme="minorHAnsi" w:eastAsiaTheme="minorEastAsia" w:cstheme="minorBidi"/>
                <w:noProof/>
                <w:kern w:val="2"/>
                <w:lang w:eastAsia="zh-CN"/>
                <w14:ligatures w14:val="standardContextual"/>
              </w:rPr>
              <w:tab/>
            </w:r>
            <w:r w:rsidRPr="001C3EF6">
              <w:rPr>
                <w:rStyle w:val="Hyperlink"/>
                <w:rFonts w:hint="eastAsia" w:asciiTheme="minorEastAsia" w:hAnsiTheme="minorEastAsia"/>
                <w:noProof/>
                <w:lang w:eastAsia="zh-CN"/>
              </w:rPr>
              <w:t>研究人群分析说明</w:t>
            </w:r>
            <w:r>
              <w:rPr>
                <w:noProof/>
                <w:webHidden/>
              </w:rPr>
              <w:tab/>
            </w:r>
            <w:r>
              <w:rPr>
                <w:noProof/>
                <w:webHidden/>
              </w:rPr>
              <w:fldChar w:fldCharType="begin"/>
            </w:r>
            <w:r>
              <w:rPr>
                <w:noProof/>
                <w:webHidden/>
              </w:rPr>
              <w:instrText xml:space="preserve"> PAGEREF _Toc201319796 \h </w:instrText>
            </w:r>
            <w:r>
              <w:rPr>
                <w:noProof/>
                <w:webHidden/>
              </w:rPr>
            </w:r>
            <w:r>
              <w:rPr>
                <w:noProof/>
                <w:webHidden/>
              </w:rPr>
              <w:fldChar w:fldCharType="separate"/>
            </w:r>
            <w:r>
              <w:rPr>
                <w:noProof/>
                <w:webHidden/>
              </w:rPr>
              <w:t>21</w:t>
            </w:r>
            <w:r>
              <w:rPr>
                <w:noProof/>
                <w:webHidden/>
              </w:rPr>
              <w:fldChar w:fldCharType="end"/>
            </w:r>
          </w:hyperlink>
        </w:p>
        <w:p w:rsidR="00494B19" w:rsidRDefault="00494B19" w14:paraId="536BB39F" w14:textId="3528CB34">
          <w:pPr>
            <w:pStyle w:val="TOC3"/>
            <w:rPr>
              <w:rFonts w:asciiTheme="minorHAnsi" w:hAnsiTheme="minorHAnsi" w:eastAsiaTheme="minorEastAsia" w:cstheme="minorBidi"/>
              <w:noProof/>
              <w:kern w:val="2"/>
              <w:lang w:eastAsia="zh-CN"/>
              <w14:ligatures w14:val="standardContextual"/>
            </w:rPr>
          </w:pPr>
          <w:hyperlink w:history="1" w:anchor="_Toc201319797">
            <w:r w:rsidRPr="001C3EF6">
              <w:rPr>
                <w:rStyle w:val="Hyperlink"/>
                <w:noProof/>
              </w:rPr>
              <w:t>7.2.1.</w:t>
            </w:r>
            <w:r>
              <w:rPr>
                <w:rFonts w:asciiTheme="minorHAnsi" w:hAnsiTheme="minorHAnsi" w:eastAsiaTheme="minorEastAsia" w:cstheme="minorBidi"/>
                <w:noProof/>
                <w:kern w:val="2"/>
                <w:lang w:eastAsia="zh-CN"/>
                <w14:ligatures w14:val="standardContextual"/>
              </w:rPr>
              <w:tab/>
            </w:r>
            <w:r w:rsidRPr="001C3EF6">
              <w:rPr>
                <w:rStyle w:val="Hyperlink"/>
                <w:rFonts w:hint="eastAsia" w:asciiTheme="minorEastAsia" w:hAnsiTheme="minorEastAsia"/>
                <w:noProof/>
                <w:lang w:eastAsia="zh-CN"/>
              </w:rPr>
              <w:t>人口学与基线特征</w:t>
            </w:r>
            <w:r>
              <w:rPr>
                <w:noProof/>
                <w:webHidden/>
              </w:rPr>
              <w:tab/>
            </w:r>
            <w:r>
              <w:rPr>
                <w:noProof/>
                <w:webHidden/>
              </w:rPr>
              <w:fldChar w:fldCharType="begin"/>
            </w:r>
            <w:r>
              <w:rPr>
                <w:noProof/>
                <w:webHidden/>
              </w:rPr>
              <w:instrText xml:space="preserve"> PAGEREF _Toc201319797 \h </w:instrText>
            </w:r>
            <w:r>
              <w:rPr>
                <w:noProof/>
                <w:webHidden/>
              </w:rPr>
            </w:r>
            <w:r>
              <w:rPr>
                <w:noProof/>
                <w:webHidden/>
              </w:rPr>
              <w:fldChar w:fldCharType="separate"/>
            </w:r>
            <w:r>
              <w:rPr>
                <w:noProof/>
                <w:webHidden/>
              </w:rPr>
              <w:t>21</w:t>
            </w:r>
            <w:r>
              <w:rPr>
                <w:noProof/>
                <w:webHidden/>
              </w:rPr>
              <w:fldChar w:fldCharType="end"/>
            </w:r>
          </w:hyperlink>
        </w:p>
        <w:p w:rsidR="00494B19" w:rsidRDefault="00494B19" w14:paraId="65D6C2E9" w14:textId="52094D0E">
          <w:pPr>
            <w:pStyle w:val="TOC3"/>
            <w:rPr>
              <w:rFonts w:asciiTheme="minorHAnsi" w:hAnsiTheme="minorHAnsi" w:eastAsiaTheme="minorEastAsia" w:cstheme="minorBidi"/>
              <w:noProof/>
              <w:kern w:val="2"/>
              <w:lang w:eastAsia="zh-CN"/>
              <w14:ligatures w14:val="standardContextual"/>
            </w:rPr>
          </w:pPr>
          <w:hyperlink w:history="1" w:anchor="_Toc201319798">
            <w:r w:rsidRPr="001C3EF6">
              <w:rPr>
                <w:rStyle w:val="Hyperlink"/>
                <w:noProof/>
              </w:rPr>
              <w:t>7.2.2.</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lang w:eastAsia="zh-CN"/>
              </w:rPr>
              <w:t>疾病史</w:t>
            </w:r>
            <w:r>
              <w:rPr>
                <w:noProof/>
                <w:webHidden/>
              </w:rPr>
              <w:tab/>
            </w:r>
            <w:r>
              <w:rPr>
                <w:noProof/>
                <w:webHidden/>
              </w:rPr>
              <w:fldChar w:fldCharType="begin"/>
            </w:r>
            <w:r>
              <w:rPr>
                <w:noProof/>
                <w:webHidden/>
              </w:rPr>
              <w:instrText xml:space="preserve"> PAGEREF _Toc201319798 \h </w:instrText>
            </w:r>
            <w:r>
              <w:rPr>
                <w:noProof/>
                <w:webHidden/>
              </w:rPr>
            </w:r>
            <w:r>
              <w:rPr>
                <w:noProof/>
                <w:webHidden/>
              </w:rPr>
              <w:fldChar w:fldCharType="separate"/>
            </w:r>
            <w:r>
              <w:rPr>
                <w:noProof/>
                <w:webHidden/>
              </w:rPr>
              <w:t>22</w:t>
            </w:r>
            <w:r>
              <w:rPr>
                <w:noProof/>
                <w:webHidden/>
              </w:rPr>
              <w:fldChar w:fldCharType="end"/>
            </w:r>
          </w:hyperlink>
        </w:p>
        <w:p w:rsidR="00494B19" w:rsidRDefault="00494B19" w14:paraId="7B0050EA" w14:textId="5FFBC86D">
          <w:pPr>
            <w:pStyle w:val="TOC3"/>
            <w:rPr>
              <w:rFonts w:asciiTheme="minorHAnsi" w:hAnsiTheme="minorHAnsi" w:eastAsiaTheme="minorEastAsia" w:cstheme="minorBidi"/>
              <w:noProof/>
              <w:kern w:val="2"/>
              <w:lang w:eastAsia="zh-CN"/>
              <w14:ligatures w14:val="standardContextual"/>
            </w:rPr>
          </w:pPr>
          <w:hyperlink w:history="1" w:anchor="_Toc201319799">
            <w:r w:rsidRPr="001C3EF6">
              <w:rPr>
                <w:rStyle w:val="Hyperlink"/>
                <w:noProof/>
                <w:lang w:eastAsia="zh-CN"/>
              </w:rPr>
              <w:t>7.2.3.</w:t>
            </w:r>
            <w:r>
              <w:rPr>
                <w:rFonts w:asciiTheme="minorHAnsi" w:hAnsiTheme="minorHAnsi" w:eastAsiaTheme="minorEastAsia" w:cstheme="minorBidi"/>
                <w:noProof/>
                <w:kern w:val="2"/>
                <w:lang w:eastAsia="zh-CN"/>
                <w14:ligatures w14:val="standardContextual"/>
              </w:rPr>
              <w:tab/>
            </w:r>
            <w:r w:rsidRPr="001C3EF6">
              <w:rPr>
                <w:rStyle w:val="Hyperlink"/>
                <w:rFonts w:hint="eastAsia" w:asciiTheme="minorEastAsia" w:hAnsiTheme="minorEastAsia"/>
                <w:noProof/>
                <w:lang w:eastAsia="zh-CN"/>
              </w:rPr>
              <w:t>既往与合并药物</w:t>
            </w:r>
            <w:r w:rsidRPr="001C3EF6">
              <w:rPr>
                <w:rStyle w:val="Hyperlink"/>
                <w:rFonts w:asciiTheme="minorEastAsia" w:hAnsiTheme="minorEastAsia"/>
                <w:noProof/>
                <w:lang w:eastAsia="zh-CN"/>
              </w:rPr>
              <w:t>/</w:t>
            </w:r>
            <w:r w:rsidRPr="001C3EF6">
              <w:rPr>
                <w:rStyle w:val="Hyperlink"/>
                <w:rFonts w:hint="eastAsia" w:asciiTheme="minorEastAsia" w:hAnsiTheme="minorEastAsia"/>
                <w:noProof/>
                <w:lang w:eastAsia="zh-CN"/>
              </w:rPr>
              <w:t>非药物治疗</w:t>
            </w:r>
            <w:r w:rsidRPr="001C3EF6">
              <w:rPr>
                <w:rStyle w:val="Hyperlink"/>
                <w:rFonts w:asciiTheme="minorEastAsia" w:hAnsiTheme="minorEastAsia"/>
                <w:noProof/>
                <w:lang w:eastAsia="zh-CN"/>
              </w:rPr>
              <w:t>/</w:t>
            </w:r>
            <w:r w:rsidRPr="001C3EF6">
              <w:rPr>
                <w:rStyle w:val="Hyperlink"/>
                <w:rFonts w:hint="eastAsia" w:asciiTheme="minorEastAsia" w:hAnsiTheme="minorEastAsia"/>
                <w:noProof/>
                <w:lang w:eastAsia="zh-CN"/>
              </w:rPr>
              <w:t>手术史</w:t>
            </w:r>
            <w:r>
              <w:rPr>
                <w:noProof/>
                <w:webHidden/>
              </w:rPr>
              <w:tab/>
            </w:r>
            <w:r>
              <w:rPr>
                <w:noProof/>
                <w:webHidden/>
              </w:rPr>
              <w:fldChar w:fldCharType="begin"/>
            </w:r>
            <w:r>
              <w:rPr>
                <w:noProof/>
                <w:webHidden/>
              </w:rPr>
              <w:instrText xml:space="preserve"> PAGEREF _Toc201319799 \h </w:instrText>
            </w:r>
            <w:r>
              <w:rPr>
                <w:noProof/>
                <w:webHidden/>
              </w:rPr>
            </w:r>
            <w:r>
              <w:rPr>
                <w:noProof/>
                <w:webHidden/>
              </w:rPr>
              <w:fldChar w:fldCharType="separate"/>
            </w:r>
            <w:r>
              <w:rPr>
                <w:noProof/>
                <w:webHidden/>
              </w:rPr>
              <w:t>22</w:t>
            </w:r>
            <w:r>
              <w:rPr>
                <w:noProof/>
                <w:webHidden/>
              </w:rPr>
              <w:fldChar w:fldCharType="end"/>
            </w:r>
          </w:hyperlink>
        </w:p>
        <w:p w:rsidR="00494B19" w:rsidRDefault="00494B19" w14:paraId="562D0CE7" w14:textId="42DB6069">
          <w:pPr>
            <w:pStyle w:val="TOC3"/>
            <w:rPr>
              <w:rFonts w:asciiTheme="minorHAnsi" w:hAnsiTheme="minorHAnsi" w:eastAsiaTheme="minorEastAsia" w:cstheme="minorBidi"/>
              <w:noProof/>
              <w:kern w:val="2"/>
              <w:lang w:eastAsia="zh-CN"/>
              <w14:ligatures w14:val="standardContextual"/>
            </w:rPr>
          </w:pPr>
          <w:hyperlink w:history="1" w:anchor="_Toc201319800">
            <w:r w:rsidRPr="001C3EF6">
              <w:rPr>
                <w:rStyle w:val="Hyperlink"/>
                <w:noProof/>
              </w:rPr>
              <w:t>7.2.4.</w:t>
            </w:r>
            <w:r>
              <w:rPr>
                <w:rFonts w:asciiTheme="minorHAnsi" w:hAnsiTheme="minorHAnsi" w:eastAsiaTheme="minorEastAsia" w:cstheme="minorBidi"/>
                <w:noProof/>
                <w:kern w:val="2"/>
                <w:lang w:eastAsia="zh-CN"/>
                <w14:ligatures w14:val="standardContextual"/>
              </w:rPr>
              <w:tab/>
            </w:r>
            <w:r w:rsidRPr="001C3EF6">
              <w:rPr>
                <w:rStyle w:val="Hyperlink"/>
                <w:rFonts w:hint="eastAsia" w:asciiTheme="minorEastAsia" w:hAnsiTheme="minorEastAsia"/>
                <w:noProof/>
                <w:lang w:eastAsia="zh-CN"/>
              </w:rPr>
              <w:t>药物暴露与依从性</w:t>
            </w:r>
            <w:r>
              <w:rPr>
                <w:noProof/>
                <w:webHidden/>
              </w:rPr>
              <w:tab/>
            </w:r>
            <w:r>
              <w:rPr>
                <w:noProof/>
                <w:webHidden/>
              </w:rPr>
              <w:fldChar w:fldCharType="begin"/>
            </w:r>
            <w:r>
              <w:rPr>
                <w:noProof/>
                <w:webHidden/>
              </w:rPr>
              <w:instrText xml:space="preserve"> PAGEREF _Toc201319800 \h </w:instrText>
            </w:r>
            <w:r>
              <w:rPr>
                <w:noProof/>
                <w:webHidden/>
              </w:rPr>
            </w:r>
            <w:r>
              <w:rPr>
                <w:noProof/>
                <w:webHidden/>
              </w:rPr>
              <w:fldChar w:fldCharType="separate"/>
            </w:r>
            <w:r>
              <w:rPr>
                <w:noProof/>
                <w:webHidden/>
              </w:rPr>
              <w:t>22</w:t>
            </w:r>
            <w:r>
              <w:rPr>
                <w:noProof/>
                <w:webHidden/>
              </w:rPr>
              <w:fldChar w:fldCharType="end"/>
            </w:r>
          </w:hyperlink>
        </w:p>
        <w:p w:rsidR="00494B19" w:rsidRDefault="00494B19" w14:paraId="1954E957" w14:textId="446FB1A3">
          <w:pPr>
            <w:pStyle w:val="TOC1"/>
            <w:rPr>
              <w:rFonts w:asciiTheme="minorHAnsi" w:hAnsiTheme="minorHAnsi" w:eastAsiaTheme="minorEastAsia" w:cstheme="minorBidi"/>
              <w:b w:val="0"/>
              <w:noProof/>
              <w:kern w:val="2"/>
              <w:lang w:eastAsia="zh-CN"/>
              <w14:ligatures w14:val="standardContextual"/>
            </w:rPr>
          </w:pPr>
          <w:hyperlink w:history="1" w:anchor="_Toc201319801">
            <w:r w:rsidRPr="001C3EF6">
              <w:rPr>
                <w:rStyle w:val="Hyperlink"/>
                <w:noProof/>
              </w:rPr>
              <w:t>8.</w:t>
            </w:r>
            <w:r>
              <w:rPr>
                <w:rFonts w:asciiTheme="minorHAnsi" w:hAnsiTheme="minorHAnsi" w:eastAsiaTheme="minorEastAsia" w:cstheme="minorBidi"/>
                <w:b w:val="0"/>
                <w:noProof/>
                <w:kern w:val="2"/>
                <w:lang w:eastAsia="zh-CN"/>
                <w14:ligatures w14:val="standardContextual"/>
              </w:rPr>
              <w:tab/>
            </w:r>
            <w:r w:rsidRPr="001C3EF6">
              <w:rPr>
                <w:rStyle w:val="Hyperlink"/>
                <w:rFonts w:hint="eastAsia" w:asciiTheme="minorEastAsia" w:hAnsiTheme="minorEastAsia"/>
                <w:noProof/>
                <w:lang w:eastAsia="zh-CN"/>
              </w:rPr>
              <w:t>疗效分析</w:t>
            </w:r>
            <w:r>
              <w:rPr>
                <w:noProof/>
                <w:webHidden/>
              </w:rPr>
              <w:tab/>
            </w:r>
            <w:r>
              <w:rPr>
                <w:noProof/>
                <w:webHidden/>
              </w:rPr>
              <w:fldChar w:fldCharType="begin"/>
            </w:r>
            <w:r>
              <w:rPr>
                <w:noProof/>
                <w:webHidden/>
              </w:rPr>
              <w:instrText xml:space="preserve"> PAGEREF _Toc201319801 \h </w:instrText>
            </w:r>
            <w:r>
              <w:rPr>
                <w:noProof/>
                <w:webHidden/>
              </w:rPr>
            </w:r>
            <w:r>
              <w:rPr>
                <w:noProof/>
                <w:webHidden/>
              </w:rPr>
              <w:fldChar w:fldCharType="separate"/>
            </w:r>
            <w:r>
              <w:rPr>
                <w:noProof/>
                <w:webHidden/>
              </w:rPr>
              <w:t>24</w:t>
            </w:r>
            <w:r>
              <w:rPr>
                <w:noProof/>
                <w:webHidden/>
              </w:rPr>
              <w:fldChar w:fldCharType="end"/>
            </w:r>
          </w:hyperlink>
        </w:p>
        <w:p w:rsidR="00494B19" w:rsidRDefault="00494B19" w14:paraId="698865E6" w14:textId="3F29BE47">
          <w:pPr>
            <w:pStyle w:val="TOC2"/>
            <w:rPr>
              <w:rFonts w:asciiTheme="minorHAnsi" w:hAnsiTheme="minorHAnsi" w:eastAsiaTheme="minorEastAsia" w:cstheme="minorBidi"/>
              <w:noProof/>
              <w:kern w:val="2"/>
              <w:lang w:eastAsia="zh-CN"/>
              <w14:ligatures w14:val="standardContextual"/>
            </w:rPr>
          </w:pPr>
          <w:hyperlink w:history="1" w:anchor="_Toc201319802">
            <w:r w:rsidRPr="001C3EF6">
              <w:rPr>
                <w:rStyle w:val="Hyperlink"/>
                <w:rFonts w:eastAsia="MS Mincho"/>
                <w:noProof/>
              </w:rPr>
              <w:t>8.1.</w:t>
            </w:r>
            <w:r>
              <w:rPr>
                <w:rFonts w:asciiTheme="minorHAnsi" w:hAnsiTheme="minorHAnsi" w:eastAsiaTheme="minorEastAsia" w:cstheme="minorBidi"/>
                <w:noProof/>
                <w:kern w:val="2"/>
                <w:lang w:eastAsia="zh-CN"/>
                <w14:ligatures w14:val="standardContextual"/>
              </w:rPr>
              <w:tab/>
            </w:r>
            <w:r w:rsidRPr="001C3EF6">
              <w:rPr>
                <w:rStyle w:val="Hyperlink"/>
                <w:rFonts w:hint="eastAsia" w:cs="Microsoft YaHei" w:asciiTheme="majorEastAsia" w:hAnsiTheme="majorEastAsia"/>
                <w:noProof/>
                <w:lang w:eastAsia="zh-CN"/>
              </w:rPr>
              <w:t>主要疗效终点分析</w:t>
            </w:r>
            <w:r>
              <w:rPr>
                <w:noProof/>
                <w:webHidden/>
              </w:rPr>
              <w:tab/>
            </w:r>
            <w:r>
              <w:rPr>
                <w:noProof/>
                <w:webHidden/>
              </w:rPr>
              <w:fldChar w:fldCharType="begin"/>
            </w:r>
            <w:r>
              <w:rPr>
                <w:noProof/>
                <w:webHidden/>
              </w:rPr>
              <w:instrText xml:space="preserve"> PAGEREF _Toc201319802 \h </w:instrText>
            </w:r>
            <w:r>
              <w:rPr>
                <w:noProof/>
                <w:webHidden/>
              </w:rPr>
            </w:r>
            <w:r>
              <w:rPr>
                <w:noProof/>
                <w:webHidden/>
              </w:rPr>
              <w:fldChar w:fldCharType="separate"/>
            </w:r>
            <w:r>
              <w:rPr>
                <w:noProof/>
                <w:webHidden/>
              </w:rPr>
              <w:t>24</w:t>
            </w:r>
            <w:r>
              <w:rPr>
                <w:noProof/>
                <w:webHidden/>
              </w:rPr>
              <w:fldChar w:fldCharType="end"/>
            </w:r>
          </w:hyperlink>
        </w:p>
        <w:p w:rsidR="00494B19" w:rsidRDefault="00494B19" w14:paraId="30BA2AB5" w14:textId="1995778B">
          <w:pPr>
            <w:pStyle w:val="TOC3"/>
            <w:rPr>
              <w:rFonts w:asciiTheme="minorHAnsi" w:hAnsiTheme="minorHAnsi" w:eastAsiaTheme="minorEastAsia" w:cstheme="minorBidi"/>
              <w:noProof/>
              <w:kern w:val="2"/>
              <w:lang w:eastAsia="zh-CN"/>
              <w14:ligatures w14:val="standardContextual"/>
            </w:rPr>
          </w:pPr>
          <w:hyperlink w:history="1" w:anchor="_Toc201319803">
            <w:r w:rsidRPr="001C3EF6">
              <w:rPr>
                <w:rStyle w:val="Hyperlink"/>
                <w:noProof/>
                <w:lang w:eastAsia="zh-CN"/>
              </w:rPr>
              <w:t>8.1.1.</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rPr>
              <w:t>计划进行的主要疗效终点分析概述</w:t>
            </w:r>
            <w:r>
              <w:rPr>
                <w:noProof/>
                <w:webHidden/>
              </w:rPr>
              <w:tab/>
            </w:r>
            <w:r>
              <w:rPr>
                <w:noProof/>
                <w:webHidden/>
              </w:rPr>
              <w:fldChar w:fldCharType="begin"/>
            </w:r>
            <w:r>
              <w:rPr>
                <w:noProof/>
                <w:webHidden/>
              </w:rPr>
              <w:instrText xml:space="preserve"> PAGEREF _Toc201319803 \h </w:instrText>
            </w:r>
            <w:r>
              <w:rPr>
                <w:noProof/>
                <w:webHidden/>
              </w:rPr>
            </w:r>
            <w:r>
              <w:rPr>
                <w:noProof/>
                <w:webHidden/>
              </w:rPr>
              <w:fldChar w:fldCharType="separate"/>
            </w:r>
            <w:r>
              <w:rPr>
                <w:noProof/>
                <w:webHidden/>
              </w:rPr>
              <w:t>24</w:t>
            </w:r>
            <w:r>
              <w:rPr>
                <w:noProof/>
                <w:webHidden/>
              </w:rPr>
              <w:fldChar w:fldCharType="end"/>
            </w:r>
          </w:hyperlink>
        </w:p>
        <w:p w:rsidR="00494B19" w:rsidRDefault="00494B19" w14:paraId="710528C9" w14:textId="2C59F132">
          <w:pPr>
            <w:pStyle w:val="TOC3"/>
            <w:rPr>
              <w:rFonts w:asciiTheme="minorHAnsi" w:hAnsiTheme="minorHAnsi" w:eastAsiaTheme="minorEastAsia" w:cstheme="minorBidi"/>
              <w:noProof/>
              <w:kern w:val="2"/>
              <w:lang w:eastAsia="zh-CN"/>
              <w14:ligatures w14:val="standardContextual"/>
            </w:rPr>
          </w:pPr>
          <w:hyperlink w:history="1" w:anchor="_Toc201319804">
            <w:r w:rsidRPr="001C3EF6">
              <w:rPr>
                <w:rStyle w:val="Hyperlink"/>
                <w:noProof/>
                <w:lang w:eastAsia="zh-CN"/>
              </w:rPr>
              <w:t>8.1.2.</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rPr>
              <w:t>主要疗效终点分析说明</w:t>
            </w:r>
            <w:r>
              <w:rPr>
                <w:noProof/>
                <w:webHidden/>
              </w:rPr>
              <w:tab/>
            </w:r>
            <w:r>
              <w:rPr>
                <w:noProof/>
                <w:webHidden/>
              </w:rPr>
              <w:fldChar w:fldCharType="begin"/>
            </w:r>
            <w:r>
              <w:rPr>
                <w:noProof/>
                <w:webHidden/>
              </w:rPr>
              <w:instrText xml:space="preserve"> PAGEREF _Toc201319804 \h </w:instrText>
            </w:r>
            <w:r>
              <w:rPr>
                <w:noProof/>
                <w:webHidden/>
              </w:rPr>
            </w:r>
            <w:r>
              <w:rPr>
                <w:noProof/>
                <w:webHidden/>
              </w:rPr>
              <w:fldChar w:fldCharType="separate"/>
            </w:r>
            <w:r>
              <w:rPr>
                <w:noProof/>
                <w:webHidden/>
              </w:rPr>
              <w:t>25</w:t>
            </w:r>
            <w:r>
              <w:rPr>
                <w:noProof/>
                <w:webHidden/>
              </w:rPr>
              <w:fldChar w:fldCharType="end"/>
            </w:r>
          </w:hyperlink>
        </w:p>
        <w:p w:rsidR="00494B19" w:rsidRDefault="00494B19" w14:paraId="6DFA8859" w14:textId="7B2995C7">
          <w:pPr>
            <w:pStyle w:val="TOC3"/>
            <w:rPr>
              <w:rFonts w:asciiTheme="minorHAnsi" w:hAnsiTheme="minorHAnsi" w:eastAsiaTheme="minorEastAsia" w:cstheme="minorBidi"/>
              <w:noProof/>
              <w:kern w:val="2"/>
              <w:lang w:eastAsia="zh-CN"/>
              <w14:ligatures w14:val="standardContextual"/>
            </w:rPr>
          </w:pPr>
          <w:hyperlink w:history="1" w:anchor="_Toc201319868">
            <w:r w:rsidRPr="001C3EF6">
              <w:rPr>
                <w:rStyle w:val="Hyperlink"/>
                <w:noProof/>
              </w:rPr>
              <w:t>8.1.3.</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rPr>
              <w:t>亚组分析</w:t>
            </w:r>
            <w:r>
              <w:rPr>
                <w:noProof/>
                <w:webHidden/>
              </w:rPr>
              <w:tab/>
            </w:r>
            <w:r>
              <w:rPr>
                <w:noProof/>
                <w:webHidden/>
              </w:rPr>
              <w:fldChar w:fldCharType="begin"/>
            </w:r>
            <w:r>
              <w:rPr>
                <w:noProof/>
                <w:webHidden/>
              </w:rPr>
              <w:instrText xml:space="preserve"> PAGEREF _Toc201319868 \h </w:instrText>
            </w:r>
            <w:r>
              <w:rPr>
                <w:noProof/>
                <w:webHidden/>
              </w:rPr>
            </w:r>
            <w:r>
              <w:rPr>
                <w:noProof/>
                <w:webHidden/>
              </w:rPr>
              <w:fldChar w:fldCharType="separate"/>
            </w:r>
            <w:r>
              <w:rPr>
                <w:noProof/>
                <w:webHidden/>
              </w:rPr>
              <w:t>27</w:t>
            </w:r>
            <w:r>
              <w:rPr>
                <w:noProof/>
                <w:webHidden/>
              </w:rPr>
              <w:fldChar w:fldCharType="end"/>
            </w:r>
          </w:hyperlink>
        </w:p>
        <w:p w:rsidR="00494B19" w:rsidRDefault="00494B19" w14:paraId="3F4DBCBD" w14:textId="67671689">
          <w:pPr>
            <w:pStyle w:val="TOC2"/>
            <w:rPr>
              <w:rFonts w:asciiTheme="minorHAnsi" w:hAnsiTheme="minorHAnsi" w:eastAsiaTheme="minorEastAsia" w:cstheme="minorBidi"/>
              <w:noProof/>
              <w:kern w:val="2"/>
              <w:lang w:eastAsia="zh-CN"/>
              <w14:ligatures w14:val="standardContextual"/>
            </w:rPr>
          </w:pPr>
          <w:hyperlink w:history="1" w:anchor="_Toc201319869">
            <w:r w:rsidRPr="001C3EF6">
              <w:rPr>
                <w:rStyle w:val="Hyperlink"/>
                <w:noProof/>
                <w:lang w:eastAsia="zh-CN"/>
              </w:rPr>
              <w:t>8.2.</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lang w:eastAsia="zh-CN"/>
              </w:rPr>
              <w:t>关键次要疗效终点分析</w:t>
            </w:r>
            <w:r>
              <w:rPr>
                <w:noProof/>
                <w:webHidden/>
              </w:rPr>
              <w:tab/>
            </w:r>
            <w:r>
              <w:rPr>
                <w:noProof/>
                <w:webHidden/>
              </w:rPr>
              <w:fldChar w:fldCharType="begin"/>
            </w:r>
            <w:r>
              <w:rPr>
                <w:noProof/>
                <w:webHidden/>
              </w:rPr>
              <w:instrText xml:space="preserve"> PAGEREF _Toc201319869 \h </w:instrText>
            </w:r>
            <w:r>
              <w:rPr>
                <w:noProof/>
                <w:webHidden/>
              </w:rPr>
            </w:r>
            <w:r>
              <w:rPr>
                <w:noProof/>
                <w:webHidden/>
              </w:rPr>
              <w:fldChar w:fldCharType="separate"/>
            </w:r>
            <w:r>
              <w:rPr>
                <w:noProof/>
                <w:webHidden/>
              </w:rPr>
              <w:t>28</w:t>
            </w:r>
            <w:r>
              <w:rPr>
                <w:noProof/>
                <w:webHidden/>
              </w:rPr>
              <w:fldChar w:fldCharType="end"/>
            </w:r>
          </w:hyperlink>
        </w:p>
        <w:p w:rsidR="00494B19" w:rsidRDefault="00494B19" w14:paraId="244E629F" w14:textId="2328AF32">
          <w:pPr>
            <w:pStyle w:val="TOC3"/>
            <w:rPr>
              <w:rFonts w:asciiTheme="minorHAnsi" w:hAnsiTheme="minorHAnsi" w:eastAsiaTheme="minorEastAsia" w:cstheme="minorBidi"/>
              <w:noProof/>
              <w:kern w:val="2"/>
              <w:lang w:eastAsia="zh-CN"/>
              <w14:ligatures w14:val="standardContextual"/>
            </w:rPr>
          </w:pPr>
          <w:hyperlink w:history="1" w:anchor="_Toc201319870">
            <w:r w:rsidRPr="001C3EF6">
              <w:rPr>
                <w:rStyle w:val="Hyperlink"/>
                <w:noProof/>
                <w:lang w:eastAsia="zh-CN"/>
              </w:rPr>
              <w:t>8.2.1.</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lang w:eastAsia="zh-CN"/>
              </w:rPr>
              <w:t>计划进行的关键次要疗效终点分析概述</w:t>
            </w:r>
            <w:r>
              <w:rPr>
                <w:noProof/>
                <w:webHidden/>
              </w:rPr>
              <w:tab/>
            </w:r>
            <w:r>
              <w:rPr>
                <w:noProof/>
                <w:webHidden/>
              </w:rPr>
              <w:fldChar w:fldCharType="begin"/>
            </w:r>
            <w:r>
              <w:rPr>
                <w:noProof/>
                <w:webHidden/>
              </w:rPr>
              <w:instrText xml:space="preserve"> PAGEREF _Toc201319870 \h </w:instrText>
            </w:r>
            <w:r>
              <w:rPr>
                <w:noProof/>
                <w:webHidden/>
              </w:rPr>
            </w:r>
            <w:r>
              <w:rPr>
                <w:noProof/>
                <w:webHidden/>
              </w:rPr>
              <w:fldChar w:fldCharType="separate"/>
            </w:r>
            <w:r>
              <w:rPr>
                <w:noProof/>
                <w:webHidden/>
              </w:rPr>
              <w:t>28</w:t>
            </w:r>
            <w:r>
              <w:rPr>
                <w:noProof/>
                <w:webHidden/>
              </w:rPr>
              <w:fldChar w:fldCharType="end"/>
            </w:r>
          </w:hyperlink>
        </w:p>
        <w:p w:rsidR="00494B19" w:rsidRDefault="00494B19" w14:paraId="6E2A3DEF" w14:textId="27A04556">
          <w:pPr>
            <w:pStyle w:val="TOC3"/>
            <w:rPr>
              <w:rFonts w:asciiTheme="minorHAnsi" w:hAnsiTheme="minorHAnsi" w:eastAsiaTheme="minorEastAsia" w:cstheme="minorBidi"/>
              <w:noProof/>
              <w:kern w:val="2"/>
              <w:lang w:eastAsia="zh-CN"/>
              <w14:ligatures w14:val="standardContextual"/>
            </w:rPr>
          </w:pPr>
          <w:hyperlink w:history="1" w:anchor="_Toc201319871">
            <w:r w:rsidRPr="001C3EF6">
              <w:rPr>
                <w:rStyle w:val="Hyperlink"/>
                <w:noProof/>
                <w:lang w:eastAsia="zh-CN"/>
              </w:rPr>
              <w:t>8.2.2.</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lang w:eastAsia="zh-CN"/>
              </w:rPr>
              <w:t>关键次要疗效终点分析说明</w:t>
            </w:r>
            <w:r>
              <w:rPr>
                <w:noProof/>
                <w:webHidden/>
              </w:rPr>
              <w:tab/>
            </w:r>
            <w:r>
              <w:rPr>
                <w:noProof/>
                <w:webHidden/>
              </w:rPr>
              <w:fldChar w:fldCharType="begin"/>
            </w:r>
            <w:r>
              <w:rPr>
                <w:noProof/>
                <w:webHidden/>
              </w:rPr>
              <w:instrText xml:space="preserve"> PAGEREF _Toc201319871 \h </w:instrText>
            </w:r>
            <w:r>
              <w:rPr>
                <w:noProof/>
                <w:webHidden/>
              </w:rPr>
            </w:r>
            <w:r>
              <w:rPr>
                <w:noProof/>
                <w:webHidden/>
              </w:rPr>
              <w:fldChar w:fldCharType="separate"/>
            </w:r>
            <w:r>
              <w:rPr>
                <w:noProof/>
                <w:webHidden/>
              </w:rPr>
              <w:t>29</w:t>
            </w:r>
            <w:r>
              <w:rPr>
                <w:noProof/>
                <w:webHidden/>
              </w:rPr>
              <w:fldChar w:fldCharType="end"/>
            </w:r>
          </w:hyperlink>
        </w:p>
        <w:p w:rsidR="00494B19" w:rsidRDefault="00494B19" w14:paraId="6596E14C" w14:textId="2D0E7208">
          <w:pPr>
            <w:pStyle w:val="TOC3"/>
            <w:rPr>
              <w:rFonts w:asciiTheme="minorHAnsi" w:hAnsiTheme="minorHAnsi" w:eastAsiaTheme="minorEastAsia" w:cstheme="minorBidi"/>
              <w:noProof/>
              <w:kern w:val="2"/>
              <w:lang w:eastAsia="zh-CN"/>
              <w14:ligatures w14:val="standardContextual"/>
            </w:rPr>
          </w:pPr>
          <w:hyperlink w:history="1" w:anchor="_Toc201319873">
            <w:r w:rsidRPr="001C3EF6">
              <w:rPr>
                <w:rStyle w:val="Hyperlink"/>
                <w:noProof/>
                <w:lang w:eastAsia="zh-CN"/>
              </w:rPr>
              <w:t>8.2.3.</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lang w:eastAsia="zh-CN"/>
              </w:rPr>
              <w:t>亚组分析</w:t>
            </w:r>
            <w:r>
              <w:rPr>
                <w:noProof/>
                <w:webHidden/>
              </w:rPr>
              <w:tab/>
            </w:r>
            <w:r>
              <w:rPr>
                <w:noProof/>
                <w:webHidden/>
              </w:rPr>
              <w:fldChar w:fldCharType="begin"/>
            </w:r>
            <w:r>
              <w:rPr>
                <w:noProof/>
                <w:webHidden/>
              </w:rPr>
              <w:instrText xml:space="preserve"> PAGEREF _Toc201319873 \h </w:instrText>
            </w:r>
            <w:r>
              <w:rPr>
                <w:noProof/>
                <w:webHidden/>
              </w:rPr>
            </w:r>
            <w:r>
              <w:rPr>
                <w:noProof/>
                <w:webHidden/>
              </w:rPr>
              <w:fldChar w:fldCharType="separate"/>
            </w:r>
            <w:r>
              <w:rPr>
                <w:noProof/>
                <w:webHidden/>
              </w:rPr>
              <w:t>30</w:t>
            </w:r>
            <w:r>
              <w:rPr>
                <w:noProof/>
                <w:webHidden/>
              </w:rPr>
              <w:fldChar w:fldCharType="end"/>
            </w:r>
          </w:hyperlink>
        </w:p>
        <w:p w:rsidR="00494B19" w:rsidRDefault="00494B19" w14:paraId="684E1AF7" w14:textId="1AA7B06D">
          <w:pPr>
            <w:pStyle w:val="TOC2"/>
            <w:rPr>
              <w:rFonts w:asciiTheme="minorHAnsi" w:hAnsiTheme="minorHAnsi" w:eastAsiaTheme="minorEastAsia" w:cstheme="minorBidi"/>
              <w:noProof/>
              <w:kern w:val="2"/>
              <w:lang w:eastAsia="zh-CN"/>
              <w14:ligatures w14:val="standardContextual"/>
            </w:rPr>
          </w:pPr>
          <w:hyperlink w:history="1" w:anchor="_Toc201319874">
            <w:r w:rsidRPr="001C3EF6">
              <w:rPr>
                <w:rStyle w:val="Hyperlink"/>
                <w:noProof/>
              </w:rPr>
              <w:t>8.3.</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rPr>
              <w:t>次要疗效终点分析</w:t>
            </w:r>
            <w:r>
              <w:rPr>
                <w:noProof/>
                <w:webHidden/>
              </w:rPr>
              <w:tab/>
            </w:r>
            <w:r>
              <w:rPr>
                <w:noProof/>
                <w:webHidden/>
              </w:rPr>
              <w:fldChar w:fldCharType="begin"/>
            </w:r>
            <w:r>
              <w:rPr>
                <w:noProof/>
                <w:webHidden/>
              </w:rPr>
              <w:instrText xml:space="preserve"> PAGEREF _Toc201319874 \h </w:instrText>
            </w:r>
            <w:r>
              <w:rPr>
                <w:noProof/>
                <w:webHidden/>
              </w:rPr>
            </w:r>
            <w:r>
              <w:rPr>
                <w:noProof/>
                <w:webHidden/>
              </w:rPr>
              <w:fldChar w:fldCharType="separate"/>
            </w:r>
            <w:r>
              <w:rPr>
                <w:noProof/>
                <w:webHidden/>
              </w:rPr>
              <w:t>30</w:t>
            </w:r>
            <w:r>
              <w:rPr>
                <w:noProof/>
                <w:webHidden/>
              </w:rPr>
              <w:fldChar w:fldCharType="end"/>
            </w:r>
          </w:hyperlink>
        </w:p>
        <w:p w:rsidR="00494B19" w:rsidRDefault="00494B19" w14:paraId="176D6753" w14:textId="5295F104">
          <w:pPr>
            <w:pStyle w:val="TOC3"/>
            <w:rPr>
              <w:rFonts w:asciiTheme="minorHAnsi" w:hAnsiTheme="minorHAnsi" w:eastAsiaTheme="minorEastAsia" w:cstheme="minorBidi"/>
              <w:noProof/>
              <w:kern w:val="2"/>
              <w:lang w:eastAsia="zh-CN"/>
              <w14:ligatures w14:val="standardContextual"/>
            </w:rPr>
          </w:pPr>
          <w:hyperlink w:history="1" w:anchor="_Toc201319875">
            <w:r w:rsidRPr="001C3EF6">
              <w:rPr>
                <w:rStyle w:val="Hyperlink"/>
                <w:noProof/>
                <w:lang w:eastAsia="zh-CN"/>
              </w:rPr>
              <w:t>8.3.1.</w:t>
            </w:r>
            <w:r>
              <w:rPr>
                <w:rFonts w:asciiTheme="minorHAnsi" w:hAnsiTheme="minorHAnsi" w:eastAsiaTheme="minorEastAsia" w:cstheme="minorBidi"/>
                <w:noProof/>
                <w:kern w:val="2"/>
                <w:lang w:eastAsia="zh-CN"/>
                <w14:ligatures w14:val="standardContextual"/>
              </w:rPr>
              <w:tab/>
            </w:r>
            <w:r w:rsidRPr="001C3EF6">
              <w:rPr>
                <w:rStyle w:val="Hyperlink"/>
                <w:rFonts w:hint="eastAsia" w:cs="Microsoft YaHei" w:asciiTheme="majorEastAsia" w:hAnsiTheme="majorEastAsia"/>
                <w:noProof/>
                <w:lang w:eastAsia="zh-CN"/>
              </w:rPr>
              <w:t>计划进行的次要疗效终点分析概述</w:t>
            </w:r>
            <w:r>
              <w:rPr>
                <w:noProof/>
                <w:webHidden/>
              </w:rPr>
              <w:tab/>
            </w:r>
            <w:r>
              <w:rPr>
                <w:noProof/>
                <w:webHidden/>
              </w:rPr>
              <w:fldChar w:fldCharType="begin"/>
            </w:r>
            <w:r>
              <w:rPr>
                <w:noProof/>
                <w:webHidden/>
              </w:rPr>
              <w:instrText xml:space="preserve"> PAGEREF _Toc201319875 \h </w:instrText>
            </w:r>
            <w:r>
              <w:rPr>
                <w:noProof/>
                <w:webHidden/>
              </w:rPr>
            </w:r>
            <w:r>
              <w:rPr>
                <w:noProof/>
                <w:webHidden/>
              </w:rPr>
              <w:fldChar w:fldCharType="separate"/>
            </w:r>
            <w:r>
              <w:rPr>
                <w:noProof/>
                <w:webHidden/>
              </w:rPr>
              <w:t>30</w:t>
            </w:r>
            <w:r>
              <w:rPr>
                <w:noProof/>
                <w:webHidden/>
              </w:rPr>
              <w:fldChar w:fldCharType="end"/>
            </w:r>
          </w:hyperlink>
        </w:p>
        <w:p w:rsidR="00494B19" w:rsidRDefault="00494B19" w14:paraId="5B219CB7" w14:textId="4985B9F8">
          <w:pPr>
            <w:pStyle w:val="TOC3"/>
            <w:rPr>
              <w:rFonts w:asciiTheme="minorHAnsi" w:hAnsiTheme="minorHAnsi" w:eastAsiaTheme="minorEastAsia" w:cstheme="minorBidi"/>
              <w:noProof/>
              <w:kern w:val="2"/>
              <w:lang w:eastAsia="zh-CN"/>
              <w14:ligatures w14:val="standardContextual"/>
            </w:rPr>
          </w:pPr>
          <w:hyperlink w:history="1" w:anchor="_Toc201319876">
            <w:r w:rsidRPr="001C3EF6">
              <w:rPr>
                <w:rStyle w:val="Hyperlink"/>
                <w:noProof/>
                <w:lang w:eastAsia="zh-CN"/>
              </w:rPr>
              <w:t>8.3.2.</w:t>
            </w:r>
            <w:r>
              <w:rPr>
                <w:rFonts w:asciiTheme="minorHAnsi" w:hAnsiTheme="minorHAnsi" w:eastAsiaTheme="minorEastAsia" w:cstheme="minorBidi"/>
                <w:noProof/>
                <w:kern w:val="2"/>
                <w:lang w:eastAsia="zh-CN"/>
                <w14:ligatures w14:val="standardContextual"/>
              </w:rPr>
              <w:tab/>
            </w:r>
            <w:r w:rsidRPr="001C3EF6">
              <w:rPr>
                <w:rStyle w:val="Hyperlink"/>
                <w:rFonts w:hint="eastAsia" w:asciiTheme="minorEastAsia" w:hAnsiTheme="minorEastAsia"/>
                <w:noProof/>
                <w:lang w:eastAsia="zh-CN"/>
              </w:rPr>
              <w:t>次要疗效终点分析说明</w:t>
            </w:r>
            <w:r>
              <w:rPr>
                <w:noProof/>
                <w:webHidden/>
              </w:rPr>
              <w:tab/>
            </w:r>
            <w:r>
              <w:rPr>
                <w:noProof/>
                <w:webHidden/>
              </w:rPr>
              <w:fldChar w:fldCharType="begin"/>
            </w:r>
            <w:r>
              <w:rPr>
                <w:noProof/>
                <w:webHidden/>
              </w:rPr>
              <w:instrText xml:space="preserve"> PAGEREF _Toc201319876 \h </w:instrText>
            </w:r>
            <w:r>
              <w:rPr>
                <w:noProof/>
                <w:webHidden/>
              </w:rPr>
            </w:r>
            <w:r>
              <w:rPr>
                <w:noProof/>
                <w:webHidden/>
              </w:rPr>
              <w:fldChar w:fldCharType="separate"/>
            </w:r>
            <w:r>
              <w:rPr>
                <w:noProof/>
                <w:webHidden/>
              </w:rPr>
              <w:t>31</w:t>
            </w:r>
            <w:r>
              <w:rPr>
                <w:noProof/>
                <w:webHidden/>
              </w:rPr>
              <w:fldChar w:fldCharType="end"/>
            </w:r>
          </w:hyperlink>
        </w:p>
        <w:p w:rsidR="00494B19" w:rsidRDefault="00494B19" w14:paraId="3385EFD9" w14:textId="60FF95E9">
          <w:pPr>
            <w:pStyle w:val="TOC2"/>
            <w:rPr>
              <w:rFonts w:asciiTheme="minorHAnsi" w:hAnsiTheme="minorHAnsi" w:eastAsiaTheme="minorEastAsia" w:cstheme="minorBidi"/>
              <w:noProof/>
              <w:kern w:val="2"/>
              <w:lang w:eastAsia="zh-CN"/>
              <w14:ligatures w14:val="standardContextual"/>
            </w:rPr>
          </w:pPr>
          <w:hyperlink w:history="1" w:anchor="_Toc201319921">
            <w:r w:rsidRPr="001C3EF6">
              <w:rPr>
                <w:rStyle w:val="Hyperlink"/>
                <w:noProof/>
              </w:rPr>
              <w:t>8.4.</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rPr>
              <w:t>其他分析</w:t>
            </w:r>
            <w:r>
              <w:rPr>
                <w:noProof/>
                <w:webHidden/>
              </w:rPr>
              <w:tab/>
            </w:r>
            <w:r>
              <w:rPr>
                <w:noProof/>
                <w:webHidden/>
              </w:rPr>
              <w:fldChar w:fldCharType="begin"/>
            </w:r>
            <w:r>
              <w:rPr>
                <w:noProof/>
                <w:webHidden/>
              </w:rPr>
              <w:instrText xml:space="preserve"> PAGEREF _Toc201319921 \h </w:instrText>
            </w:r>
            <w:r>
              <w:rPr>
                <w:noProof/>
                <w:webHidden/>
              </w:rPr>
            </w:r>
            <w:r>
              <w:rPr>
                <w:noProof/>
                <w:webHidden/>
              </w:rPr>
              <w:fldChar w:fldCharType="separate"/>
            </w:r>
            <w:r>
              <w:rPr>
                <w:noProof/>
                <w:webHidden/>
              </w:rPr>
              <w:t>32</w:t>
            </w:r>
            <w:r>
              <w:rPr>
                <w:noProof/>
                <w:webHidden/>
              </w:rPr>
              <w:fldChar w:fldCharType="end"/>
            </w:r>
          </w:hyperlink>
        </w:p>
        <w:p w:rsidR="00494B19" w:rsidRDefault="00494B19" w14:paraId="344F29BB" w14:textId="1B9FA549">
          <w:pPr>
            <w:pStyle w:val="TOC1"/>
            <w:rPr>
              <w:rFonts w:asciiTheme="minorHAnsi" w:hAnsiTheme="minorHAnsi" w:eastAsiaTheme="minorEastAsia" w:cstheme="minorBidi"/>
              <w:b w:val="0"/>
              <w:noProof/>
              <w:kern w:val="2"/>
              <w:lang w:eastAsia="zh-CN"/>
              <w14:ligatures w14:val="standardContextual"/>
            </w:rPr>
          </w:pPr>
          <w:hyperlink w:history="1" w:anchor="_Toc201319922">
            <w:r w:rsidRPr="001C3EF6">
              <w:rPr>
                <w:rStyle w:val="Hyperlink"/>
                <w:noProof/>
              </w:rPr>
              <w:t>9.</w:t>
            </w:r>
            <w:r>
              <w:rPr>
                <w:rFonts w:asciiTheme="minorHAnsi" w:hAnsiTheme="minorHAnsi" w:eastAsiaTheme="minorEastAsia" w:cstheme="minorBidi"/>
                <w:b w:val="0"/>
                <w:noProof/>
                <w:kern w:val="2"/>
                <w:lang w:eastAsia="zh-CN"/>
                <w14:ligatures w14:val="standardContextual"/>
              </w:rPr>
              <w:tab/>
            </w:r>
            <w:r w:rsidRPr="001C3EF6">
              <w:rPr>
                <w:rStyle w:val="Hyperlink"/>
                <w:rFonts w:hint="eastAsia" w:asciiTheme="minorEastAsia" w:hAnsiTheme="minorEastAsia"/>
                <w:noProof/>
                <w:lang w:eastAsia="zh-CN"/>
              </w:rPr>
              <w:t>安全性分析</w:t>
            </w:r>
            <w:r>
              <w:rPr>
                <w:noProof/>
                <w:webHidden/>
              </w:rPr>
              <w:tab/>
            </w:r>
            <w:r>
              <w:rPr>
                <w:noProof/>
                <w:webHidden/>
              </w:rPr>
              <w:fldChar w:fldCharType="begin"/>
            </w:r>
            <w:r>
              <w:rPr>
                <w:noProof/>
                <w:webHidden/>
              </w:rPr>
              <w:instrText xml:space="preserve"> PAGEREF _Toc201319922 \h </w:instrText>
            </w:r>
            <w:r>
              <w:rPr>
                <w:noProof/>
                <w:webHidden/>
              </w:rPr>
            </w:r>
            <w:r>
              <w:rPr>
                <w:noProof/>
                <w:webHidden/>
              </w:rPr>
              <w:fldChar w:fldCharType="separate"/>
            </w:r>
            <w:r>
              <w:rPr>
                <w:noProof/>
                <w:webHidden/>
              </w:rPr>
              <w:t>33</w:t>
            </w:r>
            <w:r>
              <w:rPr>
                <w:noProof/>
                <w:webHidden/>
              </w:rPr>
              <w:fldChar w:fldCharType="end"/>
            </w:r>
          </w:hyperlink>
        </w:p>
        <w:p w:rsidR="00494B19" w:rsidRDefault="00494B19" w14:paraId="5C00B2DD" w14:textId="1DAEC61A">
          <w:pPr>
            <w:pStyle w:val="TOC2"/>
            <w:rPr>
              <w:rFonts w:asciiTheme="minorHAnsi" w:hAnsiTheme="minorHAnsi" w:eastAsiaTheme="minorEastAsia" w:cstheme="minorBidi"/>
              <w:noProof/>
              <w:kern w:val="2"/>
              <w:lang w:eastAsia="zh-CN"/>
              <w14:ligatures w14:val="standardContextual"/>
            </w:rPr>
          </w:pPr>
          <w:hyperlink w:history="1" w:anchor="_Toc201319923">
            <w:r w:rsidRPr="001C3EF6">
              <w:rPr>
                <w:rStyle w:val="Hyperlink"/>
                <w:noProof/>
                <w:lang w:eastAsia="zh-CN"/>
              </w:rPr>
              <w:t>9.1.</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rPr>
              <w:t>计划进行的安全性分析概述</w:t>
            </w:r>
            <w:r>
              <w:rPr>
                <w:noProof/>
                <w:webHidden/>
              </w:rPr>
              <w:tab/>
            </w:r>
            <w:r>
              <w:rPr>
                <w:noProof/>
                <w:webHidden/>
              </w:rPr>
              <w:fldChar w:fldCharType="begin"/>
            </w:r>
            <w:r>
              <w:rPr>
                <w:noProof/>
                <w:webHidden/>
              </w:rPr>
              <w:instrText xml:space="preserve"> PAGEREF _Toc201319923 \h </w:instrText>
            </w:r>
            <w:r>
              <w:rPr>
                <w:noProof/>
                <w:webHidden/>
              </w:rPr>
            </w:r>
            <w:r>
              <w:rPr>
                <w:noProof/>
                <w:webHidden/>
              </w:rPr>
              <w:fldChar w:fldCharType="separate"/>
            </w:r>
            <w:r>
              <w:rPr>
                <w:noProof/>
                <w:webHidden/>
              </w:rPr>
              <w:t>33</w:t>
            </w:r>
            <w:r>
              <w:rPr>
                <w:noProof/>
                <w:webHidden/>
              </w:rPr>
              <w:fldChar w:fldCharType="end"/>
            </w:r>
          </w:hyperlink>
        </w:p>
        <w:p w:rsidR="00494B19" w:rsidRDefault="00494B19" w14:paraId="21DAB083" w14:textId="7BF7664F">
          <w:pPr>
            <w:pStyle w:val="TOC2"/>
            <w:rPr>
              <w:rFonts w:asciiTheme="minorHAnsi" w:hAnsiTheme="minorHAnsi" w:eastAsiaTheme="minorEastAsia" w:cstheme="minorBidi"/>
              <w:noProof/>
              <w:kern w:val="2"/>
              <w:lang w:eastAsia="zh-CN"/>
              <w14:ligatures w14:val="standardContextual"/>
            </w:rPr>
          </w:pPr>
          <w:hyperlink w:history="1" w:anchor="_Toc201319924">
            <w:r w:rsidRPr="001C3EF6">
              <w:rPr>
                <w:rStyle w:val="Hyperlink"/>
                <w:noProof/>
              </w:rPr>
              <w:t>9.2.</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rPr>
              <w:t>安全性分析说明</w:t>
            </w:r>
            <w:r>
              <w:rPr>
                <w:noProof/>
                <w:webHidden/>
              </w:rPr>
              <w:tab/>
            </w:r>
            <w:r>
              <w:rPr>
                <w:noProof/>
                <w:webHidden/>
              </w:rPr>
              <w:fldChar w:fldCharType="begin"/>
            </w:r>
            <w:r>
              <w:rPr>
                <w:noProof/>
                <w:webHidden/>
              </w:rPr>
              <w:instrText xml:space="preserve"> PAGEREF _Toc201319924 \h </w:instrText>
            </w:r>
            <w:r>
              <w:rPr>
                <w:noProof/>
                <w:webHidden/>
              </w:rPr>
            </w:r>
            <w:r>
              <w:rPr>
                <w:noProof/>
                <w:webHidden/>
              </w:rPr>
              <w:fldChar w:fldCharType="separate"/>
            </w:r>
            <w:r>
              <w:rPr>
                <w:noProof/>
                <w:webHidden/>
              </w:rPr>
              <w:t>33</w:t>
            </w:r>
            <w:r>
              <w:rPr>
                <w:noProof/>
                <w:webHidden/>
              </w:rPr>
              <w:fldChar w:fldCharType="end"/>
            </w:r>
          </w:hyperlink>
        </w:p>
        <w:p w:rsidR="00494B19" w:rsidRDefault="00494B19" w14:paraId="5DB25E77" w14:textId="39D3B4AA">
          <w:pPr>
            <w:pStyle w:val="TOC3"/>
            <w:rPr>
              <w:rFonts w:asciiTheme="minorHAnsi" w:hAnsiTheme="minorHAnsi" w:eastAsiaTheme="minorEastAsia" w:cstheme="minorBidi"/>
              <w:noProof/>
              <w:kern w:val="2"/>
              <w:lang w:eastAsia="zh-CN"/>
              <w14:ligatures w14:val="standardContextual"/>
            </w:rPr>
          </w:pPr>
          <w:hyperlink w:history="1" w:anchor="_Toc201319925">
            <w:r w:rsidRPr="001C3EF6">
              <w:rPr>
                <w:rStyle w:val="Hyperlink"/>
                <w:noProof/>
              </w:rPr>
              <w:t>9.2.1.</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rPr>
              <w:t>不良事件</w:t>
            </w:r>
            <w:r>
              <w:rPr>
                <w:noProof/>
                <w:webHidden/>
              </w:rPr>
              <w:tab/>
            </w:r>
            <w:r>
              <w:rPr>
                <w:noProof/>
                <w:webHidden/>
              </w:rPr>
              <w:fldChar w:fldCharType="begin"/>
            </w:r>
            <w:r>
              <w:rPr>
                <w:noProof/>
                <w:webHidden/>
              </w:rPr>
              <w:instrText xml:space="preserve"> PAGEREF _Toc201319925 \h </w:instrText>
            </w:r>
            <w:r>
              <w:rPr>
                <w:noProof/>
                <w:webHidden/>
              </w:rPr>
            </w:r>
            <w:r>
              <w:rPr>
                <w:noProof/>
                <w:webHidden/>
              </w:rPr>
              <w:fldChar w:fldCharType="separate"/>
            </w:r>
            <w:r>
              <w:rPr>
                <w:noProof/>
                <w:webHidden/>
              </w:rPr>
              <w:t>33</w:t>
            </w:r>
            <w:r>
              <w:rPr>
                <w:noProof/>
                <w:webHidden/>
              </w:rPr>
              <w:fldChar w:fldCharType="end"/>
            </w:r>
          </w:hyperlink>
        </w:p>
        <w:p w:rsidR="00494B19" w:rsidRDefault="00494B19" w14:paraId="1EDEE302" w14:textId="25D1ED86">
          <w:pPr>
            <w:pStyle w:val="TOC3"/>
            <w:rPr>
              <w:rFonts w:asciiTheme="minorHAnsi" w:hAnsiTheme="minorHAnsi" w:eastAsiaTheme="minorEastAsia" w:cstheme="minorBidi"/>
              <w:noProof/>
              <w:kern w:val="2"/>
              <w:lang w:eastAsia="zh-CN"/>
              <w14:ligatures w14:val="standardContextual"/>
            </w:rPr>
          </w:pPr>
          <w:hyperlink w:history="1" w:anchor="_Toc201319926">
            <w:r w:rsidRPr="001C3EF6">
              <w:rPr>
                <w:rStyle w:val="Hyperlink"/>
                <w:noProof/>
              </w:rPr>
              <w:t>9.2.2.</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rPr>
              <w:t>实验室检查</w:t>
            </w:r>
            <w:r>
              <w:rPr>
                <w:noProof/>
                <w:webHidden/>
              </w:rPr>
              <w:tab/>
            </w:r>
            <w:r>
              <w:rPr>
                <w:noProof/>
                <w:webHidden/>
              </w:rPr>
              <w:fldChar w:fldCharType="begin"/>
            </w:r>
            <w:r>
              <w:rPr>
                <w:noProof/>
                <w:webHidden/>
              </w:rPr>
              <w:instrText xml:space="preserve"> PAGEREF _Toc201319926 \h </w:instrText>
            </w:r>
            <w:r>
              <w:rPr>
                <w:noProof/>
                <w:webHidden/>
              </w:rPr>
            </w:r>
            <w:r>
              <w:rPr>
                <w:noProof/>
                <w:webHidden/>
              </w:rPr>
              <w:fldChar w:fldCharType="separate"/>
            </w:r>
            <w:r>
              <w:rPr>
                <w:noProof/>
                <w:webHidden/>
              </w:rPr>
              <w:t>34</w:t>
            </w:r>
            <w:r>
              <w:rPr>
                <w:noProof/>
                <w:webHidden/>
              </w:rPr>
              <w:fldChar w:fldCharType="end"/>
            </w:r>
          </w:hyperlink>
        </w:p>
        <w:p w:rsidR="00494B19" w:rsidRDefault="00494B19" w14:paraId="67B78D27" w14:textId="5A2EAB60">
          <w:pPr>
            <w:pStyle w:val="TOC3"/>
            <w:rPr>
              <w:rFonts w:asciiTheme="minorHAnsi" w:hAnsiTheme="minorHAnsi" w:eastAsiaTheme="minorEastAsia" w:cstheme="minorBidi"/>
              <w:noProof/>
              <w:kern w:val="2"/>
              <w:lang w:eastAsia="zh-CN"/>
              <w14:ligatures w14:val="standardContextual"/>
            </w:rPr>
          </w:pPr>
          <w:hyperlink w:history="1" w:anchor="_Toc201319927">
            <w:r w:rsidRPr="001C3EF6">
              <w:rPr>
                <w:rStyle w:val="Hyperlink"/>
                <w:noProof/>
              </w:rPr>
              <w:t>9.2.3.</w:t>
            </w:r>
            <w:r>
              <w:rPr>
                <w:rFonts w:asciiTheme="minorHAnsi" w:hAnsiTheme="minorHAnsi" w:eastAsiaTheme="minorEastAsia" w:cstheme="minorBidi"/>
                <w:noProof/>
                <w:kern w:val="2"/>
                <w:lang w:eastAsia="zh-CN"/>
                <w14:ligatures w14:val="standardContextual"/>
              </w:rPr>
              <w:tab/>
            </w:r>
            <w:r w:rsidRPr="001C3EF6">
              <w:rPr>
                <w:rStyle w:val="Hyperlink"/>
                <w:noProof/>
              </w:rPr>
              <w:t>12</w:t>
            </w:r>
            <w:r w:rsidRPr="001C3EF6">
              <w:rPr>
                <w:rStyle w:val="Hyperlink"/>
                <w:rFonts w:hint="eastAsia"/>
                <w:noProof/>
              </w:rPr>
              <w:t>导联心电图</w:t>
            </w:r>
            <w:r w:rsidRPr="001C3EF6">
              <w:rPr>
                <w:rStyle w:val="Hyperlink"/>
                <w:noProof/>
                <w:lang w:eastAsia="zh-CN"/>
              </w:rPr>
              <w:t>/</w:t>
            </w:r>
            <w:r w:rsidRPr="001C3EF6">
              <w:rPr>
                <w:rStyle w:val="Hyperlink"/>
                <w:rFonts w:hint="eastAsia"/>
                <w:noProof/>
                <w:lang w:eastAsia="zh-CN"/>
              </w:rPr>
              <w:t>心脏彩超</w:t>
            </w:r>
            <w:r>
              <w:rPr>
                <w:noProof/>
                <w:webHidden/>
              </w:rPr>
              <w:tab/>
            </w:r>
            <w:r>
              <w:rPr>
                <w:noProof/>
                <w:webHidden/>
              </w:rPr>
              <w:fldChar w:fldCharType="begin"/>
            </w:r>
            <w:r>
              <w:rPr>
                <w:noProof/>
                <w:webHidden/>
              </w:rPr>
              <w:instrText xml:space="preserve"> PAGEREF _Toc201319927 \h </w:instrText>
            </w:r>
            <w:r>
              <w:rPr>
                <w:noProof/>
                <w:webHidden/>
              </w:rPr>
            </w:r>
            <w:r>
              <w:rPr>
                <w:noProof/>
                <w:webHidden/>
              </w:rPr>
              <w:fldChar w:fldCharType="separate"/>
            </w:r>
            <w:r>
              <w:rPr>
                <w:noProof/>
                <w:webHidden/>
              </w:rPr>
              <w:t>34</w:t>
            </w:r>
            <w:r>
              <w:rPr>
                <w:noProof/>
                <w:webHidden/>
              </w:rPr>
              <w:fldChar w:fldCharType="end"/>
            </w:r>
          </w:hyperlink>
        </w:p>
        <w:p w:rsidR="00494B19" w:rsidRDefault="00494B19" w14:paraId="07AF11AC" w14:textId="58A1640D">
          <w:pPr>
            <w:pStyle w:val="TOC3"/>
            <w:rPr>
              <w:rFonts w:asciiTheme="minorHAnsi" w:hAnsiTheme="minorHAnsi" w:eastAsiaTheme="minorEastAsia" w:cstheme="minorBidi"/>
              <w:noProof/>
              <w:kern w:val="2"/>
              <w:lang w:eastAsia="zh-CN"/>
              <w14:ligatures w14:val="standardContextual"/>
            </w:rPr>
          </w:pPr>
          <w:hyperlink w:history="1" w:anchor="_Toc201319928">
            <w:r w:rsidRPr="001C3EF6">
              <w:rPr>
                <w:rStyle w:val="Hyperlink"/>
                <w:noProof/>
              </w:rPr>
              <w:t>9.2.4.</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rPr>
              <w:t>生命体征</w:t>
            </w:r>
            <w:r>
              <w:rPr>
                <w:noProof/>
                <w:webHidden/>
              </w:rPr>
              <w:tab/>
            </w:r>
            <w:r>
              <w:rPr>
                <w:noProof/>
                <w:webHidden/>
              </w:rPr>
              <w:fldChar w:fldCharType="begin"/>
            </w:r>
            <w:r>
              <w:rPr>
                <w:noProof/>
                <w:webHidden/>
              </w:rPr>
              <w:instrText xml:space="preserve"> PAGEREF _Toc201319928 \h </w:instrText>
            </w:r>
            <w:r>
              <w:rPr>
                <w:noProof/>
                <w:webHidden/>
              </w:rPr>
            </w:r>
            <w:r>
              <w:rPr>
                <w:noProof/>
                <w:webHidden/>
              </w:rPr>
              <w:fldChar w:fldCharType="separate"/>
            </w:r>
            <w:r>
              <w:rPr>
                <w:noProof/>
                <w:webHidden/>
              </w:rPr>
              <w:t>34</w:t>
            </w:r>
            <w:r>
              <w:rPr>
                <w:noProof/>
                <w:webHidden/>
              </w:rPr>
              <w:fldChar w:fldCharType="end"/>
            </w:r>
          </w:hyperlink>
        </w:p>
        <w:p w:rsidR="00494B19" w:rsidRDefault="00494B19" w14:paraId="6245BAAA" w14:textId="7F5B17AF">
          <w:pPr>
            <w:pStyle w:val="TOC3"/>
            <w:rPr>
              <w:rFonts w:asciiTheme="minorHAnsi" w:hAnsiTheme="minorHAnsi" w:eastAsiaTheme="minorEastAsia" w:cstheme="minorBidi"/>
              <w:noProof/>
              <w:kern w:val="2"/>
              <w:lang w:eastAsia="zh-CN"/>
              <w14:ligatures w14:val="standardContextual"/>
            </w:rPr>
          </w:pPr>
          <w:hyperlink w:history="1" w:anchor="_Toc201319929">
            <w:r w:rsidRPr="001C3EF6">
              <w:rPr>
                <w:rStyle w:val="Hyperlink"/>
                <w:noProof/>
              </w:rPr>
              <w:t>9.2.5.</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rPr>
              <w:t>体格检查</w:t>
            </w:r>
            <w:r>
              <w:rPr>
                <w:noProof/>
                <w:webHidden/>
              </w:rPr>
              <w:tab/>
            </w:r>
            <w:r>
              <w:rPr>
                <w:noProof/>
                <w:webHidden/>
              </w:rPr>
              <w:fldChar w:fldCharType="begin"/>
            </w:r>
            <w:r>
              <w:rPr>
                <w:noProof/>
                <w:webHidden/>
              </w:rPr>
              <w:instrText xml:space="preserve"> PAGEREF _Toc201319929 \h </w:instrText>
            </w:r>
            <w:r>
              <w:rPr>
                <w:noProof/>
                <w:webHidden/>
              </w:rPr>
            </w:r>
            <w:r>
              <w:rPr>
                <w:noProof/>
                <w:webHidden/>
              </w:rPr>
              <w:fldChar w:fldCharType="separate"/>
            </w:r>
            <w:r>
              <w:rPr>
                <w:noProof/>
                <w:webHidden/>
              </w:rPr>
              <w:t>35</w:t>
            </w:r>
            <w:r>
              <w:rPr>
                <w:noProof/>
                <w:webHidden/>
              </w:rPr>
              <w:fldChar w:fldCharType="end"/>
            </w:r>
          </w:hyperlink>
        </w:p>
        <w:p w:rsidR="00494B19" w:rsidRDefault="00494B19" w14:paraId="2816FB07" w14:textId="2FAE8714">
          <w:pPr>
            <w:pStyle w:val="TOC3"/>
            <w:rPr>
              <w:rFonts w:asciiTheme="minorHAnsi" w:hAnsiTheme="minorHAnsi" w:eastAsiaTheme="minorEastAsia" w:cstheme="minorBidi"/>
              <w:noProof/>
              <w:kern w:val="2"/>
              <w:lang w:eastAsia="zh-CN"/>
              <w14:ligatures w14:val="standardContextual"/>
            </w:rPr>
          </w:pPr>
          <w:hyperlink w:history="1" w:anchor="_Toc201319930">
            <w:r w:rsidRPr="001C3EF6">
              <w:rPr>
                <w:rStyle w:val="Hyperlink"/>
                <w:noProof/>
              </w:rPr>
              <w:t>9.2.6.</w:t>
            </w:r>
            <w:r>
              <w:rPr>
                <w:rFonts w:asciiTheme="minorHAnsi" w:hAnsiTheme="minorHAnsi" w:eastAsiaTheme="minorEastAsia" w:cstheme="minorBidi"/>
                <w:noProof/>
                <w:kern w:val="2"/>
                <w:lang w:eastAsia="zh-CN"/>
                <w14:ligatures w14:val="standardContextual"/>
              </w:rPr>
              <w:tab/>
            </w:r>
            <w:r w:rsidRPr="001C3EF6">
              <w:rPr>
                <w:rStyle w:val="Hyperlink"/>
                <w:noProof/>
              </w:rPr>
              <w:t>ECOG</w:t>
            </w:r>
            <w:r>
              <w:rPr>
                <w:noProof/>
                <w:webHidden/>
              </w:rPr>
              <w:tab/>
            </w:r>
            <w:r>
              <w:rPr>
                <w:noProof/>
                <w:webHidden/>
              </w:rPr>
              <w:fldChar w:fldCharType="begin"/>
            </w:r>
            <w:r>
              <w:rPr>
                <w:noProof/>
                <w:webHidden/>
              </w:rPr>
              <w:instrText xml:space="preserve"> PAGEREF _Toc201319930 \h </w:instrText>
            </w:r>
            <w:r>
              <w:rPr>
                <w:noProof/>
                <w:webHidden/>
              </w:rPr>
            </w:r>
            <w:r>
              <w:rPr>
                <w:noProof/>
                <w:webHidden/>
              </w:rPr>
              <w:fldChar w:fldCharType="separate"/>
            </w:r>
            <w:r>
              <w:rPr>
                <w:noProof/>
                <w:webHidden/>
              </w:rPr>
              <w:t>35</w:t>
            </w:r>
            <w:r>
              <w:rPr>
                <w:noProof/>
                <w:webHidden/>
              </w:rPr>
              <w:fldChar w:fldCharType="end"/>
            </w:r>
          </w:hyperlink>
        </w:p>
        <w:p w:rsidR="00494B19" w:rsidRDefault="00494B19" w14:paraId="14A90B45" w14:textId="4C73D4B7">
          <w:pPr>
            <w:pStyle w:val="TOC3"/>
            <w:rPr>
              <w:rFonts w:asciiTheme="minorHAnsi" w:hAnsiTheme="minorHAnsi" w:eastAsiaTheme="minorEastAsia" w:cstheme="minorBidi"/>
              <w:noProof/>
              <w:kern w:val="2"/>
              <w:lang w:eastAsia="zh-CN"/>
              <w14:ligatures w14:val="standardContextual"/>
            </w:rPr>
          </w:pPr>
          <w:hyperlink w:history="1" w:anchor="_Toc201319931">
            <w:r w:rsidRPr="001C3EF6">
              <w:rPr>
                <w:rStyle w:val="Hyperlink"/>
                <w:noProof/>
                <w:lang w:eastAsia="zh-CN"/>
              </w:rPr>
              <w:t>9.2.7.</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rPr>
              <w:t>其他安全性分析</w:t>
            </w:r>
            <w:r>
              <w:rPr>
                <w:noProof/>
                <w:webHidden/>
              </w:rPr>
              <w:tab/>
            </w:r>
            <w:r>
              <w:rPr>
                <w:noProof/>
                <w:webHidden/>
              </w:rPr>
              <w:fldChar w:fldCharType="begin"/>
            </w:r>
            <w:r>
              <w:rPr>
                <w:noProof/>
                <w:webHidden/>
              </w:rPr>
              <w:instrText xml:space="preserve"> PAGEREF _Toc201319931 \h </w:instrText>
            </w:r>
            <w:r>
              <w:rPr>
                <w:noProof/>
                <w:webHidden/>
              </w:rPr>
            </w:r>
            <w:r>
              <w:rPr>
                <w:noProof/>
                <w:webHidden/>
              </w:rPr>
              <w:fldChar w:fldCharType="separate"/>
            </w:r>
            <w:r>
              <w:rPr>
                <w:noProof/>
                <w:webHidden/>
              </w:rPr>
              <w:t>35</w:t>
            </w:r>
            <w:r>
              <w:rPr>
                <w:noProof/>
                <w:webHidden/>
              </w:rPr>
              <w:fldChar w:fldCharType="end"/>
            </w:r>
          </w:hyperlink>
        </w:p>
        <w:p w:rsidR="00494B19" w:rsidRDefault="00494B19" w14:paraId="342213BC" w14:textId="27B3F30F">
          <w:pPr>
            <w:pStyle w:val="TOC1"/>
            <w:rPr>
              <w:rFonts w:asciiTheme="minorHAnsi" w:hAnsiTheme="minorHAnsi" w:eastAsiaTheme="minorEastAsia" w:cstheme="minorBidi"/>
              <w:b w:val="0"/>
              <w:noProof/>
              <w:kern w:val="2"/>
              <w:lang w:eastAsia="zh-CN"/>
              <w14:ligatures w14:val="standardContextual"/>
            </w:rPr>
          </w:pPr>
          <w:hyperlink w:history="1" w:anchor="_Toc201319932">
            <w:r w:rsidRPr="001C3EF6">
              <w:rPr>
                <w:rStyle w:val="Hyperlink"/>
                <w:noProof/>
                <w:lang w:eastAsia="zh-CN"/>
              </w:rPr>
              <w:t>10.</w:t>
            </w:r>
            <w:r>
              <w:rPr>
                <w:rFonts w:asciiTheme="minorHAnsi" w:hAnsiTheme="minorHAnsi" w:eastAsiaTheme="minorEastAsia" w:cstheme="minorBidi"/>
                <w:b w:val="0"/>
                <w:noProof/>
                <w:kern w:val="2"/>
                <w:lang w:eastAsia="zh-CN"/>
                <w14:ligatures w14:val="standardContextual"/>
              </w:rPr>
              <w:tab/>
            </w:r>
            <w:r w:rsidRPr="001C3EF6">
              <w:rPr>
                <w:rStyle w:val="Hyperlink"/>
                <w:rFonts w:hint="eastAsia"/>
                <w:noProof/>
                <w:lang w:eastAsia="zh-CN"/>
              </w:rPr>
              <w:t>药代动力学分析</w:t>
            </w:r>
            <w:r>
              <w:rPr>
                <w:noProof/>
                <w:webHidden/>
              </w:rPr>
              <w:tab/>
            </w:r>
            <w:r>
              <w:rPr>
                <w:noProof/>
                <w:webHidden/>
              </w:rPr>
              <w:fldChar w:fldCharType="begin"/>
            </w:r>
            <w:r>
              <w:rPr>
                <w:noProof/>
                <w:webHidden/>
              </w:rPr>
              <w:instrText xml:space="preserve"> PAGEREF _Toc201319932 \h </w:instrText>
            </w:r>
            <w:r>
              <w:rPr>
                <w:noProof/>
                <w:webHidden/>
              </w:rPr>
            </w:r>
            <w:r>
              <w:rPr>
                <w:noProof/>
                <w:webHidden/>
              </w:rPr>
              <w:fldChar w:fldCharType="separate"/>
            </w:r>
            <w:r>
              <w:rPr>
                <w:noProof/>
                <w:webHidden/>
              </w:rPr>
              <w:t>36</w:t>
            </w:r>
            <w:r>
              <w:rPr>
                <w:noProof/>
                <w:webHidden/>
              </w:rPr>
              <w:fldChar w:fldCharType="end"/>
            </w:r>
          </w:hyperlink>
        </w:p>
        <w:p w:rsidR="00494B19" w:rsidRDefault="00494B19" w14:paraId="1A5BD995" w14:textId="00906D58">
          <w:pPr>
            <w:pStyle w:val="TOC2"/>
            <w:rPr>
              <w:rFonts w:asciiTheme="minorHAnsi" w:hAnsiTheme="minorHAnsi" w:eastAsiaTheme="minorEastAsia" w:cstheme="minorBidi"/>
              <w:noProof/>
              <w:kern w:val="2"/>
              <w:lang w:eastAsia="zh-CN"/>
              <w14:ligatures w14:val="standardContextual"/>
            </w:rPr>
          </w:pPr>
          <w:hyperlink w:history="1" w:anchor="_Toc201319933">
            <w:r w:rsidRPr="001C3EF6">
              <w:rPr>
                <w:rStyle w:val="Hyperlink"/>
                <w:noProof/>
                <w:lang w:eastAsia="zh-CN"/>
              </w:rPr>
              <w:t>10.1.</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lang w:eastAsia="zh-CN"/>
              </w:rPr>
              <w:t>计划进行的药代动力学分析概述</w:t>
            </w:r>
            <w:r>
              <w:rPr>
                <w:noProof/>
                <w:webHidden/>
              </w:rPr>
              <w:tab/>
            </w:r>
            <w:r>
              <w:rPr>
                <w:noProof/>
                <w:webHidden/>
              </w:rPr>
              <w:fldChar w:fldCharType="begin"/>
            </w:r>
            <w:r>
              <w:rPr>
                <w:noProof/>
                <w:webHidden/>
              </w:rPr>
              <w:instrText xml:space="preserve"> PAGEREF _Toc201319933 \h </w:instrText>
            </w:r>
            <w:r>
              <w:rPr>
                <w:noProof/>
                <w:webHidden/>
              </w:rPr>
            </w:r>
            <w:r>
              <w:rPr>
                <w:noProof/>
                <w:webHidden/>
              </w:rPr>
              <w:fldChar w:fldCharType="separate"/>
            </w:r>
            <w:r>
              <w:rPr>
                <w:noProof/>
                <w:webHidden/>
              </w:rPr>
              <w:t>36</w:t>
            </w:r>
            <w:r>
              <w:rPr>
                <w:noProof/>
                <w:webHidden/>
              </w:rPr>
              <w:fldChar w:fldCharType="end"/>
            </w:r>
          </w:hyperlink>
        </w:p>
        <w:p w:rsidR="00494B19" w:rsidRDefault="00494B19" w14:paraId="50B6EB24" w14:textId="2FDF558C">
          <w:pPr>
            <w:pStyle w:val="TOC2"/>
            <w:rPr>
              <w:rFonts w:asciiTheme="minorHAnsi" w:hAnsiTheme="minorHAnsi" w:eastAsiaTheme="minorEastAsia" w:cstheme="minorBidi"/>
              <w:noProof/>
              <w:kern w:val="2"/>
              <w:lang w:eastAsia="zh-CN"/>
              <w14:ligatures w14:val="standardContextual"/>
            </w:rPr>
          </w:pPr>
          <w:hyperlink w:history="1" w:anchor="_Toc201319934">
            <w:r w:rsidRPr="001C3EF6">
              <w:rPr>
                <w:rStyle w:val="Hyperlink"/>
                <w:noProof/>
                <w:lang w:eastAsia="zh-CN"/>
              </w:rPr>
              <w:t>10.2.</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rPr>
              <w:t>药代动力学分析</w:t>
            </w:r>
            <w:r>
              <w:rPr>
                <w:noProof/>
                <w:webHidden/>
              </w:rPr>
              <w:tab/>
            </w:r>
            <w:r>
              <w:rPr>
                <w:noProof/>
                <w:webHidden/>
              </w:rPr>
              <w:fldChar w:fldCharType="begin"/>
            </w:r>
            <w:r>
              <w:rPr>
                <w:noProof/>
                <w:webHidden/>
              </w:rPr>
              <w:instrText xml:space="preserve"> PAGEREF _Toc201319934 \h </w:instrText>
            </w:r>
            <w:r>
              <w:rPr>
                <w:noProof/>
                <w:webHidden/>
              </w:rPr>
            </w:r>
            <w:r>
              <w:rPr>
                <w:noProof/>
                <w:webHidden/>
              </w:rPr>
              <w:fldChar w:fldCharType="separate"/>
            </w:r>
            <w:r>
              <w:rPr>
                <w:noProof/>
                <w:webHidden/>
              </w:rPr>
              <w:t>37</w:t>
            </w:r>
            <w:r>
              <w:rPr>
                <w:noProof/>
                <w:webHidden/>
              </w:rPr>
              <w:fldChar w:fldCharType="end"/>
            </w:r>
          </w:hyperlink>
        </w:p>
        <w:p w:rsidR="00494B19" w:rsidRDefault="00494B19" w14:paraId="14679EE5" w14:textId="5B279230">
          <w:pPr>
            <w:pStyle w:val="TOC3"/>
            <w:rPr>
              <w:rFonts w:asciiTheme="minorHAnsi" w:hAnsiTheme="minorHAnsi" w:eastAsiaTheme="minorEastAsia" w:cstheme="minorBidi"/>
              <w:noProof/>
              <w:kern w:val="2"/>
              <w:lang w:eastAsia="zh-CN"/>
              <w14:ligatures w14:val="standardContextual"/>
            </w:rPr>
          </w:pPr>
          <w:hyperlink w:history="1" w:anchor="_Toc201319935">
            <w:r w:rsidRPr="001C3EF6">
              <w:rPr>
                <w:rStyle w:val="Hyperlink"/>
                <w:noProof/>
                <w:lang w:eastAsia="zh-CN"/>
              </w:rPr>
              <w:t>10.2.1.</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lang w:eastAsia="zh-CN"/>
              </w:rPr>
              <w:t>血药</w:t>
            </w:r>
            <w:r w:rsidRPr="001C3EF6">
              <w:rPr>
                <w:rStyle w:val="Hyperlink"/>
                <w:rFonts w:hint="eastAsia"/>
                <w:noProof/>
              </w:rPr>
              <w:t>浓度数据</w:t>
            </w:r>
            <w:r>
              <w:rPr>
                <w:noProof/>
                <w:webHidden/>
              </w:rPr>
              <w:tab/>
            </w:r>
            <w:r>
              <w:rPr>
                <w:noProof/>
                <w:webHidden/>
              </w:rPr>
              <w:fldChar w:fldCharType="begin"/>
            </w:r>
            <w:r>
              <w:rPr>
                <w:noProof/>
                <w:webHidden/>
              </w:rPr>
              <w:instrText xml:space="preserve"> PAGEREF _Toc201319935 \h </w:instrText>
            </w:r>
            <w:r>
              <w:rPr>
                <w:noProof/>
                <w:webHidden/>
              </w:rPr>
            </w:r>
            <w:r>
              <w:rPr>
                <w:noProof/>
                <w:webHidden/>
              </w:rPr>
              <w:fldChar w:fldCharType="separate"/>
            </w:r>
            <w:r>
              <w:rPr>
                <w:noProof/>
                <w:webHidden/>
              </w:rPr>
              <w:t>37</w:t>
            </w:r>
            <w:r>
              <w:rPr>
                <w:noProof/>
                <w:webHidden/>
              </w:rPr>
              <w:fldChar w:fldCharType="end"/>
            </w:r>
          </w:hyperlink>
        </w:p>
        <w:p w:rsidR="00494B19" w:rsidRDefault="00494B19" w14:paraId="6647705C" w14:textId="2186DA59">
          <w:pPr>
            <w:pStyle w:val="TOC3"/>
            <w:rPr>
              <w:rFonts w:asciiTheme="minorHAnsi" w:hAnsiTheme="minorHAnsi" w:eastAsiaTheme="minorEastAsia" w:cstheme="minorBidi"/>
              <w:noProof/>
              <w:kern w:val="2"/>
              <w:lang w:eastAsia="zh-CN"/>
              <w14:ligatures w14:val="standardContextual"/>
            </w:rPr>
          </w:pPr>
          <w:hyperlink w:history="1" w:anchor="_Toc201319936">
            <w:r w:rsidRPr="001C3EF6">
              <w:rPr>
                <w:rStyle w:val="Hyperlink"/>
                <w:noProof/>
                <w:lang w:eastAsia="zh-CN"/>
              </w:rPr>
              <w:t>10.2.2.</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lang w:eastAsia="zh-CN"/>
              </w:rPr>
              <w:t>药代动力学参数</w:t>
            </w:r>
            <w:r>
              <w:rPr>
                <w:noProof/>
                <w:webHidden/>
              </w:rPr>
              <w:tab/>
            </w:r>
            <w:r>
              <w:rPr>
                <w:noProof/>
                <w:webHidden/>
              </w:rPr>
              <w:fldChar w:fldCharType="begin"/>
            </w:r>
            <w:r>
              <w:rPr>
                <w:noProof/>
                <w:webHidden/>
              </w:rPr>
              <w:instrText xml:space="preserve"> PAGEREF _Toc201319936 \h </w:instrText>
            </w:r>
            <w:r>
              <w:rPr>
                <w:noProof/>
                <w:webHidden/>
              </w:rPr>
            </w:r>
            <w:r>
              <w:rPr>
                <w:noProof/>
                <w:webHidden/>
              </w:rPr>
              <w:fldChar w:fldCharType="separate"/>
            </w:r>
            <w:r>
              <w:rPr>
                <w:noProof/>
                <w:webHidden/>
              </w:rPr>
              <w:t>38</w:t>
            </w:r>
            <w:r>
              <w:rPr>
                <w:noProof/>
                <w:webHidden/>
              </w:rPr>
              <w:fldChar w:fldCharType="end"/>
            </w:r>
          </w:hyperlink>
        </w:p>
        <w:p w:rsidR="00494B19" w:rsidRDefault="00494B19" w14:paraId="5DAE69F6" w14:textId="5A00B7E7">
          <w:pPr>
            <w:pStyle w:val="TOC2"/>
            <w:rPr>
              <w:rFonts w:asciiTheme="minorHAnsi" w:hAnsiTheme="minorHAnsi" w:eastAsiaTheme="minorEastAsia" w:cstheme="minorBidi"/>
              <w:noProof/>
              <w:kern w:val="2"/>
              <w:lang w:eastAsia="zh-CN"/>
              <w14:ligatures w14:val="standardContextual"/>
            </w:rPr>
          </w:pPr>
          <w:hyperlink w:history="1" w:anchor="_Toc201319937">
            <w:r w:rsidRPr="001C3EF6">
              <w:rPr>
                <w:rStyle w:val="Hyperlink"/>
                <w:noProof/>
                <w:lang w:eastAsia="zh-CN"/>
              </w:rPr>
              <w:t>10.3.</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lang w:eastAsia="zh-CN"/>
              </w:rPr>
              <w:t>群体药代动力学和暴露</w:t>
            </w:r>
            <w:r w:rsidRPr="001C3EF6">
              <w:rPr>
                <w:rStyle w:val="Hyperlink"/>
                <w:noProof/>
                <w:lang w:eastAsia="zh-CN"/>
              </w:rPr>
              <w:t>-</w:t>
            </w:r>
            <w:r w:rsidRPr="001C3EF6">
              <w:rPr>
                <w:rStyle w:val="Hyperlink"/>
                <w:rFonts w:hint="eastAsia"/>
                <w:noProof/>
                <w:lang w:eastAsia="zh-CN"/>
              </w:rPr>
              <w:t>效应分析</w:t>
            </w:r>
            <w:r>
              <w:rPr>
                <w:noProof/>
                <w:webHidden/>
              </w:rPr>
              <w:tab/>
            </w:r>
            <w:r>
              <w:rPr>
                <w:noProof/>
                <w:webHidden/>
              </w:rPr>
              <w:fldChar w:fldCharType="begin"/>
            </w:r>
            <w:r>
              <w:rPr>
                <w:noProof/>
                <w:webHidden/>
              </w:rPr>
              <w:instrText xml:space="preserve"> PAGEREF _Toc201319937 \h </w:instrText>
            </w:r>
            <w:r>
              <w:rPr>
                <w:noProof/>
                <w:webHidden/>
              </w:rPr>
            </w:r>
            <w:r>
              <w:rPr>
                <w:noProof/>
                <w:webHidden/>
              </w:rPr>
              <w:fldChar w:fldCharType="separate"/>
            </w:r>
            <w:r>
              <w:rPr>
                <w:noProof/>
                <w:webHidden/>
              </w:rPr>
              <w:t>40</w:t>
            </w:r>
            <w:r>
              <w:rPr>
                <w:noProof/>
                <w:webHidden/>
              </w:rPr>
              <w:fldChar w:fldCharType="end"/>
            </w:r>
          </w:hyperlink>
        </w:p>
        <w:p w:rsidR="00494B19" w:rsidRDefault="00494B19" w14:paraId="0723FBD4" w14:textId="43F5F48B">
          <w:pPr>
            <w:pStyle w:val="TOC1"/>
            <w:rPr>
              <w:rFonts w:asciiTheme="minorHAnsi" w:hAnsiTheme="minorHAnsi" w:eastAsiaTheme="minorEastAsia" w:cstheme="minorBidi"/>
              <w:b w:val="0"/>
              <w:noProof/>
              <w:kern w:val="2"/>
              <w:lang w:eastAsia="zh-CN"/>
              <w14:ligatures w14:val="standardContextual"/>
            </w:rPr>
          </w:pPr>
          <w:hyperlink w:history="1" w:anchor="_Toc201319938">
            <w:r w:rsidRPr="001C3EF6">
              <w:rPr>
                <w:rStyle w:val="Hyperlink"/>
                <w:noProof/>
              </w:rPr>
              <w:t>11.</w:t>
            </w:r>
            <w:r>
              <w:rPr>
                <w:rFonts w:asciiTheme="minorHAnsi" w:hAnsiTheme="minorHAnsi" w:eastAsiaTheme="minorEastAsia" w:cstheme="minorBidi"/>
                <w:b w:val="0"/>
                <w:noProof/>
                <w:kern w:val="2"/>
                <w:lang w:eastAsia="zh-CN"/>
                <w14:ligatures w14:val="standardContextual"/>
              </w:rPr>
              <w:tab/>
            </w:r>
            <w:r w:rsidRPr="001C3EF6">
              <w:rPr>
                <w:rStyle w:val="Hyperlink"/>
                <w:rFonts w:hint="eastAsia"/>
                <w:noProof/>
                <w:lang w:eastAsia="zh-CN"/>
              </w:rPr>
              <w:t>免疫原性分析</w:t>
            </w:r>
            <w:r>
              <w:rPr>
                <w:noProof/>
                <w:webHidden/>
              </w:rPr>
              <w:tab/>
            </w:r>
            <w:r>
              <w:rPr>
                <w:noProof/>
                <w:webHidden/>
              </w:rPr>
              <w:fldChar w:fldCharType="begin"/>
            </w:r>
            <w:r>
              <w:rPr>
                <w:noProof/>
                <w:webHidden/>
              </w:rPr>
              <w:instrText xml:space="preserve"> PAGEREF _Toc201319938 \h </w:instrText>
            </w:r>
            <w:r>
              <w:rPr>
                <w:noProof/>
                <w:webHidden/>
              </w:rPr>
            </w:r>
            <w:r>
              <w:rPr>
                <w:noProof/>
                <w:webHidden/>
              </w:rPr>
              <w:fldChar w:fldCharType="separate"/>
            </w:r>
            <w:r>
              <w:rPr>
                <w:noProof/>
                <w:webHidden/>
              </w:rPr>
              <w:t>41</w:t>
            </w:r>
            <w:r>
              <w:rPr>
                <w:noProof/>
                <w:webHidden/>
              </w:rPr>
              <w:fldChar w:fldCharType="end"/>
            </w:r>
          </w:hyperlink>
        </w:p>
        <w:p w:rsidR="00494B19" w:rsidRDefault="00494B19" w14:paraId="0A80B85B" w14:textId="71CC9189">
          <w:pPr>
            <w:pStyle w:val="TOC1"/>
            <w:rPr>
              <w:rFonts w:asciiTheme="minorHAnsi" w:hAnsiTheme="minorHAnsi" w:eastAsiaTheme="minorEastAsia" w:cstheme="minorBidi"/>
              <w:b w:val="0"/>
              <w:noProof/>
              <w:kern w:val="2"/>
              <w:lang w:eastAsia="zh-CN"/>
              <w14:ligatures w14:val="standardContextual"/>
            </w:rPr>
          </w:pPr>
          <w:hyperlink w:history="1" w:anchor="_Toc201319939">
            <w:r w:rsidRPr="001C3EF6">
              <w:rPr>
                <w:rStyle w:val="Hyperlink"/>
                <w:noProof/>
              </w:rPr>
              <w:t>12.</w:t>
            </w:r>
            <w:r>
              <w:rPr>
                <w:rFonts w:asciiTheme="minorHAnsi" w:hAnsiTheme="minorHAnsi" w:eastAsiaTheme="minorEastAsia" w:cstheme="minorBidi"/>
                <w:b w:val="0"/>
                <w:noProof/>
                <w:kern w:val="2"/>
                <w:lang w:eastAsia="zh-CN"/>
                <w14:ligatures w14:val="standardContextual"/>
              </w:rPr>
              <w:tab/>
            </w:r>
            <w:r w:rsidRPr="001C3EF6">
              <w:rPr>
                <w:rStyle w:val="Hyperlink"/>
                <w:rFonts w:hint="eastAsia"/>
                <w:noProof/>
                <w:lang w:eastAsia="zh-CN"/>
              </w:rPr>
              <w:t>生物标志物分析</w:t>
            </w:r>
            <w:r>
              <w:rPr>
                <w:noProof/>
                <w:webHidden/>
              </w:rPr>
              <w:tab/>
            </w:r>
            <w:r>
              <w:rPr>
                <w:noProof/>
                <w:webHidden/>
              </w:rPr>
              <w:fldChar w:fldCharType="begin"/>
            </w:r>
            <w:r>
              <w:rPr>
                <w:noProof/>
                <w:webHidden/>
              </w:rPr>
              <w:instrText xml:space="preserve"> PAGEREF _Toc201319939 \h </w:instrText>
            </w:r>
            <w:r>
              <w:rPr>
                <w:noProof/>
                <w:webHidden/>
              </w:rPr>
            </w:r>
            <w:r>
              <w:rPr>
                <w:noProof/>
                <w:webHidden/>
              </w:rPr>
              <w:fldChar w:fldCharType="separate"/>
            </w:r>
            <w:r>
              <w:rPr>
                <w:noProof/>
                <w:webHidden/>
              </w:rPr>
              <w:t>42</w:t>
            </w:r>
            <w:r>
              <w:rPr>
                <w:noProof/>
                <w:webHidden/>
              </w:rPr>
              <w:fldChar w:fldCharType="end"/>
            </w:r>
          </w:hyperlink>
        </w:p>
        <w:p w:rsidR="00494B19" w:rsidRDefault="00494B19" w14:paraId="072D215A" w14:textId="7CF5EA27">
          <w:pPr>
            <w:pStyle w:val="TOC1"/>
            <w:rPr>
              <w:rFonts w:asciiTheme="minorHAnsi" w:hAnsiTheme="minorHAnsi" w:eastAsiaTheme="minorEastAsia" w:cstheme="minorBidi"/>
              <w:b w:val="0"/>
              <w:noProof/>
              <w:kern w:val="2"/>
              <w:lang w:eastAsia="zh-CN"/>
              <w14:ligatures w14:val="standardContextual"/>
            </w:rPr>
          </w:pPr>
          <w:hyperlink w:history="1" w:anchor="_Toc201319940">
            <w:r w:rsidRPr="001C3EF6">
              <w:rPr>
                <w:rStyle w:val="Hyperlink"/>
                <w:noProof/>
              </w:rPr>
              <w:t>13.</w:t>
            </w:r>
            <w:r>
              <w:rPr>
                <w:rFonts w:asciiTheme="minorHAnsi" w:hAnsiTheme="minorHAnsi" w:eastAsiaTheme="minorEastAsia" w:cstheme="minorBidi"/>
                <w:b w:val="0"/>
                <w:noProof/>
                <w:kern w:val="2"/>
                <w:lang w:eastAsia="zh-CN"/>
                <w14:ligatures w14:val="standardContextual"/>
              </w:rPr>
              <w:tab/>
            </w:r>
            <w:r w:rsidRPr="001C3EF6">
              <w:rPr>
                <w:rStyle w:val="Hyperlink"/>
                <w:rFonts w:hint="eastAsia" w:asciiTheme="majorEastAsia" w:hAnsiTheme="majorEastAsia"/>
                <w:noProof/>
                <w:lang w:eastAsia="zh-CN"/>
              </w:rPr>
              <w:t>多重性</w:t>
            </w:r>
            <w:r>
              <w:rPr>
                <w:noProof/>
                <w:webHidden/>
              </w:rPr>
              <w:tab/>
            </w:r>
            <w:r>
              <w:rPr>
                <w:noProof/>
                <w:webHidden/>
              </w:rPr>
              <w:fldChar w:fldCharType="begin"/>
            </w:r>
            <w:r>
              <w:rPr>
                <w:noProof/>
                <w:webHidden/>
              </w:rPr>
              <w:instrText xml:space="preserve"> PAGEREF _Toc201319940 \h </w:instrText>
            </w:r>
            <w:r>
              <w:rPr>
                <w:noProof/>
                <w:webHidden/>
              </w:rPr>
            </w:r>
            <w:r>
              <w:rPr>
                <w:noProof/>
                <w:webHidden/>
              </w:rPr>
              <w:fldChar w:fldCharType="separate"/>
            </w:r>
            <w:r>
              <w:rPr>
                <w:noProof/>
                <w:webHidden/>
              </w:rPr>
              <w:t>42</w:t>
            </w:r>
            <w:r>
              <w:rPr>
                <w:noProof/>
                <w:webHidden/>
              </w:rPr>
              <w:fldChar w:fldCharType="end"/>
            </w:r>
          </w:hyperlink>
        </w:p>
        <w:p w:rsidR="00494B19" w:rsidRDefault="00494B19" w14:paraId="69652633" w14:textId="7E0B1DFB">
          <w:pPr>
            <w:pStyle w:val="TOC1"/>
            <w:rPr>
              <w:rFonts w:asciiTheme="minorHAnsi" w:hAnsiTheme="minorHAnsi" w:eastAsiaTheme="minorEastAsia" w:cstheme="minorBidi"/>
              <w:b w:val="0"/>
              <w:noProof/>
              <w:kern w:val="2"/>
              <w:lang w:eastAsia="zh-CN"/>
              <w14:ligatures w14:val="standardContextual"/>
            </w:rPr>
          </w:pPr>
          <w:hyperlink w:history="1" w:anchor="_Toc201319941">
            <w:r w:rsidRPr="001C3EF6">
              <w:rPr>
                <w:rStyle w:val="Hyperlink"/>
                <w:noProof/>
                <w:lang w:eastAsia="zh-CN"/>
              </w:rPr>
              <w:t>14.</w:t>
            </w:r>
            <w:r>
              <w:rPr>
                <w:rFonts w:asciiTheme="minorHAnsi" w:hAnsiTheme="minorHAnsi" w:eastAsiaTheme="minorEastAsia" w:cstheme="minorBidi"/>
                <w:b w:val="0"/>
                <w:noProof/>
                <w:kern w:val="2"/>
                <w:lang w:eastAsia="zh-CN"/>
                <w14:ligatures w14:val="standardContextual"/>
              </w:rPr>
              <w:tab/>
            </w:r>
            <w:r w:rsidRPr="001C3EF6">
              <w:rPr>
                <w:rStyle w:val="Hyperlink"/>
                <w:rFonts w:hint="eastAsia" w:asciiTheme="minorEastAsia" w:hAnsiTheme="minorEastAsia"/>
                <w:noProof/>
                <w:lang w:eastAsia="zh-CN"/>
              </w:rPr>
              <w:t>参考文献</w:t>
            </w:r>
            <w:r>
              <w:rPr>
                <w:noProof/>
                <w:webHidden/>
              </w:rPr>
              <w:tab/>
            </w:r>
            <w:r>
              <w:rPr>
                <w:noProof/>
                <w:webHidden/>
              </w:rPr>
              <w:fldChar w:fldCharType="begin"/>
            </w:r>
            <w:r>
              <w:rPr>
                <w:noProof/>
                <w:webHidden/>
              </w:rPr>
              <w:instrText xml:space="preserve"> PAGEREF _Toc201319941 \h </w:instrText>
            </w:r>
            <w:r>
              <w:rPr>
                <w:noProof/>
                <w:webHidden/>
              </w:rPr>
            </w:r>
            <w:r>
              <w:rPr>
                <w:noProof/>
                <w:webHidden/>
              </w:rPr>
              <w:fldChar w:fldCharType="separate"/>
            </w:r>
            <w:r>
              <w:rPr>
                <w:noProof/>
                <w:webHidden/>
              </w:rPr>
              <w:t>43</w:t>
            </w:r>
            <w:r>
              <w:rPr>
                <w:noProof/>
                <w:webHidden/>
              </w:rPr>
              <w:fldChar w:fldCharType="end"/>
            </w:r>
          </w:hyperlink>
        </w:p>
        <w:p w:rsidR="00494B19" w:rsidRDefault="00494B19" w14:paraId="68776EAE" w14:textId="4EDE1671">
          <w:pPr>
            <w:pStyle w:val="TOC1"/>
            <w:rPr>
              <w:rFonts w:asciiTheme="minorHAnsi" w:hAnsiTheme="minorHAnsi" w:eastAsiaTheme="minorEastAsia" w:cstheme="minorBidi"/>
              <w:b w:val="0"/>
              <w:noProof/>
              <w:kern w:val="2"/>
              <w:lang w:eastAsia="zh-CN"/>
              <w14:ligatures w14:val="standardContextual"/>
            </w:rPr>
          </w:pPr>
          <w:hyperlink w:history="1" w:anchor="_Toc201319942">
            <w:r w:rsidRPr="001C3EF6">
              <w:rPr>
                <w:rStyle w:val="Hyperlink"/>
                <w:noProof/>
              </w:rPr>
              <w:t>15.</w:t>
            </w:r>
            <w:r>
              <w:rPr>
                <w:rFonts w:asciiTheme="minorHAnsi" w:hAnsiTheme="minorHAnsi" w:eastAsiaTheme="minorEastAsia" w:cstheme="minorBidi"/>
                <w:b w:val="0"/>
                <w:noProof/>
                <w:kern w:val="2"/>
                <w:lang w:eastAsia="zh-CN"/>
                <w14:ligatures w14:val="standardContextual"/>
              </w:rPr>
              <w:tab/>
            </w:r>
            <w:r w:rsidRPr="001C3EF6">
              <w:rPr>
                <w:rStyle w:val="Hyperlink"/>
                <w:rFonts w:hint="eastAsia" w:asciiTheme="minorEastAsia" w:hAnsiTheme="minorEastAsia"/>
                <w:noProof/>
                <w:lang w:eastAsia="zh-CN"/>
              </w:rPr>
              <w:t>附录</w:t>
            </w:r>
            <w:r>
              <w:rPr>
                <w:noProof/>
                <w:webHidden/>
              </w:rPr>
              <w:tab/>
            </w:r>
            <w:r>
              <w:rPr>
                <w:noProof/>
                <w:webHidden/>
              </w:rPr>
              <w:fldChar w:fldCharType="begin"/>
            </w:r>
            <w:r>
              <w:rPr>
                <w:noProof/>
                <w:webHidden/>
              </w:rPr>
              <w:instrText xml:space="preserve"> PAGEREF _Toc201319942 \h </w:instrText>
            </w:r>
            <w:r>
              <w:rPr>
                <w:noProof/>
                <w:webHidden/>
              </w:rPr>
            </w:r>
            <w:r>
              <w:rPr>
                <w:noProof/>
                <w:webHidden/>
              </w:rPr>
              <w:fldChar w:fldCharType="separate"/>
            </w:r>
            <w:r>
              <w:rPr>
                <w:noProof/>
                <w:webHidden/>
              </w:rPr>
              <w:t>44</w:t>
            </w:r>
            <w:r>
              <w:rPr>
                <w:noProof/>
                <w:webHidden/>
              </w:rPr>
              <w:fldChar w:fldCharType="end"/>
            </w:r>
          </w:hyperlink>
        </w:p>
        <w:p w:rsidR="00494B19" w:rsidRDefault="00494B19" w14:paraId="48DE0897" w14:textId="2D900787">
          <w:pPr>
            <w:pStyle w:val="TOC2"/>
            <w:rPr>
              <w:rFonts w:asciiTheme="minorHAnsi" w:hAnsiTheme="minorHAnsi" w:eastAsiaTheme="minorEastAsia" w:cstheme="minorBidi"/>
              <w:noProof/>
              <w:kern w:val="2"/>
              <w:lang w:eastAsia="zh-CN"/>
              <w14:ligatures w14:val="standardContextual"/>
            </w:rPr>
          </w:pPr>
          <w:hyperlink w:history="1" w:anchor="_Toc201319943">
            <w:r w:rsidRPr="001C3EF6">
              <w:rPr>
                <w:rStyle w:val="Hyperlink"/>
                <w:noProof/>
              </w:rPr>
              <w:t>15.1.</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rPr>
              <w:t>附录</w:t>
            </w:r>
            <w:r w:rsidRPr="001C3EF6">
              <w:rPr>
                <w:rStyle w:val="Hyperlink"/>
                <w:noProof/>
              </w:rPr>
              <w:t xml:space="preserve">1: </w:t>
            </w:r>
            <w:r w:rsidRPr="001C3EF6">
              <w:rPr>
                <w:rStyle w:val="Hyperlink"/>
                <w:rFonts w:hint="eastAsia"/>
                <w:noProof/>
                <w:lang w:eastAsia="zh-CN"/>
              </w:rPr>
              <w:t>访视和分析窗</w:t>
            </w:r>
            <w:r>
              <w:rPr>
                <w:noProof/>
                <w:webHidden/>
              </w:rPr>
              <w:tab/>
            </w:r>
            <w:r>
              <w:rPr>
                <w:noProof/>
                <w:webHidden/>
              </w:rPr>
              <w:fldChar w:fldCharType="begin"/>
            </w:r>
            <w:r>
              <w:rPr>
                <w:noProof/>
                <w:webHidden/>
              </w:rPr>
              <w:instrText xml:space="preserve"> PAGEREF _Toc201319943 \h </w:instrText>
            </w:r>
            <w:r>
              <w:rPr>
                <w:noProof/>
                <w:webHidden/>
              </w:rPr>
            </w:r>
            <w:r>
              <w:rPr>
                <w:noProof/>
                <w:webHidden/>
              </w:rPr>
              <w:fldChar w:fldCharType="separate"/>
            </w:r>
            <w:r>
              <w:rPr>
                <w:noProof/>
                <w:webHidden/>
              </w:rPr>
              <w:t>44</w:t>
            </w:r>
            <w:r>
              <w:rPr>
                <w:noProof/>
                <w:webHidden/>
              </w:rPr>
              <w:fldChar w:fldCharType="end"/>
            </w:r>
          </w:hyperlink>
        </w:p>
        <w:p w:rsidR="00494B19" w:rsidRDefault="00494B19" w14:paraId="08FC5A9B" w14:textId="30A572B8">
          <w:pPr>
            <w:pStyle w:val="TOC2"/>
            <w:rPr>
              <w:rFonts w:asciiTheme="minorHAnsi" w:hAnsiTheme="minorHAnsi" w:eastAsiaTheme="minorEastAsia" w:cstheme="minorBidi"/>
              <w:noProof/>
              <w:kern w:val="2"/>
              <w:lang w:eastAsia="zh-CN"/>
              <w14:ligatures w14:val="standardContextual"/>
            </w:rPr>
          </w:pPr>
          <w:hyperlink w:history="1" w:anchor="_Toc201319944">
            <w:r w:rsidRPr="001C3EF6">
              <w:rPr>
                <w:rStyle w:val="Hyperlink"/>
                <w:noProof/>
                <w:lang w:eastAsia="zh-CN"/>
              </w:rPr>
              <w:t>15.2.</w:t>
            </w:r>
            <w:r>
              <w:rPr>
                <w:rFonts w:asciiTheme="minorHAnsi" w:hAnsiTheme="minorHAnsi" w:eastAsiaTheme="minorEastAsia" w:cstheme="minorBidi"/>
                <w:noProof/>
                <w:kern w:val="2"/>
                <w:lang w:eastAsia="zh-CN"/>
                <w14:ligatures w14:val="standardContextual"/>
              </w:rPr>
              <w:tab/>
            </w:r>
            <w:r w:rsidRPr="001C3EF6">
              <w:rPr>
                <w:rStyle w:val="Hyperlink"/>
                <w:rFonts w:hint="eastAsia" w:asciiTheme="majorEastAsia" w:hAnsiTheme="majorEastAsia"/>
                <w:noProof/>
                <w:lang w:eastAsia="zh-CN"/>
              </w:rPr>
              <w:t>附录</w:t>
            </w:r>
            <w:r w:rsidRPr="001C3EF6">
              <w:rPr>
                <w:rStyle w:val="Hyperlink"/>
                <w:noProof/>
                <w:lang w:eastAsia="zh-CN"/>
              </w:rPr>
              <w:t>2:</w:t>
            </w:r>
            <w:r w:rsidRPr="001C3EF6">
              <w:rPr>
                <w:rStyle w:val="Hyperlink"/>
                <w:rFonts w:asciiTheme="majorEastAsia" w:hAnsiTheme="majorEastAsia"/>
                <w:noProof/>
                <w:lang w:eastAsia="zh-CN"/>
              </w:rPr>
              <w:t xml:space="preserve"> </w:t>
            </w:r>
            <w:r w:rsidRPr="001C3EF6">
              <w:rPr>
                <w:rStyle w:val="Hyperlink"/>
                <w:rFonts w:hint="eastAsia" w:asciiTheme="majorEastAsia" w:hAnsiTheme="majorEastAsia"/>
                <w:noProof/>
                <w:lang w:eastAsia="zh-CN"/>
              </w:rPr>
              <w:t>数据展示标准及处理规则</w:t>
            </w:r>
            <w:r>
              <w:rPr>
                <w:noProof/>
                <w:webHidden/>
              </w:rPr>
              <w:tab/>
            </w:r>
            <w:r>
              <w:rPr>
                <w:noProof/>
                <w:webHidden/>
              </w:rPr>
              <w:fldChar w:fldCharType="begin"/>
            </w:r>
            <w:r>
              <w:rPr>
                <w:noProof/>
                <w:webHidden/>
              </w:rPr>
              <w:instrText xml:space="preserve"> PAGEREF _Toc201319944 \h </w:instrText>
            </w:r>
            <w:r>
              <w:rPr>
                <w:noProof/>
                <w:webHidden/>
              </w:rPr>
            </w:r>
            <w:r>
              <w:rPr>
                <w:noProof/>
                <w:webHidden/>
              </w:rPr>
              <w:fldChar w:fldCharType="separate"/>
            </w:r>
            <w:r>
              <w:rPr>
                <w:noProof/>
                <w:webHidden/>
              </w:rPr>
              <w:t>45</w:t>
            </w:r>
            <w:r>
              <w:rPr>
                <w:noProof/>
                <w:webHidden/>
              </w:rPr>
              <w:fldChar w:fldCharType="end"/>
            </w:r>
          </w:hyperlink>
        </w:p>
        <w:p w:rsidR="00494B19" w:rsidRDefault="00494B19" w14:paraId="542CA64D" w14:textId="5B2E88EE">
          <w:pPr>
            <w:pStyle w:val="TOC2"/>
            <w:rPr>
              <w:rFonts w:asciiTheme="minorHAnsi" w:hAnsiTheme="minorHAnsi" w:eastAsiaTheme="minorEastAsia" w:cstheme="minorBidi"/>
              <w:noProof/>
              <w:kern w:val="2"/>
              <w:lang w:eastAsia="zh-CN"/>
              <w14:ligatures w14:val="standardContextual"/>
            </w:rPr>
          </w:pPr>
          <w:hyperlink w:history="1" w:anchor="_Toc201319945">
            <w:r w:rsidRPr="001C3EF6">
              <w:rPr>
                <w:rStyle w:val="Hyperlink"/>
                <w:noProof/>
                <w:lang w:eastAsia="zh-CN"/>
              </w:rPr>
              <w:t>15.3.</w:t>
            </w:r>
            <w:r>
              <w:rPr>
                <w:rFonts w:asciiTheme="minorHAnsi" w:hAnsiTheme="minorHAnsi" w:eastAsiaTheme="minorEastAsia" w:cstheme="minorBidi"/>
                <w:noProof/>
                <w:kern w:val="2"/>
                <w:lang w:eastAsia="zh-CN"/>
                <w14:ligatures w14:val="standardContextual"/>
              </w:rPr>
              <w:tab/>
            </w:r>
            <w:r w:rsidRPr="001C3EF6">
              <w:rPr>
                <w:rStyle w:val="Hyperlink"/>
                <w:rFonts w:hint="eastAsia" w:asciiTheme="majorEastAsia" w:hAnsiTheme="majorEastAsia"/>
                <w:noProof/>
                <w:lang w:eastAsia="zh-CN"/>
              </w:rPr>
              <w:t>附录</w:t>
            </w:r>
            <w:r w:rsidRPr="001C3EF6">
              <w:rPr>
                <w:rStyle w:val="Hyperlink"/>
                <w:noProof/>
                <w:lang w:eastAsia="zh-CN"/>
              </w:rPr>
              <w:t>3:</w:t>
            </w:r>
            <w:r w:rsidRPr="001C3EF6">
              <w:rPr>
                <w:rStyle w:val="Hyperlink"/>
                <w:rFonts w:asciiTheme="majorEastAsia" w:hAnsiTheme="majorEastAsia"/>
                <w:noProof/>
                <w:lang w:eastAsia="zh-CN"/>
              </w:rPr>
              <w:t xml:space="preserve"> </w:t>
            </w:r>
            <w:r w:rsidRPr="001C3EF6">
              <w:rPr>
                <w:rStyle w:val="Hyperlink"/>
                <w:rFonts w:hint="eastAsia" w:asciiTheme="majorEastAsia" w:hAnsiTheme="majorEastAsia"/>
                <w:noProof/>
                <w:lang w:eastAsia="zh-CN"/>
              </w:rPr>
              <w:t>提前退出及缺失数据处理</w:t>
            </w:r>
            <w:r>
              <w:rPr>
                <w:noProof/>
                <w:webHidden/>
              </w:rPr>
              <w:tab/>
            </w:r>
            <w:r>
              <w:rPr>
                <w:noProof/>
                <w:webHidden/>
              </w:rPr>
              <w:fldChar w:fldCharType="begin"/>
            </w:r>
            <w:r>
              <w:rPr>
                <w:noProof/>
                <w:webHidden/>
              </w:rPr>
              <w:instrText xml:space="preserve"> PAGEREF _Toc201319945 \h </w:instrText>
            </w:r>
            <w:r>
              <w:rPr>
                <w:noProof/>
                <w:webHidden/>
              </w:rPr>
            </w:r>
            <w:r>
              <w:rPr>
                <w:noProof/>
                <w:webHidden/>
              </w:rPr>
              <w:fldChar w:fldCharType="separate"/>
            </w:r>
            <w:r>
              <w:rPr>
                <w:noProof/>
                <w:webHidden/>
              </w:rPr>
              <w:t>47</w:t>
            </w:r>
            <w:r>
              <w:rPr>
                <w:noProof/>
                <w:webHidden/>
              </w:rPr>
              <w:fldChar w:fldCharType="end"/>
            </w:r>
          </w:hyperlink>
        </w:p>
        <w:p w:rsidR="00494B19" w:rsidRDefault="00494B19" w14:paraId="4FF4C870" w14:textId="1B046358">
          <w:pPr>
            <w:pStyle w:val="TOC2"/>
            <w:rPr>
              <w:rFonts w:asciiTheme="minorHAnsi" w:hAnsiTheme="minorHAnsi" w:eastAsiaTheme="minorEastAsia" w:cstheme="minorBidi"/>
              <w:noProof/>
              <w:kern w:val="2"/>
              <w:lang w:eastAsia="zh-CN"/>
              <w14:ligatures w14:val="standardContextual"/>
            </w:rPr>
          </w:pPr>
          <w:hyperlink w:history="1" w:anchor="_Toc201319946">
            <w:r w:rsidRPr="001C3EF6">
              <w:rPr>
                <w:rStyle w:val="Hyperlink"/>
                <w:noProof/>
              </w:rPr>
              <w:t>15.4.</w:t>
            </w:r>
            <w:r>
              <w:rPr>
                <w:rFonts w:asciiTheme="minorHAnsi" w:hAnsiTheme="minorHAnsi" w:eastAsiaTheme="minorEastAsia" w:cstheme="minorBidi"/>
                <w:noProof/>
                <w:kern w:val="2"/>
                <w:lang w:eastAsia="zh-CN"/>
                <w14:ligatures w14:val="standardContextual"/>
              </w:rPr>
              <w:tab/>
            </w:r>
            <w:r w:rsidRPr="001C3EF6">
              <w:rPr>
                <w:rStyle w:val="Hyperlink"/>
                <w:rFonts w:hint="eastAsia"/>
                <w:noProof/>
              </w:rPr>
              <w:t>附录</w:t>
            </w:r>
            <w:r w:rsidRPr="001C3EF6">
              <w:rPr>
                <w:rStyle w:val="Hyperlink"/>
                <w:noProof/>
                <w:lang w:eastAsia="zh-CN"/>
              </w:rPr>
              <w:t>4</w:t>
            </w:r>
            <w:r w:rsidRPr="001C3EF6">
              <w:rPr>
                <w:rStyle w:val="Hyperlink"/>
                <w:noProof/>
              </w:rPr>
              <w:t xml:space="preserve">: </w:t>
            </w:r>
            <w:r w:rsidRPr="001C3EF6">
              <w:rPr>
                <w:rStyle w:val="Hyperlink"/>
                <w:rFonts w:hint="eastAsia"/>
                <w:noProof/>
              </w:rPr>
              <w:t>缩略语表</w:t>
            </w:r>
            <w:r>
              <w:rPr>
                <w:noProof/>
                <w:webHidden/>
              </w:rPr>
              <w:tab/>
            </w:r>
            <w:r>
              <w:rPr>
                <w:noProof/>
                <w:webHidden/>
              </w:rPr>
              <w:fldChar w:fldCharType="begin"/>
            </w:r>
            <w:r>
              <w:rPr>
                <w:noProof/>
                <w:webHidden/>
              </w:rPr>
              <w:instrText xml:space="preserve"> PAGEREF _Toc201319946 \h </w:instrText>
            </w:r>
            <w:r>
              <w:rPr>
                <w:noProof/>
                <w:webHidden/>
              </w:rPr>
            </w:r>
            <w:r>
              <w:rPr>
                <w:noProof/>
                <w:webHidden/>
              </w:rPr>
              <w:fldChar w:fldCharType="separate"/>
            </w:r>
            <w:r>
              <w:rPr>
                <w:noProof/>
                <w:webHidden/>
              </w:rPr>
              <w:t>48</w:t>
            </w:r>
            <w:r>
              <w:rPr>
                <w:noProof/>
                <w:webHidden/>
              </w:rPr>
              <w:fldChar w:fldCharType="end"/>
            </w:r>
          </w:hyperlink>
        </w:p>
        <w:p w:rsidR="002330F8" w:rsidRDefault="00394453" w14:paraId="0E955A2A" w14:textId="7CBA632D">
          <w:pPr>
            <w:pStyle w:val="TOC2"/>
          </w:pPr>
          <w:r>
            <w:rPr>
              <w:b/>
            </w:rPr>
            <w:fldChar w:fldCharType="end"/>
          </w:r>
        </w:p>
      </w:sdtContent>
    </w:sdt>
    <w:bookmarkStart w:name="_Toc75640025" w:id="14"/>
    <w:bookmarkStart w:name="_Toc201319778" w:id="15"/>
    <w:bookmarkStart w:name="_Toc518655969" w:id="16"/>
    <w:bookmarkStart w:name="_Toc518466155" w:id="17"/>
    <w:p w:rsidR="002330F8" w:rsidRDefault="0097759B" w14:paraId="0E955A2B" w14:textId="77777777">
      <w:pPr>
        <w:pStyle w:val="Heading1"/>
        <w:rPr>
          <w:rFonts w:hint="eastAsia"/>
        </w:rPr>
      </w:pPr>
      <w:sdt>
        <w:sdtPr>
          <w:alias w:val="Summary of Protocol"/>
          <w:tag w:val="Summary of Protocol"/>
          <w:id w:val="1813358976"/>
          <w:lock w:val="sdtContentLocked"/>
          <w:placeholder>
            <w:docPart w:val="5C9B5A6F6953497FAB4C4051FE50D324"/>
          </w:placeholder>
        </w:sdtPr>
        <w:sdtEndPr/>
        <w:sdtContent>
          <w:bookmarkStart w:name="_Toc394655395" w:id="18"/>
          <w:bookmarkEnd w:id="16"/>
          <w:bookmarkEnd w:id="17"/>
          <w:r w:rsidR="00394453">
            <w:rPr>
              <w:rFonts w:hint="eastAsia" w:asciiTheme="minorEastAsia" w:hAnsiTheme="minorEastAsia" w:eastAsiaTheme="minorEastAsia"/>
              <w:lang w:eastAsia="zh-CN"/>
            </w:rPr>
            <w:t>方案关键信息总结</w:t>
          </w:r>
          <w:bookmarkEnd w:id="18"/>
        </w:sdtContent>
      </w:sdt>
      <w:bookmarkEnd w:id="14"/>
      <w:bookmarkEnd w:id="15"/>
    </w:p>
    <w:bookmarkStart w:name="_Toc201319779" w:displacedByCustomXml="next" w:id="19"/>
    <w:bookmarkStart w:name="_Toc75640026" w:displacedByCustomXml="next" w:id="20"/>
    <w:sdt>
      <w:sdtPr>
        <w:alias w:val="Changes to the Protocol"/>
        <w:tag w:val="Changes to the Protocol"/>
        <w:id w:val="-1340615880"/>
        <w:lock w:val="sdtContentLocked"/>
        <w:placeholder>
          <w:docPart w:val="4FCFCF027EC644E4899FBD7381B3623F"/>
        </w:placeholder>
      </w:sdtPr>
      <w:sdtEndPr/>
      <w:sdtContent>
        <w:p w:rsidR="002330F8" w:rsidRDefault="00394453" w14:paraId="0E955A2C" w14:textId="77777777">
          <w:pPr>
            <w:pStyle w:val="Heading2"/>
            <w:rPr>
              <w:rFonts w:hint="eastAsia"/>
              <w:lang w:eastAsia="zh-CN"/>
            </w:rPr>
          </w:pPr>
          <w:r>
            <w:rPr>
              <w:rFonts w:hint="eastAsia"/>
            </w:rPr>
            <w:t>统计分析计划与方案不一致部分</w:t>
          </w:r>
        </w:p>
      </w:sdtContent>
    </w:sdt>
    <w:bookmarkEnd w:displacedByCustomXml="prev" w:id="19"/>
    <w:bookmarkEnd w:displacedByCustomXml="next" w:id="20"/>
    <w:sdt>
      <w:sdtPr>
        <w:rPr>
          <w:rFonts w:hint="eastAsia" w:eastAsia="MS Mincho"/>
          <w:lang w:eastAsia="ja-JP"/>
        </w:rPr>
        <w:alias w:val="Changes to the Protocol"/>
        <w:tag w:val="Changes to the Protocol"/>
        <w:id w:val="695123596"/>
        <w:lock w:val="sdtLocked"/>
        <w:placeholder>
          <w:docPart w:val="4FCFCF027EC644E4899FBD7381B3623F"/>
        </w:placeholder>
      </w:sdtPr>
      <w:sdtEndPr>
        <w:rPr>
          <w:rFonts w:eastAsia="MS Mincho"/>
          <w:lang w:eastAsia="ja-JP"/>
        </w:rPr>
      </w:sdtEndPr>
      <w:sdtContent>
        <w:p w:rsidR="002330F8" w:rsidP="006F431E" w:rsidRDefault="00394453" w14:paraId="0E955A2D" w14:textId="38D7B5EF">
          <w:pPr>
            <w:rPr>
              <w:color w:val="0000FF"/>
              <w:lang w:eastAsia="zh-CN"/>
            </w:rPr>
          </w:pPr>
          <w:r>
            <w:rPr>
              <w:rFonts w:hint="eastAsia" w:ascii="SimSun" w:hAnsi="SimSun" w:cs="SimSun"/>
              <w:lang w:eastAsia="zh-CN"/>
            </w:rPr>
            <w:t>本统计分析计划与方案</w:t>
          </w:r>
          <w:r>
            <w:rPr>
              <w:color w:val="0000FF"/>
              <w:lang w:eastAsia="zh-CN"/>
            </w:rPr>
            <w:t xml:space="preserve"> </w:t>
          </w:r>
          <w:sdt>
            <w:sdtPr>
              <w:rPr>
                <w:rStyle w:val="CPTVariable"/>
              </w:rPr>
              <w:alias w:val="CPT:ProtocolVersion"/>
              <w:tag w:val="ProtocolVersion"/>
              <w:id w:val="-1850633977"/>
              <w:placeholder>
                <w:docPart w:val="FB3815F2121C467AB535DF695955DEEF"/>
              </w:placeholder>
            </w:sdtPr>
            <w:sdtEndPr>
              <w:rPr>
                <w:rStyle w:val="CPTVariable"/>
              </w:rPr>
            </w:sdtEndPr>
            <w:sdtContent>
              <w:r w:rsidR="00A04F43">
                <w:rPr>
                  <w:rStyle w:val="CPTVariable"/>
                  <w:rFonts w:hint="eastAsia"/>
                  <w:lang w:eastAsia="zh-CN"/>
                </w:rPr>
                <w:t>V</w:t>
              </w:r>
              <w:r w:rsidR="00B33B8F">
                <w:rPr>
                  <w:rStyle w:val="CPTVariable"/>
                  <w:rFonts w:hint="eastAsia"/>
                  <w:lang w:eastAsia="zh-CN"/>
                </w:rPr>
                <w:t>6.0</w:t>
              </w:r>
            </w:sdtContent>
          </w:sdt>
          <w:r>
            <w:rPr>
              <w:color w:val="0000FF"/>
              <w:lang w:eastAsia="zh-CN"/>
            </w:rPr>
            <w:t xml:space="preserve"> </w:t>
          </w:r>
          <w:r>
            <w:rPr>
              <w:lang w:eastAsia="zh-CN"/>
            </w:rPr>
            <w:t>(</w:t>
          </w:r>
          <w:sdt>
            <w:sdtPr>
              <w:rPr>
                <w:rStyle w:val="CPTVariable"/>
              </w:rPr>
              <w:alias w:val="CPT:ProtocolDate"/>
              <w:tag w:val="ProtocolDate"/>
              <w:id w:val="-1956395783"/>
              <w:placeholder>
                <w:docPart w:val="6EC48DAECCB64F1BA7518058ED14D1AD"/>
              </w:placeholder>
            </w:sdtPr>
            <w:sdtEndPr>
              <w:rPr>
                <w:rStyle w:val="CPTVariable"/>
              </w:rPr>
            </w:sdtEndPr>
            <w:sdtContent>
              <w:r w:rsidR="006F431E">
                <w:rPr>
                  <w:rStyle w:val="CPTVariable"/>
                  <w:lang w:eastAsia="zh-CN"/>
                </w:rPr>
                <w:t xml:space="preserve"> </w:t>
              </w:r>
              <w:r w:rsidR="006F431E">
                <w:rPr>
                  <w:rStyle w:val="CPTVariable"/>
                  <w:rFonts w:hint="eastAsia"/>
                  <w:lang w:eastAsia="zh-CN"/>
                </w:rPr>
                <w:t>2025</w:t>
              </w:r>
              <w:r w:rsidR="006F431E">
                <w:rPr>
                  <w:rStyle w:val="CPTVariable"/>
                  <w:rFonts w:hint="eastAsia"/>
                  <w:lang w:eastAsia="zh-CN"/>
                </w:rPr>
                <w:t>年</w:t>
              </w:r>
              <w:r w:rsidR="006F431E">
                <w:rPr>
                  <w:rStyle w:val="CPTVariable"/>
                  <w:rFonts w:hint="eastAsia"/>
                  <w:lang w:eastAsia="zh-CN"/>
                </w:rPr>
                <w:t>4</w:t>
              </w:r>
              <w:r w:rsidR="006F431E">
                <w:rPr>
                  <w:rStyle w:val="CPTVariable"/>
                  <w:rFonts w:hint="eastAsia"/>
                  <w:lang w:eastAsia="zh-CN"/>
                </w:rPr>
                <w:t>月</w:t>
              </w:r>
              <w:r w:rsidR="006F431E">
                <w:rPr>
                  <w:rStyle w:val="CPTVariable"/>
                  <w:rFonts w:hint="eastAsia"/>
                  <w:lang w:eastAsia="zh-CN"/>
                </w:rPr>
                <w:t>30</w:t>
              </w:r>
              <w:r w:rsidR="006F431E">
                <w:rPr>
                  <w:rStyle w:val="CPTVariable"/>
                  <w:rFonts w:hint="eastAsia"/>
                  <w:lang w:eastAsia="zh-CN"/>
                </w:rPr>
                <w:t>日</w:t>
              </w:r>
              <w:commentRangeStart w:id="21"/>
              <w:commentRangeEnd w:id="21"/>
              <w:r w:rsidR="006F431E">
                <w:rPr>
                  <w:rStyle w:val="CommentReference"/>
                </w:rPr>
                <w:commentReference w:id="21"/>
              </w:r>
              <w:r w:rsidR="006F431E">
                <w:rPr>
                  <w:rStyle w:val="CPTVariable"/>
                  <w:lang w:eastAsia="zh-CN"/>
                </w:rPr>
                <w:t>]</w:t>
              </w:r>
            </w:sdtContent>
          </w:sdt>
          <w:r>
            <w:rPr>
              <w:lang w:eastAsia="zh-CN"/>
            </w:rPr>
            <w:t>)</w:t>
          </w:r>
          <w:r>
            <w:rPr>
              <w:rFonts w:hint="eastAsia" w:ascii="SimSun" w:hAnsi="SimSun" w:cs="SimSun"/>
              <w:lang w:eastAsia="zh-CN"/>
            </w:rPr>
            <w:t xml:space="preserve"> 中原先规定的分析内容一致。</w:t>
          </w:r>
        </w:p>
        <w:p w:rsidR="002330F8" w:rsidRDefault="00394453" w14:paraId="0E955A2E" w14:textId="77777777">
          <w:pPr>
            <w:ind w:firstLine="480" w:firstLineChars="200"/>
            <w:rPr>
              <w:color w:val="0000FF"/>
              <w:lang w:eastAsia="zh-CN"/>
            </w:rPr>
          </w:pPr>
          <w:r>
            <w:rPr>
              <w:rFonts w:hint="eastAsia" w:ascii="SimSun" w:hAnsi="SimSun" w:eastAsia="SimSun" w:cs="SimSun"/>
              <w:color w:val="0000FF"/>
              <w:lang w:eastAsia="zh-CN"/>
            </w:rPr>
            <w:t>或</w:t>
          </w:r>
        </w:p>
        <w:p w:rsidR="002330F8" w:rsidP="006F431E" w:rsidRDefault="00394453" w14:paraId="0E955A2F" w14:textId="7723F998">
          <w:pPr>
            <w:rPr>
              <w:lang w:eastAsia="zh-CN"/>
            </w:rPr>
          </w:pPr>
          <w:commentRangeStart w:id="22"/>
          <w:r>
            <w:rPr>
              <w:rFonts w:hint="eastAsia" w:ascii="SimSun" w:hAnsi="SimSun" w:cs="SimSun"/>
              <w:lang w:eastAsia="zh-CN"/>
            </w:rPr>
            <w:t>本统计分析计划对方案</w:t>
          </w:r>
          <w:sdt>
            <w:sdtPr>
              <w:rPr>
                <w:rStyle w:val="CPTVariable"/>
                <w:rFonts w:hint="eastAsia"/>
              </w:rPr>
              <w:alias w:val="CPT:ProtocolVersion"/>
              <w:tag w:val="ProtocolVersion"/>
              <w:id w:val="-1956089609"/>
              <w:placeholder>
                <w:docPart w:val="8D302E4C69E34451B0859750FE75E55E"/>
              </w:placeholder>
            </w:sdtPr>
            <w:sdtEndPr>
              <w:rPr>
                <w:rStyle w:val="CPTVariable"/>
                <w:rFonts w:hint="default"/>
              </w:rPr>
            </w:sdtEndPr>
            <w:sdtContent>
              <w:r w:rsidR="00B33B8F">
                <w:rPr>
                  <w:rStyle w:val="CPTVariable"/>
                  <w:rFonts w:hint="eastAsia"/>
                  <w:lang w:eastAsia="zh-CN"/>
                </w:rPr>
                <w:t>V6.0</w:t>
              </w:r>
            </w:sdtContent>
          </w:sdt>
          <w:r>
            <w:rPr>
              <w:rFonts w:hint="eastAsia" w:ascii="SimSun" w:hAnsi="SimSun" w:cs="SimSun"/>
              <w:lang w:eastAsia="zh-CN"/>
            </w:rPr>
            <w:t>（</w:t>
          </w:r>
          <w:sdt>
            <w:sdtPr>
              <w:rPr>
                <w:rStyle w:val="CPTVariable"/>
                <w:rFonts w:hint="eastAsia"/>
              </w:rPr>
              <w:alias w:val="CPT:ProtocolDate"/>
              <w:tag w:val="ProtocolDate"/>
              <w:id w:val="-1508047637"/>
              <w:placeholder>
                <w:docPart w:val="3B2E9C03F91A45C2980BAB74C62C8B9A"/>
              </w:placeholder>
            </w:sdtPr>
            <w:sdtEndPr>
              <w:rPr>
                <w:rStyle w:val="CPTVariable"/>
                <w:rFonts w:hint="default"/>
              </w:rPr>
            </w:sdtEndPr>
            <w:sdtContent>
              <w:r w:rsidR="006F431E">
                <w:rPr>
                  <w:rStyle w:val="CPTVariable"/>
                  <w:lang w:eastAsia="zh-CN"/>
                </w:rPr>
                <w:t xml:space="preserve"> </w:t>
              </w:r>
              <w:r w:rsidR="006F431E">
                <w:rPr>
                  <w:rStyle w:val="CPTVariable"/>
                  <w:rFonts w:hint="eastAsia"/>
                  <w:lang w:eastAsia="zh-CN"/>
                </w:rPr>
                <w:t>2025</w:t>
              </w:r>
              <w:r w:rsidR="006F431E">
                <w:rPr>
                  <w:rStyle w:val="CPTVariable"/>
                  <w:rFonts w:hint="eastAsia"/>
                  <w:lang w:eastAsia="zh-CN"/>
                </w:rPr>
                <w:t>年</w:t>
              </w:r>
              <w:r w:rsidR="006F431E">
                <w:rPr>
                  <w:rStyle w:val="CPTVariable"/>
                  <w:rFonts w:hint="eastAsia"/>
                  <w:lang w:eastAsia="zh-CN"/>
                </w:rPr>
                <w:t>4</w:t>
              </w:r>
              <w:r w:rsidR="006F431E">
                <w:rPr>
                  <w:rStyle w:val="CPTVariable"/>
                  <w:rFonts w:hint="eastAsia"/>
                  <w:lang w:eastAsia="zh-CN"/>
                </w:rPr>
                <w:t>月</w:t>
              </w:r>
              <w:r w:rsidR="006F431E">
                <w:rPr>
                  <w:rStyle w:val="CPTVariable"/>
                  <w:rFonts w:hint="eastAsia"/>
                  <w:lang w:eastAsia="zh-CN"/>
                </w:rPr>
                <w:t>30</w:t>
              </w:r>
              <w:r w:rsidR="006F431E">
                <w:rPr>
                  <w:rStyle w:val="CPTVariable"/>
                  <w:rFonts w:hint="eastAsia"/>
                  <w:lang w:eastAsia="zh-CN"/>
                </w:rPr>
                <w:t>日</w:t>
              </w:r>
              <w:commentRangeStart w:id="23"/>
              <w:commentRangeEnd w:id="23"/>
              <w:r w:rsidR="006F431E">
                <w:rPr>
                  <w:rStyle w:val="CommentReference"/>
                </w:rPr>
                <w:commentReference w:id="23"/>
              </w:r>
              <w:r w:rsidR="006F431E">
                <w:rPr>
                  <w:rStyle w:val="CPTVariable"/>
                  <w:lang w:eastAsia="zh-CN"/>
                </w:rPr>
                <w:t>]</w:t>
              </w:r>
            </w:sdtContent>
          </w:sdt>
          <w:r>
            <w:rPr>
              <w:rFonts w:hint="eastAsia" w:ascii="SimSun" w:hAnsi="SimSun" w:cs="SimSun"/>
              <w:lang w:eastAsia="zh-CN"/>
            </w:rPr>
            <w:t>）中原先规定的分析内容的所有更改总结于</w:t>
          </w:r>
          <w:r>
            <w:rPr>
              <w:lang w:eastAsia="zh-CN"/>
            </w:rPr>
            <w:fldChar w:fldCharType="begin"/>
          </w:r>
          <w:r>
            <w:rPr>
              <w:lang w:eastAsia="zh-CN"/>
            </w:rPr>
            <w:instrText xml:space="preserve"> </w:instrText>
          </w:r>
          <w:r>
            <w:rPr>
              <w:rFonts w:hint="eastAsia"/>
              <w:lang w:eastAsia="zh-CN"/>
            </w:rPr>
            <w:instrText>REF _Ref75636039 \n \h</w:instrText>
          </w:r>
          <w:r>
            <w:rPr>
              <w:lang w:eastAsia="zh-CN"/>
            </w:rPr>
            <w:instrText xml:space="preserve"> </w:instrText>
          </w:r>
          <w:r>
            <w:rPr>
              <w:lang w:eastAsia="zh-CN"/>
            </w:rPr>
          </w:r>
          <w:r>
            <w:rPr>
              <w:lang w:eastAsia="zh-CN"/>
            </w:rPr>
            <w:fldChar w:fldCharType="separate"/>
          </w:r>
          <w:r>
            <w:rPr>
              <w:rFonts w:hint="eastAsia"/>
              <w:lang w:eastAsia="zh-CN"/>
            </w:rPr>
            <w:t>表</w:t>
          </w:r>
          <w:r>
            <w:rPr>
              <w:rFonts w:hint="eastAsia"/>
              <w:lang w:eastAsia="zh-CN"/>
            </w:rPr>
            <w:t>1</w:t>
          </w:r>
          <w:r>
            <w:rPr>
              <w:lang w:eastAsia="zh-CN"/>
            </w:rPr>
            <w:fldChar w:fldCharType="end"/>
          </w:r>
          <w:r>
            <w:rPr>
              <w:rFonts w:hint="eastAsia" w:ascii="SimSun" w:hAnsi="SimSun" w:cs="SimSun"/>
              <w:lang w:eastAsia="zh-CN"/>
            </w:rPr>
            <w:t>。</w:t>
          </w:r>
          <w:commentRangeEnd w:id="22"/>
          <w:r>
            <w:rPr>
              <w:rStyle w:val="CommentReference"/>
            </w:rPr>
            <w:commentReference w:id="22"/>
          </w:r>
        </w:p>
        <w:p w:rsidR="002330F8" w:rsidRDefault="00394453" w14:paraId="0E955A30" w14:textId="77777777">
          <w:pPr>
            <w:pStyle w:val="captiontable"/>
            <w:numPr>
              <w:ilvl w:val="2"/>
              <w:numId w:val="20"/>
            </w:numPr>
            <w:spacing w:before="120" w:after="120"/>
            <w:rPr>
              <w:rFonts w:ascii="Times New Roman" w:hAnsi="Times New Roman" w:cs="Times New Roman"/>
              <w:color w:val="000000"/>
              <w:sz w:val="24"/>
              <w:szCs w:val="24"/>
              <w:lang w:eastAsia="zh-CN"/>
            </w:rPr>
          </w:pPr>
          <w:bookmarkStart w:name="_Ref75636039" w:id="24"/>
          <w:r>
            <w:rPr>
              <w:rFonts w:ascii="Times New Roman" w:hAnsi="Times New Roman" w:cs="Times New Roman"/>
              <w:sz w:val="24"/>
              <w:szCs w:val="24"/>
              <w:lang w:eastAsia="zh-CN"/>
            </w:rPr>
            <w:t>对方案中定义的分析计划的更改</w:t>
          </w:r>
          <w:bookmarkEnd w:id="24"/>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89"/>
            <w:gridCol w:w="3373"/>
            <w:gridCol w:w="3289"/>
          </w:tblGrid>
          <w:tr w:rsidR="002330F8" w14:paraId="0E955A33" w14:textId="77777777">
            <w:trPr>
              <w:tblHeader/>
            </w:trPr>
            <w:tc>
              <w:tcPr>
                <w:tcW w:w="2689" w:type="dxa"/>
                <w:shd w:val="clear" w:color="auto" w:fill="B8CCE4" w:themeFill="accent1" w:themeFillTint="66"/>
              </w:tcPr>
              <w:p w:rsidR="002330F8" w:rsidRDefault="00394453" w14:paraId="0E955A31" w14:textId="77777777">
                <w:pPr>
                  <w:rPr>
                    <w:rFonts w:hint="eastAsia" w:asciiTheme="majorEastAsia" w:hAnsiTheme="majorEastAsia" w:eastAsiaTheme="majorEastAsia"/>
                    <w:b/>
                    <w:lang w:val="en-GB" w:eastAsia="ja-JP"/>
                  </w:rPr>
                </w:pPr>
                <w:r>
                  <w:rPr>
                    <w:rFonts w:hint="eastAsia" w:asciiTheme="majorEastAsia" w:hAnsiTheme="majorEastAsia" w:eastAsiaTheme="majorEastAsia"/>
                    <w:b/>
                    <w:lang w:val="en-GB" w:eastAsia="zh-CN"/>
                  </w:rPr>
                  <w:t>方案</w:t>
                </w:r>
              </w:p>
            </w:tc>
            <w:tc>
              <w:tcPr>
                <w:tcW w:w="6662" w:type="dxa"/>
                <w:gridSpan w:val="2"/>
                <w:shd w:val="clear" w:color="auto" w:fill="B8CCE4" w:themeFill="accent1" w:themeFillTint="66"/>
              </w:tcPr>
              <w:p w:rsidR="002330F8" w:rsidRDefault="00394453" w14:paraId="0E955A32" w14:textId="77777777">
                <w:pPr>
                  <w:rPr>
                    <w:rFonts w:hint="eastAsia" w:asciiTheme="majorEastAsia" w:hAnsiTheme="majorEastAsia" w:eastAsiaTheme="majorEastAsia"/>
                    <w:b/>
                    <w:lang w:val="en-GB" w:eastAsia="ja-JP"/>
                  </w:rPr>
                </w:pPr>
                <w:r>
                  <w:rPr>
                    <w:rFonts w:hint="eastAsia" w:cs="Microsoft YaHei" w:asciiTheme="majorEastAsia" w:hAnsiTheme="majorEastAsia" w:eastAsiaTheme="majorEastAsia"/>
                    <w:b/>
                    <w:lang w:val="en-GB" w:eastAsia="zh-CN"/>
                  </w:rPr>
                  <w:t>统计分析计划</w:t>
                </w:r>
              </w:p>
            </w:tc>
          </w:tr>
          <w:tr w:rsidR="002330F8" w14:paraId="0E955A37" w14:textId="77777777">
            <w:trPr>
              <w:tblHeader/>
            </w:trPr>
            <w:tc>
              <w:tcPr>
                <w:tcW w:w="2689" w:type="dxa"/>
                <w:shd w:val="clear" w:color="auto" w:fill="F9F2DF"/>
              </w:tcPr>
              <w:p w:rsidR="002330F8" w:rsidRDefault="00394453" w14:paraId="0E955A34" w14:textId="77777777">
                <w:pPr>
                  <w:rPr>
                    <w:rFonts w:eastAsia="MS Mincho"/>
                    <w:b/>
                    <w:lang w:val="en-GB" w:eastAsia="ja-JP"/>
                  </w:rPr>
                </w:pPr>
                <w:r>
                  <w:rPr>
                    <w:rFonts w:hint="eastAsia" w:asciiTheme="minorEastAsia" w:hAnsiTheme="minorEastAsia"/>
                    <w:b/>
                    <w:lang w:val="en-GB" w:eastAsia="zh-CN"/>
                  </w:rPr>
                  <w:t>方案中的统计描述</w:t>
                </w:r>
              </w:p>
            </w:tc>
            <w:tc>
              <w:tcPr>
                <w:tcW w:w="3373" w:type="dxa"/>
                <w:shd w:val="clear" w:color="auto" w:fill="F9F2DF"/>
              </w:tcPr>
              <w:p w:rsidR="002330F8" w:rsidRDefault="00394453" w14:paraId="0E955A35" w14:textId="77777777">
                <w:pPr>
                  <w:rPr>
                    <w:rFonts w:eastAsia="MS Mincho"/>
                    <w:b/>
                    <w:lang w:val="en-GB" w:eastAsia="zh-CN"/>
                  </w:rPr>
                </w:pPr>
                <w:r>
                  <w:rPr>
                    <w:rFonts w:hint="eastAsia" w:cs="Microsoft YaHei" w:asciiTheme="majorEastAsia" w:hAnsiTheme="majorEastAsia" w:eastAsiaTheme="majorEastAsia"/>
                    <w:b/>
                    <w:lang w:val="en-GB" w:eastAsia="zh-CN"/>
                  </w:rPr>
                  <w:t>统计分析计划中的</w:t>
                </w:r>
                <w:r>
                  <w:rPr>
                    <w:rFonts w:hint="eastAsia" w:asciiTheme="minorEastAsia" w:hAnsiTheme="minorEastAsia"/>
                    <w:b/>
                    <w:lang w:val="en-GB" w:eastAsia="zh-CN"/>
                  </w:rPr>
                  <w:t>统计描述</w:t>
                </w:r>
              </w:p>
            </w:tc>
            <w:tc>
              <w:tcPr>
                <w:tcW w:w="3289" w:type="dxa"/>
                <w:shd w:val="clear" w:color="auto" w:fill="F9F2DF"/>
              </w:tcPr>
              <w:p w:rsidR="002330F8" w:rsidRDefault="00394453" w14:paraId="0E955A36" w14:textId="77777777">
                <w:pPr>
                  <w:rPr>
                    <w:rFonts w:eastAsia="MS Mincho"/>
                    <w:b/>
                    <w:lang w:val="en-GB" w:eastAsia="ja-JP"/>
                  </w:rPr>
                </w:pPr>
                <w:r>
                  <w:rPr>
                    <w:rFonts w:hint="eastAsia" w:cs="Microsoft YaHei" w:asciiTheme="majorEastAsia" w:hAnsiTheme="majorEastAsia" w:eastAsiaTheme="majorEastAsia"/>
                    <w:b/>
                    <w:lang w:val="en-GB" w:eastAsia="zh-CN"/>
                  </w:rPr>
                  <w:t>进行更改的理由</w:t>
                </w:r>
              </w:p>
            </w:tc>
          </w:tr>
          <w:tr w:rsidR="002330F8" w14:paraId="0E955A3B" w14:textId="77777777">
            <w:tc>
              <w:tcPr>
                <w:tcW w:w="2689" w:type="dxa"/>
              </w:tcPr>
              <w:p w:rsidR="002330F8" w:rsidRDefault="00F70F80" w14:paraId="0E955A38" w14:textId="6F959168">
                <w:pPr>
                  <w:numPr>
                    <w:ilvl w:val="0"/>
                    <w:numId w:val="21"/>
                  </w:numPr>
                  <w:rPr>
                    <w:rFonts w:eastAsia="MS Mincho"/>
                    <w:lang w:val="en-GB" w:eastAsia="ja-JP"/>
                  </w:rPr>
                </w:pPr>
                <w:commentRangeStart w:id="25"/>
                <w:ins w:author="丁 扬" w:date="2025-06-24T09:46:00Z" w16du:dateUtc="2025-06-24T01:46:00Z" w:id="26">
                  <w:r w:rsidRPr="00F70F80">
                    <w:rPr>
                      <w:rFonts w:hint="eastAsia" w:ascii="Microsoft YaHei" w:hAnsi="Microsoft YaHei" w:eastAsia="Microsoft YaHei" w:cs="Microsoft YaHei"/>
                      <w:lang w:val="en-GB" w:eastAsia="ja-JP"/>
                    </w:rPr>
                    <w:t>对</w:t>
                  </w:r>
                  <w:r w:rsidRPr="00F70F80">
                    <w:rPr>
                      <w:rFonts w:hint="eastAsia" w:ascii="MS Mincho" w:hAnsi="MS Mincho" w:eastAsia="MS Mincho" w:cs="MS Mincho"/>
                      <w:lang w:val="en-GB" w:eastAsia="ja-JP"/>
                    </w:rPr>
                    <w:t>于</w:t>
                  </w:r>
                  <w:r w:rsidRPr="00F70F80">
                    <w:rPr>
                      <w:rFonts w:hint="eastAsia" w:eastAsia="MS Mincho"/>
                      <w:lang w:val="en-GB" w:eastAsia="ja-JP"/>
                    </w:rPr>
                    <w:t>ORR</w:t>
                  </w:r>
                  <w:r w:rsidRPr="00F70F80">
                    <w:rPr>
                      <w:rFonts w:hint="eastAsia" w:eastAsia="MS Mincho"/>
                      <w:lang w:val="en-GB" w:eastAsia="ja-JP"/>
                    </w:rPr>
                    <w:t>和</w:t>
                  </w:r>
                  <w:r w:rsidRPr="00F70F80">
                    <w:rPr>
                      <w:rFonts w:hint="eastAsia" w:eastAsia="MS Mincho"/>
                      <w:lang w:val="en-GB" w:eastAsia="ja-JP"/>
                    </w:rPr>
                    <w:t>CRR</w:t>
                  </w:r>
                  <w:r w:rsidRPr="00F70F80">
                    <w:rPr>
                      <w:rFonts w:hint="eastAsia" w:eastAsia="MS Mincho"/>
                      <w:lang w:val="en-GB" w:eastAsia="ja-JP"/>
                    </w:rPr>
                    <w:t>，将</w:t>
                  </w:r>
                  <w:r w:rsidRPr="00F70F80">
                    <w:rPr>
                      <w:rFonts w:hint="eastAsia" w:ascii="Microsoft YaHei" w:hAnsi="Microsoft YaHei" w:eastAsia="Microsoft YaHei" w:cs="Microsoft YaHei"/>
                      <w:lang w:val="en-GB" w:eastAsia="ja-JP"/>
                    </w:rPr>
                    <w:t>计</w:t>
                  </w:r>
                  <w:r w:rsidRPr="00F70F80">
                    <w:rPr>
                      <w:rFonts w:hint="eastAsia" w:ascii="MS Mincho" w:hAnsi="MS Mincho" w:eastAsia="MS Mincho" w:cs="MS Mincho"/>
                      <w:lang w:val="en-GB" w:eastAsia="ja-JP"/>
                    </w:rPr>
                    <w:t>算各</w:t>
                  </w:r>
                  <w:r w:rsidRPr="00F70F80">
                    <w:rPr>
                      <w:rFonts w:hint="eastAsia" w:ascii="Microsoft YaHei" w:hAnsi="Microsoft YaHei" w:eastAsia="Microsoft YaHei" w:cs="Microsoft YaHei"/>
                      <w:lang w:val="en-GB" w:eastAsia="ja-JP"/>
                    </w:rPr>
                    <w:t>组</w:t>
                  </w:r>
                  <w:r w:rsidRPr="00F70F80">
                    <w:rPr>
                      <w:rFonts w:hint="eastAsia" w:ascii="MS Mincho" w:hAnsi="MS Mincho" w:eastAsia="MS Mincho" w:cs="MS Mincho"/>
                      <w:lang w:val="en-GB" w:eastAsia="ja-JP"/>
                    </w:rPr>
                    <w:t>估</w:t>
                  </w:r>
                  <w:r w:rsidRPr="00F70F80">
                    <w:rPr>
                      <w:rFonts w:hint="eastAsia" w:ascii="Microsoft YaHei" w:hAnsi="Microsoft YaHei" w:eastAsia="Microsoft YaHei" w:cs="Microsoft YaHei"/>
                      <w:lang w:val="en-GB" w:eastAsia="ja-JP"/>
                    </w:rPr>
                    <w:t>计值</w:t>
                  </w:r>
                  <w:r w:rsidRPr="00F70F80">
                    <w:rPr>
                      <w:rFonts w:hint="eastAsia" w:ascii="MS Mincho" w:hAnsi="MS Mincho" w:eastAsia="MS Mincho" w:cs="MS Mincho"/>
                      <w:lang w:val="en-GB" w:eastAsia="ja-JP"/>
                    </w:rPr>
                    <w:t>及其</w:t>
                  </w:r>
                  <w:r w:rsidRPr="00F70F80">
                    <w:rPr>
                      <w:rFonts w:hint="eastAsia" w:eastAsia="MS Mincho"/>
                      <w:lang w:val="en-GB" w:eastAsia="ja-JP"/>
                    </w:rPr>
                    <w:t>Clopper-Pearson 95%CI</w:t>
                  </w:r>
                  <w:r w:rsidRPr="00F70F80">
                    <w:rPr>
                      <w:rFonts w:hint="eastAsia" w:eastAsia="MS Mincho"/>
                      <w:lang w:val="en-GB" w:eastAsia="ja-JP"/>
                    </w:rPr>
                    <w:t>，采用</w:t>
                  </w:r>
                  <w:r w:rsidRPr="00F70F80">
                    <w:rPr>
                      <w:rFonts w:hint="eastAsia" w:eastAsia="MS Mincho"/>
                      <w:lang w:val="en-GB" w:eastAsia="ja-JP"/>
                    </w:rPr>
                    <w:t xml:space="preserve">CMH </w:t>
                  </w:r>
                  <w:r w:rsidRPr="00F70F80">
                    <w:rPr>
                      <w:rFonts w:hint="eastAsia" w:eastAsia="MS Mincho"/>
                      <w:lang w:val="en-GB" w:eastAsia="ja-JP"/>
                    </w:rPr>
                    <w:t>（</w:t>
                  </w:r>
                  <w:r w:rsidRPr="00F70F80">
                    <w:rPr>
                      <w:rFonts w:hint="eastAsia" w:eastAsia="MS Mincho"/>
                      <w:lang w:val="en-GB" w:eastAsia="ja-JP"/>
                    </w:rPr>
                    <w:t>Cochran-Mantel-Haenszel</w:t>
                  </w:r>
                  <w:r w:rsidRPr="00F70F80">
                    <w:rPr>
                      <w:rFonts w:hint="eastAsia" w:eastAsia="MS Mincho"/>
                      <w:lang w:val="en-GB" w:eastAsia="ja-JP"/>
                    </w:rPr>
                    <w:t>）方法</w:t>
                  </w:r>
                  <w:r w:rsidRPr="00F70F80">
                    <w:rPr>
                      <w:rFonts w:hint="eastAsia" w:ascii="Microsoft YaHei" w:hAnsi="Microsoft YaHei" w:eastAsia="Microsoft YaHei" w:cs="Microsoft YaHei"/>
                      <w:lang w:val="en-GB" w:eastAsia="ja-JP"/>
                    </w:rPr>
                    <w:t>计</w:t>
                  </w:r>
                  <w:r w:rsidRPr="00F70F80">
                    <w:rPr>
                      <w:rFonts w:hint="eastAsia" w:ascii="MS Mincho" w:hAnsi="MS Mincho" w:eastAsia="MS Mincho" w:cs="MS Mincho"/>
                      <w:lang w:val="en-GB" w:eastAsia="ja-JP"/>
                    </w:rPr>
                    <w:t>算</w:t>
                  </w:r>
                  <w:r w:rsidRPr="00F70F80">
                    <w:rPr>
                      <w:rFonts w:hint="eastAsia" w:ascii="Microsoft YaHei" w:hAnsi="Microsoft YaHei" w:eastAsia="Microsoft YaHei" w:cs="Microsoft YaHei"/>
                      <w:lang w:val="en-GB" w:eastAsia="ja-JP"/>
                    </w:rPr>
                    <w:t>组间</w:t>
                  </w:r>
                  <w:r w:rsidRPr="00F70F80">
                    <w:rPr>
                      <w:rFonts w:hint="eastAsia" w:ascii="MS Mincho" w:hAnsi="MS Mincho" w:eastAsia="MS Mincho" w:cs="MS Mincho"/>
                      <w:lang w:val="en-GB" w:eastAsia="ja-JP"/>
                    </w:rPr>
                    <w:t>比</w:t>
                  </w:r>
                  <w:r w:rsidRPr="00F70F80">
                    <w:rPr>
                      <w:rFonts w:hint="eastAsia" w:ascii="Microsoft YaHei" w:hAnsi="Microsoft YaHei" w:eastAsia="Microsoft YaHei" w:cs="Microsoft YaHei"/>
                      <w:lang w:val="en-GB" w:eastAsia="ja-JP"/>
                    </w:rPr>
                    <w:t>较</w:t>
                  </w:r>
                  <w:r w:rsidRPr="00F70F80">
                    <w:rPr>
                      <w:rFonts w:hint="eastAsia" w:ascii="MS Mincho" w:hAnsi="MS Mincho" w:eastAsia="MS Mincho" w:cs="MS Mincho"/>
                      <w:lang w:val="en-GB" w:eastAsia="ja-JP"/>
                    </w:rPr>
                    <w:t>的</w:t>
                  </w:r>
                  <w:r w:rsidRPr="00F70F80">
                    <w:rPr>
                      <w:rFonts w:hint="eastAsia" w:eastAsia="MS Mincho"/>
                      <w:lang w:val="en-GB" w:eastAsia="ja-JP"/>
                    </w:rPr>
                    <w:t>p</w:t>
                  </w:r>
                  <w:r w:rsidRPr="00F70F80">
                    <w:rPr>
                      <w:rFonts w:hint="eastAsia" w:ascii="Microsoft YaHei" w:hAnsi="Microsoft YaHei" w:eastAsia="Microsoft YaHei" w:cs="Microsoft YaHei"/>
                      <w:lang w:val="en-GB" w:eastAsia="ja-JP"/>
                    </w:rPr>
                    <w:t>值</w:t>
                  </w:r>
                  <w:r w:rsidRPr="00F70F80">
                    <w:rPr>
                      <w:rFonts w:hint="eastAsia" w:ascii="MS Mincho" w:hAnsi="MS Mincho" w:eastAsia="MS Mincho" w:cs="MS Mincho"/>
                      <w:lang w:val="en-GB" w:eastAsia="ja-JP"/>
                    </w:rPr>
                    <w:t>，并基于</w:t>
                  </w:r>
                  <w:r w:rsidRPr="00F70F80">
                    <w:rPr>
                      <w:rFonts w:hint="eastAsia" w:eastAsia="MS Mincho"/>
                      <w:lang w:val="en-GB" w:eastAsia="ja-JP"/>
                    </w:rPr>
                    <w:t xml:space="preserve">Mantel-Haenszel </w:t>
                  </w:r>
                  <w:r w:rsidRPr="00F70F80">
                    <w:rPr>
                      <w:rFonts w:hint="eastAsia" w:eastAsia="MS Mincho"/>
                      <w:lang w:val="en-GB" w:eastAsia="ja-JP"/>
                    </w:rPr>
                    <w:t>方法估</w:t>
                  </w:r>
                  <w:r w:rsidRPr="00F70F80">
                    <w:rPr>
                      <w:rFonts w:hint="eastAsia" w:ascii="Microsoft YaHei" w:hAnsi="Microsoft YaHei" w:eastAsia="Microsoft YaHei" w:cs="Microsoft YaHei"/>
                      <w:lang w:val="en-GB" w:eastAsia="ja-JP"/>
                    </w:rPr>
                    <w:t>计组间</w:t>
                  </w:r>
                  <w:r w:rsidRPr="00F70F80">
                    <w:rPr>
                      <w:rFonts w:hint="eastAsia" w:ascii="MS Mincho" w:hAnsi="MS Mincho" w:eastAsia="MS Mincho" w:cs="MS Mincho"/>
                      <w:lang w:val="en-GB" w:eastAsia="ja-JP"/>
                    </w:rPr>
                    <w:t>率差及其</w:t>
                  </w:r>
                  <w:r w:rsidRPr="00F70F80">
                    <w:rPr>
                      <w:rFonts w:hint="eastAsia" w:eastAsia="MS Mincho"/>
                      <w:lang w:val="en-GB" w:eastAsia="ja-JP"/>
                    </w:rPr>
                    <w:t>95%CI</w:t>
                  </w:r>
                  <w:r w:rsidRPr="00F70F80">
                    <w:rPr>
                      <w:rFonts w:hint="eastAsia" w:eastAsia="MS Mincho"/>
                      <w:lang w:val="en-GB" w:eastAsia="ja-JP"/>
                    </w:rPr>
                    <w:t>。</w:t>
                  </w:r>
                </w:ins>
                <w:ins w:author="丁 扬" w:date="2025-06-24T10:10:00Z" w16du:dateUtc="2025-06-24T02:10:00Z" w:id="27">
                  <w:commentRangeEnd w:id="25"/>
                  <w:r w:rsidR="00896203">
                    <w:rPr>
                      <w:rStyle w:val="CommentReference"/>
                    </w:rPr>
                    <w:commentReference w:id="25"/>
                  </w:r>
                </w:ins>
              </w:p>
            </w:tc>
            <w:tc>
              <w:tcPr>
                <w:tcW w:w="3373" w:type="dxa"/>
              </w:tcPr>
              <w:p w:rsidRPr="00AD25DC" w:rsidR="002330F8" w:rsidRDefault="00AD25DC" w14:paraId="0E955A39" w14:textId="5CAB9C51">
                <w:pPr>
                  <w:pStyle w:val="ListParagraph"/>
                  <w:numPr>
                    <w:ilvl w:val="0"/>
                    <w:numId w:val="21"/>
                  </w:numPr>
                  <w:rPr>
                    <w:rFonts w:eastAsia="MS Mincho"/>
                    <w:lang w:val="en-GB" w:eastAsia="ja-JP"/>
                    <w:rPrChange w:author="丁 扬" w:date="2025-06-24T09:48:00Z" w16du:dateUtc="2025-06-24T01:48:00Z" w:id="28">
                      <w:rPr>
                        <w:lang w:val="en-GB" w:eastAsia="ja-JP"/>
                      </w:rPr>
                    </w:rPrChange>
                  </w:rPr>
                  <w:pPrChange w:author="丁 扬" w:date="2025-06-24T09:48:00Z" w16du:dateUtc="2025-06-24T01:48:00Z" w:id="29">
                    <w:pPr>
                      <w:numPr>
                        <w:numId w:val="21"/>
                      </w:numPr>
                      <w:ind w:left="360" w:hanging="360"/>
                    </w:pPr>
                  </w:pPrChange>
                </w:pPr>
                <w:ins w:author="丁 扬" w:date="2025-06-24T09:47:00Z" w16du:dateUtc="2025-06-24T01:47:00Z" w:id="30">
                  <w:r w:rsidRPr="00AD25DC">
                    <w:rPr>
                      <w:rFonts w:hint="eastAsia" w:ascii="Microsoft YaHei" w:hAnsi="Microsoft YaHei" w:eastAsia="Microsoft YaHei" w:cs="Microsoft YaHei"/>
                      <w:szCs w:val="22"/>
                      <w:lang w:val="en-GB" w:eastAsia="ja-JP"/>
                    </w:rPr>
                    <w:t>对</w:t>
                  </w:r>
                  <w:r w:rsidRPr="00AD25DC">
                    <w:rPr>
                      <w:rFonts w:hint="eastAsia" w:ascii="MS Mincho" w:hAnsi="MS Mincho" w:eastAsia="MS Mincho" w:cs="MS Mincho"/>
                      <w:szCs w:val="22"/>
                      <w:lang w:val="en-GB" w:eastAsia="ja-JP"/>
                    </w:rPr>
                    <w:t>于</w:t>
                  </w:r>
                  <w:r w:rsidRPr="00AD25DC">
                    <w:rPr>
                      <w:rFonts w:hint="eastAsia" w:eastAsia="MS Mincho" w:cs="Cordia New"/>
                      <w:szCs w:val="22"/>
                      <w:lang w:val="en-GB" w:eastAsia="ja-JP"/>
                    </w:rPr>
                    <w:t>IRC</w:t>
                  </w:r>
                  <w:r w:rsidRPr="00AD25DC">
                    <w:rPr>
                      <w:rFonts w:hint="eastAsia" w:eastAsia="MS Mincho" w:cs="Cordia New"/>
                      <w:szCs w:val="22"/>
                      <w:lang w:val="en-GB" w:eastAsia="ja-JP"/>
                    </w:rPr>
                    <w:t>和研究者</w:t>
                  </w:r>
                  <w:r w:rsidRPr="00AD25DC">
                    <w:rPr>
                      <w:rFonts w:hint="eastAsia" w:ascii="Microsoft YaHei" w:hAnsi="Microsoft YaHei" w:eastAsia="Microsoft YaHei" w:cs="Microsoft YaHei"/>
                      <w:szCs w:val="22"/>
                      <w:lang w:val="en-GB" w:eastAsia="ja-JP"/>
                    </w:rPr>
                    <w:t>评</w:t>
                  </w:r>
                  <w:r w:rsidRPr="00AD25DC">
                    <w:rPr>
                      <w:rFonts w:hint="eastAsia" w:ascii="MS Mincho" w:hAnsi="MS Mincho" w:eastAsia="MS Mincho" w:cs="MS Mincho"/>
                      <w:szCs w:val="22"/>
                      <w:lang w:val="en-GB" w:eastAsia="ja-JP"/>
                    </w:rPr>
                    <w:t>估的</w:t>
                  </w:r>
                  <w:r w:rsidRPr="00AD25DC">
                    <w:rPr>
                      <w:rFonts w:hint="eastAsia" w:eastAsia="MS Mincho" w:cs="Cordia New"/>
                      <w:szCs w:val="22"/>
                      <w:lang w:val="en-GB" w:eastAsia="ja-JP"/>
                    </w:rPr>
                    <w:t>ORR</w:t>
                  </w:r>
                  <w:r w:rsidRPr="00AD25DC">
                    <w:rPr>
                      <w:rFonts w:hint="eastAsia" w:eastAsia="MS Mincho" w:cs="Cordia New"/>
                      <w:szCs w:val="22"/>
                      <w:lang w:val="en-GB" w:eastAsia="ja-JP"/>
                    </w:rPr>
                    <w:t>和</w:t>
                  </w:r>
                  <w:r w:rsidRPr="00AD25DC">
                    <w:rPr>
                      <w:rFonts w:hint="eastAsia" w:eastAsia="MS Mincho" w:cs="Cordia New"/>
                      <w:szCs w:val="22"/>
                      <w:lang w:val="en-GB" w:eastAsia="ja-JP"/>
                    </w:rPr>
                    <w:t>CRR</w:t>
                  </w:r>
                  <w:r w:rsidRPr="00AD25DC">
                    <w:rPr>
                      <w:rFonts w:hint="eastAsia" w:ascii="Microsoft YaHei" w:hAnsi="Microsoft YaHei" w:eastAsia="Microsoft YaHei" w:cs="Microsoft YaHei"/>
                      <w:szCs w:val="22"/>
                      <w:lang w:val="en-GB" w:eastAsia="ja-JP"/>
                    </w:rPr>
                    <w:t>终</w:t>
                  </w:r>
                  <w:r w:rsidRPr="00AD25DC">
                    <w:rPr>
                      <w:rFonts w:hint="eastAsia" w:ascii="MS Mincho" w:hAnsi="MS Mincho" w:eastAsia="MS Mincho" w:cs="MS Mincho"/>
                      <w:szCs w:val="22"/>
                      <w:lang w:val="en-GB" w:eastAsia="ja-JP"/>
                    </w:rPr>
                    <w:t>点，将使用分</w:t>
                  </w:r>
                  <w:r w:rsidRPr="00AD25DC">
                    <w:rPr>
                      <w:rFonts w:hint="eastAsia" w:ascii="Microsoft YaHei" w:hAnsi="Microsoft YaHei" w:eastAsia="Microsoft YaHei" w:cs="Microsoft YaHei"/>
                      <w:szCs w:val="22"/>
                      <w:lang w:val="en-GB" w:eastAsia="ja-JP"/>
                    </w:rPr>
                    <w:t>层</w:t>
                  </w:r>
                  <w:r w:rsidRPr="00AD25DC">
                    <w:rPr>
                      <w:rFonts w:hint="eastAsia" w:eastAsia="MS Mincho" w:cs="Cordia New"/>
                      <w:szCs w:val="22"/>
                      <w:lang w:val="en-GB" w:eastAsia="ja-JP"/>
                    </w:rPr>
                    <w:t>Miettinen</w:t>
                  </w:r>
                  <w:r w:rsidRPr="00AD25DC">
                    <w:rPr>
                      <w:rFonts w:hint="eastAsia" w:eastAsia="MS Mincho" w:cs="Cordia New"/>
                      <w:szCs w:val="22"/>
                      <w:lang w:val="en-GB" w:eastAsia="ja-JP"/>
                    </w:rPr>
                    <w:t>和</w:t>
                  </w:r>
                  <w:r w:rsidRPr="00AD25DC">
                    <w:rPr>
                      <w:rFonts w:hint="eastAsia" w:eastAsia="MS Mincho" w:cs="Cordia New"/>
                      <w:szCs w:val="22"/>
                      <w:lang w:val="en-GB" w:eastAsia="ja-JP"/>
                    </w:rPr>
                    <w:t>Nurminen</w:t>
                  </w:r>
                  <w:r w:rsidRPr="00AD25DC">
                    <w:rPr>
                      <w:rFonts w:hint="eastAsia" w:eastAsia="MS Mincho" w:cs="Cordia New"/>
                      <w:szCs w:val="22"/>
                      <w:lang w:val="en-GB" w:eastAsia="ja-JP"/>
                    </w:rPr>
                    <w:t>方法按照随机化的分</w:t>
                  </w:r>
                  <w:r w:rsidRPr="00AD25DC">
                    <w:rPr>
                      <w:rFonts w:hint="eastAsia" w:ascii="Microsoft YaHei" w:hAnsi="Microsoft YaHei" w:eastAsia="Microsoft YaHei" w:cs="Microsoft YaHei"/>
                      <w:szCs w:val="22"/>
                      <w:lang w:val="en-GB" w:eastAsia="ja-JP"/>
                    </w:rPr>
                    <w:t>层</w:t>
                  </w:r>
                  <w:r w:rsidRPr="00AD25DC">
                    <w:rPr>
                      <w:rFonts w:hint="eastAsia" w:ascii="MS Mincho" w:hAnsi="MS Mincho" w:eastAsia="MS Mincho" w:cs="MS Mincho"/>
                      <w:szCs w:val="22"/>
                      <w:lang w:val="en-GB" w:eastAsia="ja-JP"/>
                    </w:rPr>
                    <w:t>因素：包括是否接受</w:t>
                  </w:r>
                  <w:r w:rsidRPr="00AD25DC">
                    <w:rPr>
                      <w:rFonts w:hint="eastAsia" w:ascii="Microsoft YaHei" w:hAnsi="Microsoft YaHei" w:eastAsia="Microsoft YaHei" w:cs="Microsoft YaHei"/>
                      <w:szCs w:val="22"/>
                      <w:lang w:val="en-GB" w:eastAsia="ja-JP"/>
                    </w:rPr>
                    <w:t>过</w:t>
                  </w:r>
                  <w:r w:rsidRPr="00AD25DC">
                    <w:rPr>
                      <w:rFonts w:hint="eastAsia" w:ascii="MS Mincho" w:hAnsi="MS Mincho" w:eastAsia="MS Mincho" w:cs="MS Mincho"/>
                      <w:szCs w:val="22"/>
                      <w:lang w:val="en-GB" w:eastAsia="ja-JP"/>
                    </w:rPr>
                    <w:t>干</w:t>
                  </w:r>
                  <w:r w:rsidRPr="00AD25DC">
                    <w:rPr>
                      <w:rFonts w:hint="eastAsia" w:ascii="Microsoft YaHei" w:hAnsi="Microsoft YaHei" w:eastAsia="Microsoft YaHei" w:cs="Microsoft YaHei"/>
                      <w:szCs w:val="22"/>
                      <w:lang w:val="en-GB" w:eastAsia="ja-JP"/>
                    </w:rPr>
                    <w:t>细</w:t>
                  </w:r>
                  <w:r w:rsidRPr="00AD25DC">
                    <w:rPr>
                      <w:rFonts w:hint="eastAsia" w:ascii="MS Mincho" w:hAnsi="MS Mincho" w:eastAsia="MS Mincho" w:cs="MS Mincho"/>
                      <w:szCs w:val="22"/>
                      <w:lang w:val="en-GB" w:eastAsia="ja-JP"/>
                    </w:rPr>
                    <w:t>胞移植（是或否）和</w:t>
                  </w:r>
                  <w:r w:rsidRPr="00AD25DC">
                    <w:rPr>
                      <w:rFonts w:hint="eastAsia" w:eastAsia="MS Mincho" w:cs="Cordia New"/>
                      <w:szCs w:val="22"/>
                      <w:lang w:val="en-GB" w:eastAsia="ja-JP"/>
                    </w:rPr>
                    <w:t>ECOG</w:t>
                  </w:r>
                  <w:r w:rsidRPr="00AD25DC">
                    <w:rPr>
                      <w:rFonts w:hint="eastAsia" w:ascii="Microsoft YaHei" w:hAnsi="Microsoft YaHei" w:eastAsia="Microsoft YaHei" w:cs="Microsoft YaHei"/>
                      <w:szCs w:val="22"/>
                      <w:lang w:val="en-GB" w:eastAsia="ja-JP"/>
                    </w:rPr>
                    <w:t>评</w:t>
                  </w:r>
                  <w:r w:rsidRPr="00AD25DC">
                    <w:rPr>
                      <w:rFonts w:hint="eastAsia" w:ascii="MS Mincho" w:hAnsi="MS Mincho" w:eastAsia="MS Mincho" w:cs="MS Mincho"/>
                      <w:szCs w:val="22"/>
                      <w:lang w:val="en-GB" w:eastAsia="ja-JP"/>
                    </w:rPr>
                    <w:t>分（</w:t>
                  </w:r>
                  <w:r w:rsidRPr="00AD25DC">
                    <w:rPr>
                      <w:rFonts w:hint="eastAsia" w:eastAsia="MS Mincho" w:cs="Cordia New"/>
                      <w:szCs w:val="22"/>
                      <w:lang w:val="en-GB" w:eastAsia="ja-JP"/>
                    </w:rPr>
                    <w:t xml:space="preserve">0/1 </w:t>
                  </w:r>
                  <w:r w:rsidRPr="00AD25DC">
                    <w:rPr>
                      <w:rFonts w:hint="eastAsia" w:eastAsia="MS Mincho" w:cs="Cordia New"/>
                      <w:szCs w:val="22"/>
                      <w:lang w:val="en-GB" w:eastAsia="ja-JP"/>
                    </w:rPr>
                    <w:t>或</w:t>
                  </w:r>
                  <w:r w:rsidRPr="00AD25DC">
                    <w:rPr>
                      <w:rFonts w:hint="eastAsia" w:eastAsia="MS Mincho" w:cs="Cordia New"/>
                      <w:szCs w:val="22"/>
                      <w:lang w:val="en-GB" w:eastAsia="ja-JP"/>
                    </w:rPr>
                    <w:t>2</w:t>
                  </w:r>
                  <w:r w:rsidRPr="00AD25DC">
                    <w:rPr>
                      <w:rFonts w:hint="eastAsia" w:eastAsia="MS Mincho" w:cs="Cordia New"/>
                      <w:szCs w:val="22"/>
                      <w:lang w:val="en-GB" w:eastAsia="ja-JP"/>
                    </w:rPr>
                    <w:t>）（如适用），</w:t>
                  </w:r>
                  <w:r w:rsidRPr="00AD25DC">
                    <w:rPr>
                      <w:rFonts w:hint="eastAsia" w:ascii="Microsoft YaHei" w:hAnsi="Microsoft YaHei" w:eastAsia="Microsoft YaHei" w:cs="Microsoft YaHei"/>
                      <w:szCs w:val="22"/>
                      <w:lang w:val="en-GB" w:eastAsia="ja-JP"/>
                    </w:rPr>
                    <w:t>进</w:t>
                  </w:r>
                  <w:r w:rsidRPr="00AD25DC">
                    <w:rPr>
                      <w:rFonts w:hint="eastAsia" w:ascii="MS Mincho" w:hAnsi="MS Mincho" w:eastAsia="MS Mincho" w:cs="MS Mincho"/>
                      <w:szCs w:val="22"/>
                      <w:lang w:val="en-GB" w:eastAsia="ja-JP"/>
                    </w:rPr>
                    <w:t>行</w:t>
                  </w:r>
                  <w:r w:rsidRPr="00AD25DC">
                    <w:rPr>
                      <w:rFonts w:hint="eastAsia" w:ascii="Microsoft YaHei" w:hAnsi="Microsoft YaHei" w:eastAsia="Microsoft YaHei" w:cs="Microsoft YaHei"/>
                      <w:szCs w:val="22"/>
                      <w:lang w:val="en-GB" w:eastAsia="ja-JP"/>
                    </w:rPr>
                    <w:t>组间</w:t>
                  </w:r>
                  <w:r w:rsidRPr="00AD25DC">
                    <w:rPr>
                      <w:rFonts w:hint="eastAsia" w:ascii="MS Mincho" w:hAnsi="MS Mincho" w:eastAsia="MS Mincho" w:cs="MS Mincho"/>
                      <w:szCs w:val="22"/>
                      <w:lang w:val="en-GB" w:eastAsia="ja-JP"/>
                    </w:rPr>
                    <w:t>差异的</w:t>
                  </w:r>
                  <w:r w:rsidRPr="00AD25DC">
                    <w:rPr>
                      <w:rFonts w:hint="eastAsia" w:ascii="Microsoft YaHei" w:hAnsi="Microsoft YaHei" w:eastAsia="Microsoft YaHei" w:cs="Microsoft YaHei"/>
                      <w:szCs w:val="22"/>
                      <w:lang w:val="en-GB" w:eastAsia="ja-JP"/>
                    </w:rPr>
                    <w:t>检验</w:t>
                  </w:r>
                  <w:r w:rsidRPr="00AD25DC">
                    <w:rPr>
                      <w:rFonts w:hint="eastAsia" w:ascii="MS Mincho" w:hAnsi="MS Mincho" w:eastAsia="MS Mincho" w:cs="MS Mincho"/>
                      <w:szCs w:val="22"/>
                      <w:lang w:val="en-GB" w:eastAsia="ja-JP"/>
                    </w:rPr>
                    <w:t>，并</w:t>
                  </w:r>
                  <w:r w:rsidRPr="00AD25DC">
                    <w:rPr>
                      <w:rFonts w:hint="eastAsia" w:ascii="Microsoft YaHei" w:hAnsi="Microsoft YaHei" w:eastAsia="Microsoft YaHei" w:cs="Microsoft YaHei"/>
                      <w:szCs w:val="22"/>
                      <w:lang w:val="en-GB" w:eastAsia="ja-JP"/>
                    </w:rPr>
                    <w:t>报</w:t>
                  </w:r>
                  <w:r w:rsidRPr="00AD25DC">
                    <w:rPr>
                      <w:rFonts w:hint="eastAsia" w:ascii="MS Mincho" w:hAnsi="MS Mincho" w:eastAsia="MS Mincho" w:cs="MS Mincho"/>
                      <w:szCs w:val="22"/>
                      <w:lang w:val="en-GB" w:eastAsia="ja-JP"/>
                    </w:rPr>
                    <w:t>告</w:t>
                  </w:r>
                  <w:r w:rsidRPr="00AD25DC">
                    <w:rPr>
                      <w:rFonts w:hint="eastAsia" w:ascii="Microsoft YaHei" w:hAnsi="Microsoft YaHei" w:eastAsia="Microsoft YaHei" w:cs="Microsoft YaHei"/>
                      <w:szCs w:val="22"/>
                      <w:lang w:val="en-GB" w:eastAsia="ja-JP"/>
                    </w:rPr>
                    <w:t>组间</w:t>
                  </w:r>
                  <w:r w:rsidRPr="00AD25DC">
                    <w:rPr>
                      <w:rFonts w:hint="eastAsia" w:ascii="MS Mincho" w:hAnsi="MS Mincho" w:eastAsia="MS Mincho" w:cs="MS Mincho"/>
                      <w:szCs w:val="22"/>
                      <w:lang w:val="en-GB" w:eastAsia="ja-JP"/>
                    </w:rPr>
                    <w:t>差异的估</w:t>
                  </w:r>
                  <w:r w:rsidRPr="00AD25DC">
                    <w:rPr>
                      <w:rFonts w:hint="eastAsia" w:ascii="Microsoft YaHei" w:hAnsi="Microsoft YaHei" w:eastAsia="Microsoft YaHei" w:cs="Microsoft YaHei"/>
                      <w:szCs w:val="22"/>
                      <w:lang w:val="en-GB" w:eastAsia="ja-JP"/>
                    </w:rPr>
                    <w:t>计</w:t>
                  </w:r>
                  <w:r w:rsidRPr="00AD25DC">
                    <w:rPr>
                      <w:rFonts w:hint="eastAsia" w:ascii="MS Mincho" w:hAnsi="MS Mincho" w:eastAsia="MS Mincho" w:cs="MS Mincho"/>
                      <w:szCs w:val="22"/>
                      <w:lang w:val="en-GB" w:eastAsia="ja-JP"/>
                    </w:rPr>
                    <w:t>及其</w:t>
                  </w:r>
                  <w:r w:rsidRPr="00AD25DC">
                    <w:rPr>
                      <w:rFonts w:hint="eastAsia" w:eastAsia="MS Mincho" w:cs="Cordia New"/>
                      <w:szCs w:val="22"/>
                      <w:lang w:val="en-GB" w:eastAsia="ja-JP"/>
                    </w:rPr>
                    <w:t>95%CI</w:t>
                  </w:r>
                  <w:r w:rsidRPr="00AD25DC">
                    <w:rPr>
                      <w:rFonts w:hint="eastAsia" w:eastAsia="MS Mincho" w:cs="Cordia New"/>
                      <w:szCs w:val="22"/>
                      <w:lang w:val="en-GB" w:eastAsia="ja-JP"/>
                    </w:rPr>
                    <w:t>。同</w:t>
                  </w:r>
                  <w:r w:rsidRPr="00AD25DC">
                    <w:rPr>
                      <w:rFonts w:hint="eastAsia" w:ascii="Microsoft YaHei" w:hAnsi="Microsoft YaHei" w:eastAsia="Microsoft YaHei" w:cs="Microsoft YaHei"/>
                      <w:szCs w:val="22"/>
                      <w:lang w:val="en-GB" w:eastAsia="ja-JP"/>
                    </w:rPr>
                    <w:t>时</w:t>
                  </w:r>
                  <w:r w:rsidRPr="00AD25DC">
                    <w:rPr>
                      <w:rFonts w:hint="eastAsia" w:ascii="MS Mincho" w:hAnsi="MS Mincho" w:eastAsia="MS Mincho" w:cs="MS Mincho"/>
                      <w:szCs w:val="22"/>
                      <w:lang w:val="en-GB" w:eastAsia="ja-JP"/>
                    </w:rPr>
                    <w:t>，将使用双</w:t>
                  </w:r>
                  <w:r w:rsidRPr="00AD25DC">
                    <w:rPr>
                      <w:rFonts w:hint="eastAsia" w:ascii="Microsoft YaHei" w:hAnsi="Microsoft YaHei" w:eastAsia="Microsoft YaHei" w:cs="Microsoft YaHei"/>
                      <w:szCs w:val="22"/>
                      <w:lang w:val="en-GB" w:eastAsia="ja-JP"/>
                    </w:rPr>
                    <w:t>侧</w:t>
                  </w:r>
                  <w:r w:rsidRPr="00AD25DC">
                    <w:rPr>
                      <w:rFonts w:hint="eastAsia" w:eastAsia="MS Mincho" w:cs="Cordia New"/>
                      <w:szCs w:val="22"/>
                      <w:lang w:val="en-GB" w:eastAsia="ja-JP"/>
                    </w:rPr>
                    <w:t>95%Clopper-Pearson CI</w:t>
                  </w:r>
                  <w:r w:rsidRPr="00AD25DC">
                    <w:rPr>
                      <w:rFonts w:hint="eastAsia" w:ascii="Microsoft YaHei" w:hAnsi="Microsoft YaHei" w:eastAsia="Microsoft YaHei" w:cs="Microsoft YaHei"/>
                      <w:szCs w:val="22"/>
                      <w:lang w:val="en-GB" w:eastAsia="ja-JP"/>
                    </w:rPr>
                    <w:t>总结</w:t>
                  </w:r>
                  <w:r w:rsidRPr="00AD25DC">
                    <w:rPr>
                      <w:rFonts w:hint="eastAsia" w:ascii="MS Mincho" w:hAnsi="MS Mincho" w:eastAsia="MS Mincho" w:cs="MS Mincho"/>
                      <w:szCs w:val="22"/>
                      <w:lang w:val="en-GB" w:eastAsia="ja-JP"/>
                    </w:rPr>
                    <w:t>每</w:t>
                  </w:r>
                  <w:r w:rsidRPr="00AD25DC">
                    <w:rPr>
                      <w:rFonts w:hint="eastAsia" w:ascii="Microsoft YaHei" w:hAnsi="Microsoft YaHei" w:eastAsia="Microsoft YaHei" w:cs="Microsoft YaHei"/>
                      <w:szCs w:val="22"/>
                      <w:lang w:val="en-GB" w:eastAsia="ja-JP"/>
                    </w:rPr>
                    <w:t>组</w:t>
                  </w:r>
                  <w:r w:rsidRPr="00AD25DC">
                    <w:rPr>
                      <w:rFonts w:hint="eastAsia" w:ascii="MS Mincho" w:hAnsi="MS Mincho" w:eastAsia="MS Mincho" w:cs="MS Mincho"/>
                      <w:szCs w:val="22"/>
                      <w:lang w:val="en-GB" w:eastAsia="ja-JP"/>
                    </w:rPr>
                    <w:t>的</w:t>
                  </w:r>
                  <w:r w:rsidRPr="00AD25DC">
                    <w:rPr>
                      <w:rFonts w:hint="eastAsia" w:eastAsia="MS Mincho" w:cs="Cordia New"/>
                      <w:szCs w:val="22"/>
                      <w:lang w:val="en-GB" w:eastAsia="ja-JP"/>
                    </w:rPr>
                    <w:t>ORR</w:t>
                  </w:r>
                  <w:r w:rsidRPr="00AD25DC">
                    <w:rPr>
                      <w:rFonts w:hint="eastAsia" w:eastAsia="MS Mincho" w:cs="Cordia New"/>
                      <w:szCs w:val="22"/>
                      <w:lang w:val="en-GB" w:eastAsia="ja-JP"/>
                    </w:rPr>
                    <w:t>和</w:t>
                  </w:r>
                  <w:r w:rsidRPr="00AD25DC">
                    <w:rPr>
                      <w:rFonts w:hint="eastAsia" w:eastAsia="MS Mincho" w:cs="Cordia New"/>
                      <w:szCs w:val="22"/>
                      <w:lang w:val="en-GB" w:eastAsia="ja-JP"/>
                    </w:rPr>
                    <w:t>CRR</w:t>
                  </w:r>
                  <w:r w:rsidRPr="00AD25DC">
                    <w:rPr>
                      <w:rFonts w:hint="eastAsia" w:eastAsia="MS Mincho" w:cs="Cordia New"/>
                      <w:szCs w:val="22"/>
                      <w:lang w:val="en-GB" w:eastAsia="ja-JP"/>
                    </w:rPr>
                    <w:t>。</w:t>
                  </w:r>
                </w:ins>
              </w:p>
            </w:tc>
            <w:tc>
              <w:tcPr>
                <w:tcW w:w="3289" w:type="dxa"/>
              </w:tcPr>
              <w:p w:rsidR="002330F8" w:rsidRDefault="002330F8" w14:paraId="0E955A3A" w14:textId="0D54A373">
                <w:pPr>
                  <w:numPr>
                    <w:ilvl w:val="0"/>
                    <w:numId w:val="21"/>
                  </w:numPr>
                  <w:rPr>
                    <w:lang w:val="en-GB" w:eastAsia="zh-CN"/>
                  </w:rPr>
                </w:pPr>
              </w:p>
            </w:tc>
          </w:tr>
          <w:tr w:rsidR="002330F8" w14:paraId="0E955A3F" w14:textId="77777777">
            <w:tc>
              <w:tcPr>
                <w:tcW w:w="2689" w:type="dxa"/>
              </w:tcPr>
              <w:p w:rsidR="002330F8" w:rsidRDefault="002330F8" w14:paraId="0E955A3C" w14:textId="77777777">
                <w:pPr>
                  <w:numPr>
                    <w:ilvl w:val="0"/>
                    <w:numId w:val="21"/>
                  </w:numPr>
                  <w:rPr>
                    <w:rFonts w:eastAsia="MS Mincho"/>
                    <w:lang w:val="en-GB" w:eastAsia="ja-JP"/>
                  </w:rPr>
                </w:pPr>
              </w:p>
            </w:tc>
            <w:tc>
              <w:tcPr>
                <w:tcW w:w="3373" w:type="dxa"/>
              </w:tcPr>
              <w:p w:rsidR="002330F8" w:rsidRDefault="002330F8" w14:paraId="0E955A3D" w14:textId="77777777">
                <w:pPr>
                  <w:numPr>
                    <w:ilvl w:val="0"/>
                    <w:numId w:val="21"/>
                  </w:numPr>
                  <w:rPr>
                    <w:rFonts w:eastAsia="MS Mincho"/>
                    <w:lang w:val="en-GB" w:eastAsia="ja-JP"/>
                  </w:rPr>
                </w:pPr>
              </w:p>
            </w:tc>
            <w:tc>
              <w:tcPr>
                <w:tcW w:w="3289" w:type="dxa"/>
              </w:tcPr>
              <w:p w:rsidR="002330F8" w:rsidRDefault="002330F8" w14:paraId="0E955A3E" w14:textId="77777777">
                <w:pPr>
                  <w:numPr>
                    <w:ilvl w:val="0"/>
                    <w:numId w:val="21"/>
                  </w:numPr>
                  <w:rPr>
                    <w:rFonts w:eastAsia="MS Mincho"/>
                    <w:lang w:val="en-GB" w:eastAsia="ja-JP"/>
                  </w:rPr>
                </w:pPr>
              </w:p>
            </w:tc>
          </w:tr>
          <w:tr w:rsidR="002330F8" w:rsidDel="00F70F80" w14:paraId="0E955A43" w14:textId="5D2195F8">
            <w:trPr>
              <w:del w:author="丁 扬" w:date="2025-06-24T09:46:00Z" w:id="31"/>
            </w:trPr>
            <w:tc>
              <w:tcPr>
                <w:tcW w:w="2689" w:type="dxa"/>
              </w:tcPr>
              <w:p w:rsidR="002330F8" w:rsidDel="00F70F80" w:rsidRDefault="002330F8" w14:paraId="0E955A40" w14:textId="63BA5656">
                <w:pPr>
                  <w:numPr>
                    <w:ilvl w:val="0"/>
                    <w:numId w:val="21"/>
                  </w:numPr>
                  <w:rPr>
                    <w:del w:author="丁 扬" w:date="2025-06-24T09:46:00Z" w16du:dateUtc="2025-06-24T01:46:00Z" w:id="32"/>
                    <w:rFonts w:eastAsia="MS Mincho"/>
                    <w:lang w:val="en-GB" w:eastAsia="ja-JP"/>
                  </w:rPr>
                </w:pPr>
              </w:p>
            </w:tc>
            <w:tc>
              <w:tcPr>
                <w:tcW w:w="3373" w:type="dxa"/>
              </w:tcPr>
              <w:p w:rsidR="002330F8" w:rsidDel="00F70F80" w:rsidRDefault="002330F8" w14:paraId="0E955A41" w14:textId="7E8F0724">
                <w:pPr>
                  <w:numPr>
                    <w:ilvl w:val="0"/>
                    <w:numId w:val="21"/>
                  </w:numPr>
                  <w:rPr>
                    <w:del w:author="丁 扬" w:date="2025-06-24T09:46:00Z" w16du:dateUtc="2025-06-24T01:46:00Z" w:id="33"/>
                    <w:rFonts w:eastAsia="MS Mincho"/>
                    <w:lang w:val="en-GB" w:eastAsia="ja-JP"/>
                  </w:rPr>
                </w:pPr>
              </w:p>
            </w:tc>
            <w:tc>
              <w:tcPr>
                <w:tcW w:w="3289" w:type="dxa"/>
              </w:tcPr>
              <w:p w:rsidR="002330F8" w:rsidDel="00F70F80" w:rsidRDefault="002330F8" w14:paraId="0E955A42" w14:textId="5011FCF1">
                <w:pPr>
                  <w:numPr>
                    <w:ilvl w:val="0"/>
                    <w:numId w:val="21"/>
                  </w:numPr>
                  <w:rPr>
                    <w:del w:author="丁 扬" w:date="2025-06-24T09:46:00Z" w16du:dateUtc="2025-06-24T01:46:00Z" w:id="34"/>
                    <w:rFonts w:eastAsia="MS Mincho"/>
                    <w:lang w:val="en-GB" w:eastAsia="ja-JP"/>
                  </w:rPr>
                </w:pPr>
              </w:p>
            </w:tc>
          </w:tr>
          <w:tr w:rsidR="002330F8" w:rsidDel="00F70F80" w14:paraId="0E955A47" w14:textId="0EE152BA">
            <w:trPr>
              <w:del w:author="丁 扬" w:date="2025-06-24T09:46:00Z" w:id="35"/>
            </w:trPr>
            <w:tc>
              <w:tcPr>
                <w:tcW w:w="2689" w:type="dxa"/>
              </w:tcPr>
              <w:p w:rsidR="002330F8" w:rsidDel="00F70F80" w:rsidRDefault="002330F8" w14:paraId="0E955A44" w14:textId="6C8344ED">
                <w:pPr>
                  <w:numPr>
                    <w:ilvl w:val="0"/>
                    <w:numId w:val="21"/>
                  </w:numPr>
                  <w:rPr>
                    <w:del w:author="丁 扬" w:date="2025-06-24T09:46:00Z" w16du:dateUtc="2025-06-24T01:46:00Z" w:id="36"/>
                    <w:rFonts w:eastAsia="MS Mincho"/>
                    <w:lang w:val="en-GB" w:eastAsia="ja-JP"/>
                  </w:rPr>
                </w:pPr>
              </w:p>
            </w:tc>
            <w:tc>
              <w:tcPr>
                <w:tcW w:w="3373" w:type="dxa"/>
              </w:tcPr>
              <w:p w:rsidR="002330F8" w:rsidDel="00F70F80" w:rsidRDefault="002330F8" w14:paraId="0E955A45" w14:textId="02F81F47">
                <w:pPr>
                  <w:numPr>
                    <w:ilvl w:val="0"/>
                    <w:numId w:val="21"/>
                  </w:numPr>
                  <w:rPr>
                    <w:del w:author="丁 扬" w:date="2025-06-24T09:46:00Z" w16du:dateUtc="2025-06-24T01:46:00Z" w:id="37"/>
                    <w:rFonts w:eastAsia="MS Mincho"/>
                    <w:lang w:val="en-GB" w:eastAsia="ja-JP"/>
                  </w:rPr>
                </w:pPr>
              </w:p>
            </w:tc>
            <w:tc>
              <w:tcPr>
                <w:tcW w:w="3289" w:type="dxa"/>
              </w:tcPr>
              <w:p w:rsidR="002330F8" w:rsidDel="00F70F80" w:rsidRDefault="002330F8" w14:paraId="0E955A46" w14:textId="03D49EEB">
                <w:pPr>
                  <w:numPr>
                    <w:ilvl w:val="0"/>
                    <w:numId w:val="21"/>
                  </w:numPr>
                  <w:rPr>
                    <w:del w:author="丁 扬" w:date="2025-06-24T09:46:00Z" w16du:dateUtc="2025-06-24T01:46:00Z" w:id="38"/>
                    <w:rFonts w:eastAsia="MS Mincho"/>
                    <w:lang w:val="en-GB" w:eastAsia="ja-JP"/>
                  </w:rPr>
                </w:pPr>
              </w:p>
            </w:tc>
          </w:tr>
        </w:tbl>
        <w:p w:rsidR="002330F8" w:rsidRDefault="0097759B" w14:paraId="0E955A48" w14:textId="77777777">
          <w:pPr>
            <w:rPr>
              <w:rFonts w:eastAsia="MS Mincho"/>
              <w:lang w:eastAsia="ja-JP"/>
            </w:rPr>
          </w:pPr>
        </w:p>
      </w:sdtContent>
    </w:sdt>
    <w:bookmarkStart w:name="_Toc518655970" w:id="39"/>
    <w:bookmarkStart w:name="_Ref518462744" w:id="40"/>
    <w:bookmarkStart w:name="_Toc518466156" w:id="41"/>
    <w:bookmarkStart w:name="_Ref518462118" w:id="42"/>
    <w:bookmarkStart w:name="_Ref518462088" w:id="43"/>
    <w:bookmarkStart w:name="_Toc75640027" w:id="44"/>
    <w:bookmarkStart w:name="_Toc201319780" w:id="45"/>
    <w:p w:rsidR="002330F8" w:rsidRDefault="0097759B" w14:paraId="0E955A49" w14:textId="77777777">
      <w:pPr>
        <w:pStyle w:val="Heading2"/>
        <w:spacing w:line="360" w:lineRule="auto"/>
        <w:rPr>
          <w:rFonts w:hint="eastAsia"/>
        </w:rPr>
      </w:pPr>
      <w:sdt>
        <w:sdtPr>
          <w:alias w:val="Study Objectives and Endpoints"/>
          <w:tag w:val="Study Objectives and Endpoints"/>
          <w:id w:val="-383333701"/>
          <w:lock w:val="sdtLocked"/>
          <w:placeholder>
            <w:docPart w:val="5C9B5A6F6953497FAB4C4051FE50D324"/>
          </w:placeholder>
        </w:sdtPr>
        <w:sdtEndPr/>
        <w:sdtContent>
          <w:bookmarkStart w:name="_Ref528673306" w:id="46"/>
          <w:bookmarkStart w:name="_Toc14776515" w:id="47"/>
          <w:bookmarkStart w:name="_Toc14775837" w:id="48"/>
          <w:r w:rsidR="00394453">
            <w:rPr>
              <w:rFonts w:hint="eastAsia" w:asciiTheme="majorEastAsia" w:hAnsiTheme="majorEastAsia"/>
              <w:lang w:eastAsia="zh-CN"/>
            </w:rPr>
            <w:t>研究目的与</w:t>
          </w:r>
          <w:bookmarkEnd w:id="39"/>
          <w:bookmarkEnd w:id="40"/>
          <w:bookmarkEnd w:id="41"/>
          <w:bookmarkEnd w:id="42"/>
          <w:bookmarkEnd w:id="43"/>
          <w:bookmarkEnd w:id="46"/>
          <w:bookmarkEnd w:id="47"/>
          <w:bookmarkEnd w:id="48"/>
          <w:r w:rsidR="00394453">
            <w:rPr>
              <w:rFonts w:hint="eastAsia" w:asciiTheme="majorEastAsia" w:hAnsiTheme="majorEastAsia"/>
              <w:lang w:eastAsia="zh-CN"/>
            </w:rPr>
            <w:t>研究终点</w:t>
          </w:r>
        </w:sdtContent>
      </w:sdt>
      <w:bookmarkEnd w:id="44"/>
      <w:bookmarkEnd w:id="45"/>
    </w:p>
    <w:sdt>
      <w:sdtPr>
        <w:rPr>
          <w:rStyle w:val="CPTVariable"/>
        </w:rPr>
        <w:alias w:val="Study Objectives and Endpoints"/>
        <w:tag w:val="Study Objectives and Endpoints"/>
        <w:id w:val="531463720"/>
        <w:placeholder>
          <w:docPart w:val="4FCFCF027EC644E4899FBD7381B3623F"/>
        </w:placeholder>
      </w:sdtPr>
      <w:sdtEndPr>
        <w:rPr>
          <w:rStyle w:val="DefaultParagraphFont"/>
          <w:rFonts w:eastAsia="MS Mincho" w:cs="Times New Roman"/>
          <w:lang w:eastAsia="ja-JP"/>
        </w:rPr>
      </w:sdtEndPr>
      <w:sdtContent>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964"/>
            <w:gridCol w:w="5387"/>
          </w:tblGrid>
          <w:tr w:rsidR="002330F8" w:rsidTr="5D5C80DB" w14:paraId="0E955A4C" w14:textId="77777777">
            <w:trPr>
              <w:tblHeader/>
            </w:trPr>
            <w:tc>
              <w:tcPr>
                <w:tcW w:w="3964" w:type="dxa"/>
                <w:shd w:val="clear" w:color="auto" w:fill="B8CCE4" w:themeFill="accent1" w:themeFillTint="66"/>
              </w:tcPr>
              <w:p w:rsidR="002330F8" w:rsidRDefault="00394453" w14:paraId="0E955A4A" w14:textId="77777777">
                <w:pPr>
                  <w:rPr>
                    <w:rStyle w:val="CPTVariable"/>
                  </w:rPr>
                </w:pPr>
                <w:proofErr w:type="spellStart"/>
                <w:r>
                  <w:rPr>
                    <w:rStyle w:val="CPTVariable"/>
                    <w:rFonts w:hint="eastAsia"/>
                    <w:b/>
                    <w:bCs/>
                  </w:rPr>
                  <w:t>研究目的</w:t>
                </w:r>
                <w:proofErr w:type="spellEnd"/>
              </w:p>
            </w:tc>
            <w:tc>
              <w:tcPr>
                <w:tcW w:w="5387" w:type="dxa"/>
                <w:shd w:val="clear" w:color="auto" w:fill="B8CCE4" w:themeFill="accent1" w:themeFillTint="66"/>
              </w:tcPr>
              <w:p w:rsidR="002330F8" w:rsidRDefault="00394453" w14:paraId="0E955A4B" w14:textId="77777777">
                <w:pPr>
                  <w:rPr>
                    <w:rStyle w:val="CPTVariable"/>
                    <w:b/>
                    <w:bCs/>
                  </w:rPr>
                </w:pPr>
                <w:r>
                  <w:rPr>
                    <w:rStyle w:val="CPTVariable"/>
                    <w:b/>
                    <w:bCs/>
                    <w:lang w:val="en-GB" w:eastAsia="ja-JP"/>
                  </w:rPr>
                  <w:t>研究终点</w:t>
                </w:r>
              </w:p>
            </w:tc>
          </w:tr>
          <w:tr w:rsidR="002330F8" w:rsidTr="5D5C80DB" w14:paraId="0E955A4F" w14:textId="77777777">
            <w:tc>
              <w:tcPr>
                <w:tcW w:w="3964" w:type="dxa"/>
                <w:shd w:val="clear" w:color="auto" w:fill="F9F2DF"/>
              </w:tcPr>
              <w:p w:rsidR="002330F8" w:rsidRDefault="00394453" w14:paraId="0E955A4D" w14:textId="77777777">
                <w:pPr>
                  <w:rPr>
                    <w:rStyle w:val="CPTVariable"/>
                    <w:b/>
                    <w:bCs/>
                  </w:rPr>
                </w:pPr>
                <w:proofErr w:type="spellStart"/>
                <w:r>
                  <w:rPr>
                    <w:rStyle w:val="CPTVariable"/>
                    <w:rFonts w:hint="eastAsia"/>
                    <w:b/>
                    <w:bCs/>
                  </w:rPr>
                  <w:t>主要目的</w:t>
                </w:r>
                <w:proofErr w:type="spellEnd"/>
              </w:p>
            </w:tc>
            <w:tc>
              <w:tcPr>
                <w:tcW w:w="5387" w:type="dxa"/>
                <w:shd w:val="clear" w:color="auto" w:fill="F9F2DF"/>
              </w:tcPr>
              <w:p w:rsidR="002330F8" w:rsidRDefault="00394453" w14:paraId="0E955A4E" w14:textId="77777777">
                <w:pPr>
                  <w:rPr>
                    <w:rStyle w:val="CPTVariable"/>
                    <w:b/>
                    <w:bCs/>
                    <w:lang w:eastAsia="zh-CN"/>
                  </w:rPr>
                </w:pPr>
                <w:r>
                  <w:rPr>
                    <w:rStyle w:val="CPTVariable"/>
                    <w:rFonts w:hint="eastAsia"/>
                    <w:b/>
                    <w:bCs/>
                    <w:lang w:eastAsia="zh-CN"/>
                  </w:rPr>
                  <w:t>主要</w:t>
                </w:r>
                <w:r>
                  <w:rPr>
                    <w:rStyle w:val="CPTVariable"/>
                    <w:b/>
                    <w:bCs/>
                    <w:lang w:val="en-GB" w:eastAsia="ja-JP"/>
                  </w:rPr>
                  <w:t>研究终点</w:t>
                </w:r>
              </w:p>
            </w:tc>
          </w:tr>
          <w:tr w:rsidR="002330F8" w:rsidTr="5D5C80DB" w14:paraId="0E955A52" w14:textId="77777777">
            <w:tc>
              <w:tcPr>
                <w:tcW w:w="3964" w:type="dxa"/>
              </w:tcPr>
              <w:p w:rsidR="002330F8" w:rsidRDefault="00394453" w14:paraId="0E955A50" w14:textId="77777777">
                <w:pPr>
                  <w:numPr>
                    <w:ilvl w:val="0"/>
                    <w:numId w:val="22"/>
                  </w:numPr>
                  <w:rPr>
                    <w:rStyle w:val="CPTVariable"/>
                    <w:lang w:eastAsia="zh-CN"/>
                  </w:rPr>
                </w:pPr>
                <w:r>
                  <w:rPr>
                    <w:rStyle w:val="CPTVariable"/>
                    <w:rFonts w:hint="eastAsia"/>
                    <w:lang w:eastAsia="zh-CN"/>
                  </w:rPr>
                  <w:t>由独立评审委员会（</w:t>
                </w:r>
                <w:r>
                  <w:rPr>
                    <w:rStyle w:val="CPTVariable"/>
                    <w:rFonts w:hint="eastAsia"/>
                    <w:lang w:eastAsia="zh-CN"/>
                  </w:rPr>
                  <w:t>IRC</w:t>
                </w:r>
                <w:r>
                  <w:rPr>
                    <w:rStyle w:val="CPTVariable"/>
                    <w:rFonts w:hint="eastAsia"/>
                    <w:lang w:eastAsia="zh-CN"/>
                  </w:rPr>
                  <w:t>）基于</w:t>
                </w:r>
                <w:r>
                  <w:rPr>
                    <w:rStyle w:val="CPTVariable"/>
                    <w:rFonts w:hint="eastAsia"/>
                    <w:lang w:eastAsia="zh-CN"/>
                  </w:rPr>
                  <w:t>2014 Lugano</w:t>
                </w:r>
                <w:r>
                  <w:rPr>
                    <w:rStyle w:val="CPTVariable"/>
                    <w:rFonts w:hint="eastAsia"/>
                    <w:lang w:eastAsia="zh-CN"/>
                  </w:rPr>
                  <w:t>淋巴瘤疗效评价标准评估注射用</w:t>
                </w:r>
                <w:r>
                  <w:rPr>
                    <w:rStyle w:val="CPTVariable"/>
                    <w:rFonts w:hint="eastAsia"/>
                    <w:lang w:eastAsia="zh-CN"/>
                  </w:rPr>
                  <w:t>IMM01</w:t>
                </w:r>
                <w:r>
                  <w:rPr>
                    <w:rStyle w:val="CPTVariable"/>
                    <w:rFonts w:hint="eastAsia"/>
                    <w:lang w:eastAsia="zh-CN"/>
                  </w:rPr>
                  <w:t>联合</w:t>
                </w:r>
                <w:proofErr w:type="gramStart"/>
                <w:r>
                  <w:rPr>
                    <w:rStyle w:val="CPTVariable"/>
                    <w:rFonts w:hint="eastAsia"/>
                    <w:lang w:eastAsia="zh-CN"/>
                  </w:rPr>
                  <w:t>替雷利珠单</w:t>
                </w:r>
                <w:proofErr w:type="gramEnd"/>
                <w:r>
                  <w:rPr>
                    <w:rStyle w:val="CPTVariable"/>
                    <w:rFonts w:hint="eastAsia"/>
                    <w:lang w:eastAsia="zh-CN"/>
                  </w:rPr>
                  <w:t>抗治疗抗</w:t>
                </w:r>
                <w:r>
                  <w:rPr>
                    <w:rStyle w:val="CPTVariable"/>
                    <w:rFonts w:hint="eastAsia"/>
                    <w:lang w:eastAsia="zh-CN"/>
                  </w:rPr>
                  <w:t>PD-(L)1</w:t>
                </w:r>
                <w:r>
                  <w:rPr>
                    <w:rStyle w:val="CPTVariable"/>
                    <w:rFonts w:hint="eastAsia"/>
                    <w:lang w:eastAsia="zh-CN"/>
                  </w:rPr>
                  <w:t>单抗难治性</w:t>
                </w:r>
                <w:proofErr w:type="spellStart"/>
                <w:r>
                  <w:rPr>
                    <w:rStyle w:val="CPTVariable"/>
                    <w:rFonts w:hint="eastAsia"/>
                    <w:lang w:eastAsia="zh-CN"/>
                  </w:rPr>
                  <w:t>cHL</w:t>
                </w:r>
                <w:proofErr w:type="spellEnd"/>
                <w:r>
                  <w:rPr>
                    <w:rStyle w:val="CPTVariable"/>
                    <w:rFonts w:hint="eastAsia"/>
                    <w:lang w:eastAsia="zh-CN"/>
                  </w:rPr>
                  <w:t>患者的</w:t>
                </w:r>
                <w:r>
                  <w:rPr>
                    <w:rStyle w:val="CPTVariable"/>
                    <w:rFonts w:hint="eastAsia"/>
                    <w:lang w:eastAsia="zh-CN"/>
                  </w:rPr>
                  <w:t>PFS</w:t>
                </w:r>
                <w:r>
                  <w:rPr>
                    <w:rStyle w:val="CPTVariable"/>
                    <w:rFonts w:hint="eastAsia"/>
                    <w:lang w:eastAsia="zh-CN"/>
                  </w:rPr>
                  <w:t>。</w:t>
                </w:r>
              </w:p>
            </w:tc>
            <w:tc>
              <w:tcPr>
                <w:tcW w:w="5387" w:type="dxa"/>
              </w:tcPr>
              <w:p w:rsidR="002330F8" w:rsidRDefault="00394453" w14:paraId="0E955A51" w14:textId="77777777">
                <w:pPr>
                  <w:numPr>
                    <w:ilvl w:val="0"/>
                    <w:numId w:val="22"/>
                  </w:numPr>
                  <w:rPr>
                    <w:rStyle w:val="CPTVariable"/>
                    <w:lang w:eastAsia="zh-CN"/>
                  </w:rPr>
                </w:pPr>
                <w:r>
                  <w:rPr>
                    <w:rStyle w:val="CPTVariable"/>
                    <w:rFonts w:hint="eastAsia"/>
                    <w:lang w:eastAsia="zh-CN"/>
                  </w:rPr>
                  <w:t>由</w:t>
                </w:r>
                <w:r>
                  <w:rPr>
                    <w:rStyle w:val="CPTVariable"/>
                    <w:rFonts w:hint="eastAsia"/>
                    <w:lang w:eastAsia="zh-CN"/>
                  </w:rPr>
                  <w:t>IRC</w:t>
                </w:r>
                <w:r>
                  <w:rPr>
                    <w:rStyle w:val="CPTVariable"/>
                    <w:rFonts w:hint="eastAsia"/>
                    <w:lang w:eastAsia="zh-CN"/>
                  </w:rPr>
                  <w:t>基于</w:t>
                </w:r>
                <w:r>
                  <w:rPr>
                    <w:rStyle w:val="CPTVariable"/>
                    <w:rFonts w:hint="eastAsia"/>
                    <w:lang w:eastAsia="zh-CN"/>
                  </w:rPr>
                  <w:t>2014 Lugano</w:t>
                </w:r>
                <w:r>
                  <w:rPr>
                    <w:rStyle w:val="CPTVariable"/>
                    <w:rFonts w:hint="eastAsia"/>
                    <w:lang w:eastAsia="zh-CN"/>
                  </w:rPr>
                  <w:t>淋巴瘤疗效评价标准评估的无进展生存期（</w:t>
                </w:r>
                <w:r>
                  <w:rPr>
                    <w:rStyle w:val="CPTVariable"/>
                    <w:rFonts w:hint="eastAsia"/>
                    <w:lang w:eastAsia="zh-CN"/>
                  </w:rPr>
                  <w:t>PFS</w:t>
                </w:r>
                <w:r>
                  <w:rPr>
                    <w:rStyle w:val="CPTVariable"/>
                    <w:rFonts w:hint="eastAsia"/>
                    <w:lang w:eastAsia="zh-CN"/>
                  </w:rPr>
                  <w:t>）。</w:t>
                </w:r>
              </w:p>
            </w:tc>
          </w:tr>
          <w:tr w:rsidR="002330F8" w:rsidTr="5D5C80DB" w14:paraId="0E955A55" w14:textId="77777777">
            <w:tc>
              <w:tcPr>
                <w:tcW w:w="3964" w:type="dxa"/>
                <w:shd w:val="clear" w:color="auto" w:fill="F9F2DF"/>
              </w:tcPr>
              <w:p w:rsidR="002330F8" w:rsidRDefault="00394453" w14:paraId="0E955A53" w14:textId="77777777">
                <w:pPr>
                  <w:rPr>
                    <w:rStyle w:val="CPTVariable"/>
                    <w:b/>
                    <w:bCs/>
                  </w:rPr>
                </w:pPr>
                <w:proofErr w:type="spellStart"/>
                <w:r>
                  <w:rPr>
                    <w:rStyle w:val="CPTVariable"/>
                    <w:rFonts w:hint="eastAsia"/>
                    <w:b/>
                    <w:bCs/>
                  </w:rPr>
                  <w:t>次要目的</w:t>
                </w:r>
                <w:proofErr w:type="spellEnd"/>
              </w:p>
            </w:tc>
            <w:tc>
              <w:tcPr>
                <w:tcW w:w="5387" w:type="dxa"/>
                <w:shd w:val="clear" w:color="auto" w:fill="F9F2DF"/>
              </w:tcPr>
              <w:p w:rsidR="002330F8" w:rsidRDefault="00394453" w14:paraId="0E955A54" w14:textId="77777777">
                <w:pPr>
                  <w:rPr>
                    <w:rStyle w:val="CPTVariable"/>
                    <w:lang w:eastAsia="zh-CN"/>
                  </w:rPr>
                </w:pPr>
                <w:r>
                  <w:rPr>
                    <w:rStyle w:val="CPTVariable"/>
                    <w:rFonts w:hint="eastAsia"/>
                    <w:b/>
                    <w:bCs/>
                    <w:lang w:eastAsia="zh-CN"/>
                  </w:rPr>
                  <w:t>次要</w:t>
                </w:r>
                <w:r>
                  <w:rPr>
                    <w:rStyle w:val="CPTVariable"/>
                    <w:b/>
                    <w:bCs/>
                    <w:lang w:val="en-GB" w:eastAsia="ja-JP"/>
                  </w:rPr>
                  <w:t>研究终点</w:t>
                </w:r>
              </w:p>
            </w:tc>
          </w:tr>
          <w:tr w:rsidR="002330F8" w:rsidTr="5D5C80DB" w14:paraId="0E955A5A" w14:textId="77777777">
            <w:tc>
              <w:tcPr>
                <w:tcW w:w="3964" w:type="dxa"/>
              </w:tcPr>
              <w:p w:rsidR="002330F8" w:rsidRDefault="00394453" w14:paraId="0E955A56" w14:textId="77777777">
                <w:pPr>
                  <w:numPr>
                    <w:ilvl w:val="0"/>
                    <w:numId w:val="23"/>
                  </w:numPr>
                  <w:rPr>
                    <w:rStyle w:val="CPTVariable"/>
                    <w:lang w:eastAsia="zh-CN"/>
                  </w:rPr>
                </w:pPr>
                <w:r>
                  <w:rPr>
                    <w:rStyle w:val="CPTVariable"/>
                    <w:rFonts w:hint="eastAsia"/>
                    <w:lang w:eastAsia="zh-CN"/>
                  </w:rPr>
                  <w:t>比较</w:t>
                </w:r>
                <w:r>
                  <w:rPr>
                    <w:rStyle w:val="CPTVariable"/>
                    <w:rFonts w:hint="eastAsia"/>
                    <w:lang w:eastAsia="zh-CN"/>
                  </w:rPr>
                  <w:t>IMM01</w:t>
                </w:r>
                <w:r>
                  <w:rPr>
                    <w:rStyle w:val="CPTVariable"/>
                    <w:rFonts w:hint="eastAsia"/>
                    <w:lang w:eastAsia="zh-CN"/>
                  </w:rPr>
                  <w:t>联合</w:t>
                </w:r>
                <w:proofErr w:type="gramStart"/>
                <w:r>
                  <w:rPr>
                    <w:rStyle w:val="CPTVariable"/>
                    <w:rFonts w:hint="eastAsia"/>
                    <w:lang w:eastAsia="zh-CN"/>
                  </w:rPr>
                  <w:t>替雷利珠单抗与</w:t>
                </w:r>
                <w:proofErr w:type="gramEnd"/>
                <w:r>
                  <w:rPr>
                    <w:rStyle w:val="CPTVariable"/>
                    <w:rFonts w:hint="eastAsia"/>
                    <w:lang w:eastAsia="zh-CN"/>
                  </w:rPr>
                  <w:t>研究者选择的化疗方案（苯达莫司汀或吉西他滨）的有效性。</w:t>
                </w:r>
              </w:p>
            </w:tc>
            <w:tc>
              <w:tcPr>
                <w:tcW w:w="5387" w:type="dxa"/>
              </w:tcPr>
              <w:p w:rsidR="002330F8" w:rsidRDefault="00394453" w14:paraId="0E955A57" w14:textId="77777777">
                <w:pPr>
                  <w:numPr>
                    <w:ilvl w:val="0"/>
                    <w:numId w:val="23"/>
                  </w:numPr>
                  <w:rPr>
                    <w:rStyle w:val="CPTVariable"/>
                    <w:lang w:eastAsia="zh-CN"/>
                  </w:rPr>
                </w:pPr>
                <w:r>
                  <w:rPr>
                    <w:rStyle w:val="CPTVariable"/>
                    <w:rFonts w:hint="eastAsia"/>
                    <w:lang w:eastAsia="zh-CN"/>
                  </w:rPr>
                  <w:t>关键次要终点</w:t>
                </w:r>
                <w:r>
                  <w:rPr>
                    <w:rStyle w:val="CPTVariable"/>
                    <w:rFonts w:hint="eastAsia"/>
                    <w:lang w:eastAsia="zh-CN"/>
                  </w:rPr>
                  <w:t>OS</w:t>
                </w:r>
                <w:r>
                  <w:rPr>
                    <w:rStyle w:val="CPTVariable"/>
                    <w:rFonts w:hint="eastAsia"/>
                    <w:lang w:eastAsia="zh-CN"/>
                  </w:rPr>
                  <w:t>；</w:t>
                </w:r>
              </w:p>
              <w:p w:rsidR="002330F8" w:rsidRDefault="00394453" w14:paraId="0E955A58" w14:textId="77777777">
                <w:pPr>
                  <w:numPr>
                    <w:ilvl w:val="0"/>
                    <w:numId w:val="23"/>
                  </w:numPr>
                  <w:rPr>
                    <w:rStyle w:val="CPTVariable"/>
                    <w:lang w:eastAsia="zh-CN"/>
                  </w:rPr>
                </w:pPr>
                <w:r>
                  <w:rPr>
                    <w:rStyle w:val="CPTVariable"/>
                    <w:rFonts w:hint="eastAsia"/>
                    <w:lang w:eastAsia="zh-CN"/>
                  </w:rPr>
                  <w:t>由</w:t>
                </w:r>
                <w:r>
                  <w:rPr>
                    <w:rStyle w:val="CPTVariable"/>
                    <w:rFonts w:hint="eastAsia"/>
                    <w:lang w:eastAsia="zh-CN"/>
                  </w:rPr>
                  <w:t>IRC</w:t>
                </w:r>
                <w:r>
                  <w:rPr>
                    <w:rStyle w:val="CPTVariable"/>
                    <w:rFonts w:hint="eastAsia"/>
                    <w:lang w:eastAsia="zh-CN"/>
                  </w:rPr>
                  <w:t>基于</w:t>
                </w:r>
                <w:r>
                  <w:rPr>
                    <w:rStyle w:val="CPTVariable"/>
                    <w:rFonts w:hint="eastAsia"/>
                    <w:lang w:eastAsia="zh-CN"/>
                  </w:rPr>
                  <w:t>2014 Lugano</w:t>
                </w:r>
                <w:r>
                  <w:rPr>
                    <w:rStyle w:val="CPTVariable"/>
                    <w:rFonts w:hint="eastAsia"/>
                    <w:lang w:eastAsia="zh-CN"/>
                  </w:rPr>
                  <w:t>淋巴瘤疗效评价标准评估的</w:t>
                </w:r>
                <w:r>
                  <w:rPr>
                    <w:rStyle w:val="CPTVariable"/>
                    <w:rFonts w:hint="eastAsia"/>
                    <w:lang w:eastAsia="zh-CN"/>
                  </w:rPr>
                  <w:t>ORR</w:t>
                </w:r>
                <w:r>
                  <w:rPr>
                    <w:rStyle w:val="CPTVariable"/>
                    <w:rFonts w:hint="eastAsia"/>
                    <w:lang w:eastAsia="zh-CN"/>
                  </w:rPr>
                  <w:t>、</w:t>
                </w:r>
                <w:r>
                  <w:rPr>
                    <w:rStyle w:val="CPTVariable"/>
                    <w:rFonts w:hint="eastAsia"/>
                    <w:lang w:eastAsia="zh-CN"/>
                  </w:rPr>
                  <w:t>CRR</w:t>
                </w:r>
                <w:r>
                  <w:rPr>
                    <w:rStyle w:val="CPTVariable"/>
                    <w:rFonts w:hint="eastAsia"/>
                    <w:lang w:eastAsia="zh-CN"/>
                  </w:rPr>
                  <w:t>、</w:t>
                </w:r>
                <w:proofErr w:type="spellStart"/>
                <w:r>
                  <w:rPr>
                    <w:rStyle w:val="CPTVariable"/>
                    <w:rFonts w:hint="eastAsia"/>
                    <w:lang w:eastAsia="zh-CN"/>
                  </w:rPr>
                  <w:t>DoR</w:t>
                </w:r>
                <w:proofErr w:type="spellEnd"/>
                <w:r>
                  <w:rPr>
                    <w:rStyle w:val="CPTVariable"/>
                    <w:rFonts w:hint="eastAsia"/>
                    <w:lang w:eastAsia="zh-CN"/>
                  </w:rPr>
                  <w:t>；</w:t>
                </w:r>
              </w:p>
              <w:p w:rsidR="002330F8" w:rsidRDefault="00394453" w14:paraId="0E955A59" w14:textId="77777777">
                <w:pPr>
                  <w:numPr>
                    <w:ilvl w:val="0"/>
                    <w:numId w:val="23"/>
                  </w:numPr>
                  <w:rPr>
                    <w:rStyle w:val="CPTVariable"/>
                    <w:lang w:eastAsia="zh-CN"/>
                  </w:rPr>
                </w:pPr>
                <w:r>
                  <w:rPr>
                    <w:rStyle w:val="CPTVariable"/>
                    <w:rFonts w:hint="eastAsia"/>
                    <w:lang w:eastAsia="zh-CN"/>
                  </w:rPr>
                  <w:t>由研究者基于</w:t>
                </w:r>
                <w:r>
                  <w:rPr>
                    <w:rStyle w:val="CPTVariable"/>
                    <w:rFonts w:hint="eastAsia"/>
                    <w:lang w:eastAsia="zh-CN"/>
                  </w:rPr>
                  <w:t>2014 Lugano</w:t>
                </w:r>
                <w:r>
                  <w:rPr>
                    <w:rStyle w:val="CPTVariable"/>
                    <w:rFonts w:hint="eastAsia"/>
                    <w:lang w:eastAsia="zh-CN"/>
                  </w:rPr>
                  <w:t>淋巴瘤疗效评价标准评估的</w:t>
                </w:r>
                <w:r>
                  <w:rPr>
                    <w:rStyle w:val="CPTVariable"/>
                    <w:rFonts w:hint="eastAsia"/>
                    <w:lang w:eastAsia="zh-CN"/>
                  </w:rPr>
                  <w:t>ORR</w:t>
                </w:r>
                <w:r>
                  <w:rPr>
                    <w:rStyle w:val="CPTVariable"/>
                    <w:rFonts w:hint="eastAsia"/>
                    <w:lang w:eastAsia="zh-CN"/>
                  </w:rPr>
                  <w:t>、</w:t>
                </w:r>
                <w:r>
                  <w:rPr>
                    <w:rStyle w:val="CPTVariable"/>
                    <w:rFonts w:hint="eastAsia"/>
                    <w:lang w:eastAsia="zh-CN"/>
                  </w:rPr>
                  <w:t>CRR</w:t>
                </w:r>
                <w:r>
                  <w:rPr>
                    <w:rStyle w:val="CPTVariable"/>
                    <w:rFonts w:hint="eastAsia"/>
                    <w:lang w:eastAsia="zh-CN"/>
                  </w:rPr>
                  <w:t>、</w:t>
                </w:r>
                <w:proofErr w:type="spellStart"/>
                <w:r>
                  <w:rPr>
                    <w:rStyle w:val="CPTVariable"/>
                    <w:rFonts w:hint="eastAsia"/>
                    <w:lang w:eastAsia="zh-CN"/>
                  </w:rPr>
                  <w:t>DoR</w:t>
                </w:r>
                <w:proofErr w:type="spellEnd"/>
                <w:r>
                  <w:rPr>
                    <w:rStyle w:val="CPTVariable"/>
                    <w:rFonts w:hint="eastAsia"/>
                    <w:lang w:eastAsia="zh-CN"/>
                  </w:rPr>
                  <w:t>、</w:t>
                </w:r>
                <w:r>
                  <w:rPr>
                    <w:rStyle w:val="CPTVariable"/>
                    <w:rFonts w:hint="eastAsia"/>
                    <w:lang w:eastAsia="zh-CN"/>
                  </w:rPr>
                  <w:t>PFS</w:t>
                </w:r>
                <w:r>
                  <w:rPr>
                    <w:rStyle w:val="CPTVariable"/>
                    <w:rFonts w:hint="eastAsia"/>
                    <w:lang w:eastAsia="zh-CN"/>
                  </w:rPr>
                  <w:t>。</w:t>
                </w:r>
              </w:p>
            </w:tc>
          </w:tr>
          <w:tr w:rsidR="002330F8" w:rsidTr="5D5C80DB" w14:paraId="0E955A5E" w14:textId="77777777">
            <w:tc>
              <w:tcPr>
                <w:tcW w:w="3964" w:type="dxa"/>
              </w:tcPr>
              <w:p w:rsidR="002330F8" w:rsidRDefault="00394453" w14:paraId="0E955A5B" w14:textId="77777777">
                <w:pPr>
                  <w:numPr>
                    <w:ilvl w:val="0"/>
                    <w:numId w:val="23"/>
                  </w:numPr>
                  <w:rPr>
                    <w:rStyle w:val="CPTVariable"/>
                    <w:lang w:eastAsia="zh-CN"/>
                  </w:rPr>
                </w:pPr>
                <w:r>
                  <w:rPr>
                    <w:rStyle w:val="CPTVariable"/>
                    <w:rFonts w:hint="eastAsia"/>
                    <w:lang w:eastAsia="zh-CN"/>
                  </w:rPr>
                  <w:t>评估注射用</w:t>
                </w:r>
                <w:r>
                  <w:rPr>
                    <w:rStyle w:val="CPTVariable"/>
                    <w:rFonts w:hint="eastAsia"/>
                    <w:lang w:eastAsia="zh-CN"/>
                  </w:rPr>
                  <w:t>IMM01</w:t>
                </w:r>
                <w:r>
                  <w:rPr>
                    <w:rStyle w:val="CPTVariable"/>
                    <w:rFonts w:hint="eastAsia"/>
                    <w:lang w:eastAsia="zh-CN"/>
                  </w:rPr>
                  <w:t>联合</w:t>
                </w:r>
                <w:proofErr w:type="gramStart"/>
                <w:r>
                  <w:rPr>
                    <w:rStyle w:val="CPTVariable"/>
                    <w:rFonts w:hint="eastAsia"/>
                    <w:lang w:eastAsia="zh-CN"/>
                  </w:rPr>
                  <w:t>替雷利珠单</w:t>
                </w:r>
                <w:proofErr w:type="gramEnd"/>
                <w:r>
                  <w:rPr>
                    <w:rStyle w:val="CPTVariable"/>
                    <w:rFonts w:hint="eastAsia"/>
                    <w:lang w:eastAsia="zh-CN"/>
                  </w:rPr>
                  <w:t>抗治疗在淋巴瘤受试者中的安全性和耐受性。</w:t>
                </w:r>
              </w:p>
            </w:tc>
            <w:tc>
              <w:tcPr>
                <w:tcW w:w="5387" w:type="dxa"/>
              </w:tcPr>
              <w:p w:rsidR="002330F8" w:rsidRDefault="00394453" w14:paraId="0E955A5C" w14:textId="08B1CECC">
                <w:pPr>
                  <w:numPr>
                    <w:ilvl w:val="0"/>
                    <w:numId w:val="23"/>
                  </w:numPr>
                  <w:rPr>
                    <w:rStyle w:val="CPTVariable"/>
                    <w:lang w:eastAsia="zh-CN"/>
                  </w:rPr>
                </w:pPr>
                <w:r w:rsidRPr="5D5C80DB">
                  <w:rPr>
                    <w:rStyle w:val="CPTVariable"/>
                    <w:lang w:eastAsia="zh-CN"/>
                  </w:rPr>
                  <w:t>AE</w:t>
                </w:r>
                <w:r w:rsidRPr="5D5C80DB">
                  <w:rPr>
                    <w:rStyle w:val="CPTVariable"/>
                    <w:lang w:eastAsia="zh-CN"/>
                  </w:rPr>
                  <w:t>的类型、发生率、</w:t>
                </w:r>
                <w:commentRangeStart w:id="49"/>
                <w:commentRangeStart w:id="50"/>
                <w:commentRangeStart w:id="51"/>
                <w:commentRangeStart w:id="52"/>
                <w:commentRangeStart w:id="53"/>
                <w:r w:rsidRPr="5D5C80DB">
                  <w:rPr>
                    <w:rStyle w:val="CPTVariable"/>
                    <w:lang w:eastAsia="zh-CN"/>
                  </w:rPr>
                  <w:t>持续时间</w:t>
                </w:r>
                <w:commentRangeEnd w:id="49"/>
                <w:r>
                  <w:rPr>
                    <w:rStyle w:val="CommentReference"/>
                  </w:rPr>
                  <w:commentReference w:id="49"/>
                </w:r>
                <w:commentRangeEnd w:id="50"/>
                <w:r>
                  <w:rPr>
                    <w:rStyle w:val="CommentReference"/>
                  </w:rPr>
                  <w:commentReference w:id="50"/>
                </w:r>
                <w:commentRangeEnd w:id="51"/>
                <w:r>
                  <w:rPr>
                    <w:rStyle w:val="CommentReference"/>
                  </w:rPr>
                  <w:commentReference w:id="51"/>
                </w:r>
                <w:commentRangeEnd w:id="52"/>
                <w:r>
                  <w:rPr>
                    <w:rStyle w:val="CommentReference"/>
                  </w:rPr>
                  <w:commentReference w:id="52"/>
                </w:r>
                <w:commentRangeEnd w:id="53"/>
                <w:r>
                  <w:rPr>
                    <w:rStyle w:val="CommentReference"/>
                  </w:rPr>
                  <w:commentReference w:id="53"/>
                </w:r>
                <w:r w:rsidRPr="5D5C80DB">
                  <w:rPr>
                    <w:rStyle w:val="CPTVariable"/>
                    <w:lang w:eastAsia="zh-CN"/>
                  </w:rPr>
                  <w:t>和严重程度；</w:t>
                </w:r>
              </w:p>
              <w:p w:rsidR="002330F8" w:rsidRDefault="00394453" w14:paraId="0E955A5D" w14:textId="77777777">
                <w:pPr>
                  <w:numPr>
                    <w:ilvl w:val="0"/>
                    <w:numId w:val="23"/>
                  </w:numPr>
                  <w:rPr>
                    <w:rStyle w:val="CPTVariable"/>
                    <w:lang w:eastAsia="zh-CN"/>
                  </w:rPr>
                </w:pPr>
                <w:r>
                  <w:rPr>
                    <w:rStyle w:val="CPTVariable"/>
                    <w:rFonts w:hint="eastAsia"/>
                    <w:lang w:eastAsia="zh-CN"/>
                  </w:rPr>
                  <w:t>体格检查、实验室数据和安全参数的变化（例如，根据</w:t>
                </w:r>
                <w:r>
                  <w:rPr>
                    <w:rStyle w:val="CPTVariable"/>
                    <w:rFonts w:hint="eastAsia"/>
                    <w:lang w:eastAsia="zh-CN"/>
                  </w:rPr>
                  <w:t>CTCAE V5.0</w:t>
                </w:r>
                <w:r>
                  <w:rPr>
                    <w:rStyle w:val="CPTVariable"/>
                    <w:rFonts w:hint="eastAsia"/>
                    <w:lang w:eastAsia="zh-CN"/>
                  </w:rPr>
                  <w:t>标准判定的体检结果、临床实验室数据、生命体征、心电图</w:t>
                </w:r>
                <w:r>
                  <w:rPr>
                    <w:rStyle w:val="CPTVariable"/>
                    <w:rFonts w:hint="eastAsia"/>
                    <w:lang w:eastAsia="zh-CN"/>
                  </w:rPr>
                  <w:t>[ECG]</w:t>
                </w:r>
                <w:r>
                  <w:rPr>
                    <w:rStyle w:val="CPTVariable"/>
                    <w:rFonts w:hint="eastAsia"/>
                    <w:lang w:eastAsia="zh-CN"/>
                  </w:rPr>
                  <w:t>、超声心动图</w:t>
                </w:r>
                <w:r>
                  <w:rPr>
                    <w:rStyle w:val="CPTVariable"/>
                    <w:rFonts w:hint="eastAsia"/>
                    <w:lang w:eastAsia="zh-CN"/>
                  </w:rPr>
                  <w:t xml:space="preserve">[ECHO] </w:t>
                </w:r>
                <w:r>
                  <w:rPr>
                    <w:rStyle w:val="CPTVariable"/>
                    <w:rFonts w:hint="eastAsia"/>
                    <w:lang w:eastAsia="zh-CN"/>
                  </w:rPr>
                  <w:t>的变化情况）。</w:t>
                </w:r>
              </w:p>
            </w:tc>
          </w:tr>
          <w:tr w:rsidR="002330F8" w:rsidTr="5D5C80DB" w14:paraId="0E955A65" w14:textId="77777777">
            <w:tc>
              <w:tcPr>
                <w:tcW w:w="3964" w:type="dxa"/>
              </w:tcPr>
              <w:p w:rsidR="002330F8" w:rsidRDefault="00394453" w14:paraId="0E955A5F" w14:textId="77777777">
                <w:pPr>
                  <w:numPr>
                    <w:ilvl w:val="0"/>
                    <w:numId w:val="23"/>
                  </w:numPr>
                  <w:rPr>
                    <w:rStyle w:val="CPTVariable"/>
                    <w:lang w:eastAsia="zh-CN"/>
                  </w:rPr>
                </w:pPr>
                <w:r>
                  <w:rPr>
                    <w:rStyle w:val="CPTVariable"/>
                    <w:rFonts w:hint="eastAsia"/>
                    <w:lang w:eastAsia="zh-CN"/>
                  </w:rPr>
                  <w:t>评估注射用</w:t>
                </w:r>
                <w:r>
                  <w:rPr>
                    <w:rStyle w:val="CPTVariable"/>
                    <w:rFonts w:hint="eastAsia"/>
                    <w:lang w:eastAsia="zh-CN"/>
                  </w:rPr>
                  <w:t>IMM01</w:t>
                </w:r>
                <w:r>
                  <w:rPr>
                    <w:rStyle w:val="CPTVariable"/>
                    <w:rFonts w:hint="eastAsia"/>
                    <w:lang w:eastAsia="zh-CN"/>
                  </w:rPr>
                  <w:t>联合</w:t>
                </w:r>
                <w:proofErr w:type="gramStart"/>
                <w:r>
                  <w:rPr>
                    <w:rStyle w:val="CPTVariable"/>
                    <w:rFonts w:hint="eastAsia"/>
                    <w:lang w:eastAsia="zh-CN"/>
                  </w:rPr>
                  <w:t>替雷利珠单</w:t>
                </w:r>
                <w:proofErr w:type="gramEnd"/>
                <w:r>
                  <w:rPr>
                    <w:rStyle w:val="CPTVariable"/>
                    <w:rFonts w:hint="eastAsia"/>
                    <w:lang w:eastAsia="zh-CN"/>
                  </w:rPr>
                  <w:t>抗治疗的药代动力学特征（</w:t>
                </w:r>
                <w:r>
                  <w:rPr>
                    <w:rStyle w:val="CPTVariable"/>
                    <w:rFonts w:hint="eastAsia"/>
                    <w:lang w:eastAsia="zh-CN"/>
                  </w:rPr>
                  <w:t>PK</w:t>
                </w:r>
                <w:r>
                  <w:rPr>
                    <w:rStyle w:val="CPTVariable"/>
                    <w:rFonts w:hint="eastAsia"/>
                    <w:lang w:eastAsia="zh-CN"/>
                  </w:rPr>
                  <w:t>）。</w:t>
                </w:r>
              </w:p>
            </w:tc>
            <w:tc>
              <w:tcPr>
                <w:tcW w:w="5387" w:type="dxa"/>
              </w:tcPr>
              <w:p w:rsidR="002330F8" w:rsidRDefault="00C839BA" w14:paraId="0E955A60" w14:textId="49CD9C80">
                <w:pPr>
                  <w:numPr>
                    <w:ilvl w:val="0"/>
                    <w:numId w:val="23"/>
                  </w:numPr>
                  <w:rPr>
                    <w:rStyle w:val="CPTVariable"/>
                    <w:lang w:eastAsia="zh-CN"/>
                  </w:rPr>
                </w:pPr>
                <w:commentRangeStart w:id="54"/>
                <w:commentRangeStart w:id="55"/>
                <w:commentRangeStart w:id="56"/>
                <w:r>
                  <w:rPr>
                    <w:rStyle w:val="CPTVariable"/>
                    <w:rFonts w:hint="eastAsia"/>
                    <w:lang w:eastAsia="zh-CN"/>
                  </w:rPr>
                  <w:t xml:space="preserve"> </w:t>
                </w:r>
                <w:commentRangeEnd w:id="54"/>
                <w:r w:rsidR="00394453">
                  <w:rPr>
                    <w:rStyle w:val="CommentReference"/>
                  </w:rPr>
                  <w:commentReference w:id="54"/>
                </w:r>
                <w:commentRangeEnd w:id="55"/>
                <w:r w:rsidR="00394453">
                  <w:rPr>
                    <w:rStyle w:val="CommentReference"/>
                  </w:rPr>
                  <w:commentReference w:id="55"/>
                </w:r>
                <w:commentRangeEnd w:id="56"/>
                <w:r w:rsidR="007C5673">
                  <w:rPr>
                    <w:rStyle w:val="CommentReference"/>
                  </w:rPr>
                  <w:commentReference w:id="56"/>
                </w:r>
                <w:r w:rsidRPr="0E721916" w:rsidR="00394453">
                  <w:rPr>
                    <w:rStyle w:val="CPTVariable"/>
                    <w:lang w:eastAsia="zh-CN"/>
                  </w:rPr>
                  <w:t>密集采血</w:t>
                </w:r>
                <w:r w:rsidRPr="0E721916" w:rsidR="00394453">
                  <w:rPr>
                    <w:rStyle w:val="CPTVariable"/>
                    <w:lang w:eastAsia="zh-CN"/>
                  </w:rPr>
                  <w:t>PK</w:t>
                </w:r>
                <w:r w:rsidRPr="0E721916" w:rsidR="00394453">
                  <w:rPr>
                    <w:rStyle w:val="CPTVariable"/>
                    <w:lang w:eastAsia="zh-CN"/>
                  </w:rPr>
                  <w:t>参数：</w:t>
                </w:r>
              </w:p>
              <w:p w:rsidR="002330F8" w:rsidRDefault="00394453" w14:paraId="0E955A61" w14:textId="77777777">
                <w:pPr>
                  <w:numPr>
                    <w:ilvl w:val="1"/>
                    <w:numId w:val="23"/>
                  </w:numPr>
                  <w:rPr>
                    <w:rStyle w:val="CPTVariable"/>
                    <w:lang w:eastAsia="zh-CN"/>
                  </w:rPr>
                </w:pPr>
                <w:r>
                  <w:rPr>
                    <w:rStyle w:val="CPTVariable"/>
                    <w:lang w:eastAsia="zh-CN"/>
                  </w:rPr>
                  <w:t>首次给药：峰浓度（</w:t>
                </w:r>
                <w:r>
                  <w:rPr>
                    <w:rStyle w:val="CPTVariable"/>
                    <w:lang w:eastAsia="zh-CN"/>
                  </w:rPr>
                  <w:t>C</w:t>
                </w:r>
                <w:r>
                  <w:rPr>
                    <w:rStyle w:val="CPTVariable"/>
                    <w:vertAlign w:val="subscript"/>
                    <w:lang w:eastAsia="zh-CN"/>
                  </w:rPr>
                  <w:t>max</w:t>
                </w:r>
                <w:r>
                  <w:rPr>
                    <w:rStyle w:val="CPTVariable"/>
                    <w:lang w:eastAsia="zh-CN"/>
                  </w:rPr>
                  <w:t>）、达峰时间（</w:t>
                </w:r>
                <w:proofErr w:type="spellStart"/>
                <w:r>
                  <w:rPr>
                    <w:rStyle w:val="CPTVariable"/>
                    <w:lang w:eastAsia="zh-CN"/>
                  </w:rPr>
                  <w:t>T</w:t>
                </w:r>
                <w:r>
                  <w:rPr>
                    <w:rStyle w:val="CPTVariable"/>
                    <w:vertAlign w:val="subscript"/>
                    <w:lang w:eastAsia="zh-CN"/>
                  </w:rPr>
                  <w:t>max</w:t>
                </w:r>
                <w:proofErr w:type="spellEnd"/>
                <w:r>
                  <w:rPr>
                    <w:rStyle w:val="CPTVariable"/>
                    <w:lang w:eastAsia="zh-CN"/>
                  </w:rPr>
                  <w:t>）、从</w:t>
                </w:r>
                <w:r>
                  <w:rPr>
                    <w:rStyle w:val="CPTVariable"/>
                    <w:lang w:eastAsia="zh-CN"/>
                  </w:rPr>
                  <w:t>0</w:t>
                </w:r>
                <w:r>
                  <w:rPr>
                    <w:rStyle w:val="CPTVariable"/>
                    <w:lang w:eastAsia="zh-CN"/>
                  </w:rPr>
                  <w:t>时至最后一个可定量时间点的血药浓度</w:t>
                </w:r>
                <w:r>
                  <w:rPr>
                    <w:rStyle w:val="CPTVariable"/>
                    <w:lang w:eastAsia="zh-CN"/>
                  </w:rPr>
                  <w:t>-</w:t>
                </w:r>
                <w:r>
                  <w:rPr>
                    <w:rStyle w:val="CPTVariable"/>
                    <w:lang w:eastAsia="zh-CN"/>
                  </w:rPr>
                  <w:t>时间曲线下面积（</w:t>
                </w:r>
                <w:r>
                  <w:rPr>
                    <w:rStyle w:val="CPTVariable"/>
                    <w:lang w:eastAsia="zh-CN"/>
                  </w:rPr>
                  <w:t>AUC</w:t>
                </w:r>
                <w:r>
                  <w:rPr>
                    <w:rStyle w:val="CPTVariable"/>
                    <w:vertAlign w:val="subscript"/>
                    <w:lang w:eastAsia="zh-CN"/>
                  </w:rPr>
                  <w:t>0-tlast</w:t>
                </w:r>
                <w:r>
                  <w:rPr>
                    <w:rStyle w:val="CPTVariable"/>
                    <w:lang w:eastAsia="zh-CN"/>
                  </w:rPr>
                  <w:t>），如数据允许，还将计算从</w:t>
                </w:r>
                <w:r>
                  <w:rPr>
                    <w:rStyle w:val="CPTVariable"/>
                    <w:lang w:eastAsia="zh-CN"/>
                  </w:rPr>
                  <w:t>0</w:t>
                </w:r>
                <w:r>
                  <w:rPr>
                    <w:rStyle w:val="CPTVariable"/>
                    <w:lang w:eastAsia="zh-CN"/>
                  </w:rPr>
                  <w:t>时至无限时间的血药浓度</w:t>
                </w:r>
                <w:r>
                  <w:rPr>
                    <w:rStyle w:val="CPTVariable"/>
                    <w:lang w:eastAsia="zh-CN"/>
                  </w:rPr>
                  <w:t>-</w:t>
                </w:r>
                <w:r>
                  <w:rPr>
                    <w:rStyle w:val="CPTVariable"/>
                    <w:lang w:eastAsia="zh-CN"/>
                  </w:rPr>
                  <w:t>时间曲线下面积（</w:t>
                </w:r>
                <w:r>
                  <w:rPr>
                    <w:rStyle w:val="CPTVariable"/>
                    <w:lang w:eastAsia="zh-CN"/>
                  </w:rPr>
                  <w:t>AUC</w:t>
                </w:r>
                <w:r>
                  <w:rPr>
                    <w:rStyle w:val="CPTVariable"/>
                    <w:vertAlign w:val="subscript"/>
                    <w:lang w:eastAsia="zh-CN"/>
                  </w:rPr>
                  <w:t>0-inf</w:t>
                </w:r>
                <w:r>
                  <w:rPr>
                    <w:rStyle w:val="CPTVariable"/>
                    <w:lang w:eastAsia="zh-CN"/>
                  </w:rPr>
                  <w:t>）、消除相半衰期（</w:t>
                </w:r>
                <w:r>
                  <w:rPr>
                    <w:rStyle w:val="CPTVariable"/>
                    <w:lang w:eastAsia="zh-CN"/>
                  </w:rPr>
                  <w:t>t</w:t>
                </w:r>
                <w:r>
                  <w:rPr>
                    <w:rStyle w:val="CPTVariable"/>
                    <w:vertAlign w:val="subscript"/>
                    <w:lang w:eastAsia="zh-CN"/>
                  </w:rPr>
                  <w:t>1/2</w:t>
                </w:r>
                <w:r>
                  <w:rPr>
                    <w:rStyle w:val="CPTVariable"/>
                    <w:lang w:eastAsia="zh-CN"/>
                  </w:rPr>
                  <w:t>）、分布容积（</w:t>
                </w:r>
                <w:r>
                  <w:rPr>
                    <w:rStyle w:val="CPTVariable"/>
                    <w:lang w:eastAsia="zh-CN"/>
                  </w:rPr>
                  <w:t>V</w:t>
                </w:r>
                <w:r>
                  <w:rPr>
                    <w:rStyle w:val="CPTVariable"/>
                    <w:lang w:eastAsia="zh-CN"/>
                  </w:rPr>
                  <w:t>）、清除率（</w:t>
                </w:r>
                <w:r>
                  <w:rPr>
                    <w:rStyle w:val="CPTVariable"/>
                    <w:lang w:eastAsia="zh-CN"/>
                  </w:rPr>
                  <w:t>CL</w:t>
                </w:r>
                <w:r>
                  <w:rPr>
                    <w:rStyle w:val="CPTVariable"/>
                    <w:lang w:eastAsia="zh-CN"/>
                  </w:rPr>
                  <w:t>）等；</w:t>
                </w:r>
              </w:p>
              <w:p w:rsidR="002330F8" w:rsidRDefault="00394453" w14:paraId="0E955A62" w14:textId="77777777">
                <w:pPr>
                  <w:numPr>
                    <w:ilvl w:val="1"/>
                    <w:numId w:val="23"/>
                  </w:numPr>
                  <w:rPr>
                    <w:rStyle w:val="CPTVariable"/>
                    <w:lang w:eastAsia="zh-CN"/>
                  </w:rPr>
                </w:pPr>
                <w:r>
                  <w:rPr>
                    <w:rStyle w:val="CPTVariable"/>
                    <w:lang w:eastAsia="zh-CN"/>
                  </w:rPr>
                  <w:t>多次给药</w:t>
                </w:r>
                <w:r>
                  <w:rPr>
                    <w:rStyle w:val="CPTVariable"/>
                    <w:lang w:eastAsia="zh-CN"/>
                  </w:rPr>
                  <w:t>PK</w:t>
                </w:r>
                <w:r>
                  <w:rPr>
                    <w:rStyle w:val="CPTVariable"/>
                    <w:lang w:eastAsia="zh-CN"/>
                  </w:rPr>
                  <w:t>指标包括，但不限于：稳态时谷浓度（</w:t>
                </w:r>
                <w:proofErr w:type="spellStart"/>
                <w:r>
                  <w:rPr>
                    <w:rStyle w:val="CPTVariable"/>
                    <w:lang w:eastAsia="zh-CN"/>
                  </w:rPr>
                  <w:t>C</w:t>
                </w:r>
                <w:r>
                  <w:rPr>
                    <w:rStyle w:val="CPTVariable"/>
                    <w:vertAlign w:val="subscript"/>
                    <w:lang w:eastAsia="zh-CN"/>
                  </w:rPr>
                  <w:t>min,ss</w:t>
                </w:r>
                <w:proofErr w:type="spellEnd"/>
                <w:r>
                  <w:rPr>
                    <w:rStyle w:val="CPTVariable"/>
                    <w:lang w:eastAsia="zh-CN"/>
                  </w:rPr>
                  <w:t>）、稳态时峰浓度（</w:t>
                </w:r>
                <w:proofErr w:type="spellStart"/>
                <w:r>
                  <w:rPr>
                    <w:rStyle w:val="CPTVariable"/>
                    <w:lang w:eastAsia="zh-CN"/>
                  </w:rPr>
                  <w:t>C</w:t>
                </w:r>
                <w:r>
                  <w:rPr>
                    <w:rStyle w:val="CPTVariable"/>
                    <w:vertAlign w:val="subscript"/>
                    <w:lang w:eastAsia="zh-CN"/>
                  </w:rPr>
                  <w:t>max,ss</w:t>
                </w:r>
                <w:proofErr w:type="spellEnd"/>
                <w:r>
                  <w:rPr>
                    <w:rStyle w:val="CPTVariable"/>
                    <w:lang w:eastAsia="zh-CN"/>
                  </w:rPr>
                  <w:t>）、稳态时平均血药浓度（</w:t>
                </w:r>
                <w:proofErr w:type="spellStart"/>
                <w:r>
                  <w:rPr>
                    <w:rStyle w:val="CPTVariable"/>
                    <w:lang w:eastAsia="zh-CN"/>
                  </w:rPr>
                  <w:t>C</w:t>
                </w:r>
                <w:r>
                  <w:rPr>
                    <w:rStyle w:val="CPTVariable"/>
                    <w:vertAlign w:val="subscript"/>
                    <w:lang w:eastAsia="zh-CN"/>
                  </w:rPr>
                  <w:t>av,ss</w:t>
                </w:r>
                <w:proofErr w:type="spellEnd"/>
                <w:r>
                  <w:rPr>
                    <w:rStyle w:val="CPTVariable"/>
                    <w:lang w:eastAsia="zh-CN"/>
                  </w:rPr>
                  <w:t>）、给药间隔期间药</w:t>
                </w:r>
                <w:r>
                  <w:rPr>
                    <w:rStyle w:val="CPTVariable"/>
                    <w:lang w:eastAsia="zh-CN"/>
                  </w:rPr>
                  <w:t>-</w:t>
                </w:r>
                <w:r>
                  <w:rPr>
                    <w:rStyle w:val="CPTVariable"/>
                    <w:lang w:eastAsia="zh-CN"/>
                  </w:rPr>
                  <w:t>时曲线下面积（</w:t>
                </w:r>
                <w:r>
                  <w:rPr>
                    <w:rStyle w:val="CPTVariable"/>
                    <w:lang w:eastAsia="zh-CN"/>
                  </w:rPr>
                  <w:t>AUC</w:t>
                </w:r>
                <w:r>
                  <w:rPr>
                    <w:rStyle w:val="CPTVariable"/>
                    <w:vertAlign w:val="subscript"/>
                    <w:lang w:eastAsia="zh-CN"/>
                  </w:rPr>
                  <w:t>0-tau</w:t>
                </w:r>
                <w:r>
                  <w:rPr>
                    <w:rStyle w:val="CPTVariable"/>
                    <w:lang w:eastAsia="zh-CN"/>
                  </w:rPr>
                  <w:t>）、达峰时间（</w:t>
                </w:r>
                <w:proofErr w:type="spellStart"/>
                <w:r>
                  <w:rPr>
                    <w:rStyle w:val="CPTVariable"/>
                    <w:lang w:eastAsia="zh-CN"/>
                  </w:rPr>
                  <w:t>T</w:t>
                </w:r>
                <w:r>
                  <w:rPr>
                    <w:rStyle w:val="CPTVariable"/>
                    <w:vertAlign w:val="subscript"/>
                    <w:lang w:eastAsia="zh-CN"/>
                  </w:rPr>
                  <w:t>max</w:t>
                </w:r>
                <w:proofErr w:type="spellEnd"/>
                <w:r>
                  <w:rPr>
                    <w:rStyle w:val="CPTVariable"/>
                    <w:lang w:eastAsia="zh-CN"/>
                  </w:rPr>
                  <w:t>）、</w:t>
                </w:r>
                <w:r>
                  <w:rPr>
                    <w:rStyle w:val="CPTVariable"/>
                    <w:lang w:eastAsia="zh-CN"/>
                  </w:rPr>
                  <w:t>C</w:t>
                </w:r>
                <w:r>
                  <w:rPr>
                    <w:rStyle w:val="CPTVariable"/>
                    <w:vertAlign w:val="subscript"/>
                    <w:lang w:eastAsia="zh-CN"/>
                  </w:rPr>
                  <w:t>max</w:t>
                </w:r>
                <w:r>
                  <w:rPr>
                    <w:rStyle w:val="CPTVariable"/>
                    <w:lang w:eastAsia="zh-CN"/>
                  </w:rPr>
                  <w:t>的蓄积比（</w:t>
                </w:r>
                <w:proofErr w:type="spellStart"/>
                <w:r>
                  <w:rPr>
                    <w:rStyle w:val="CPTVariable"/>
                    <w:lang w:eastAsia="zh-CN"/>
                  </w:rPr>
                  <w:t>R</w:t>
                </w:r>
                <w:r>
                  <w:rPr>
                    <w:rStyle w:val="CPTVariable"/>
                    <w:vertAlign w:val="subscript"/>
                    <w:lang w:eastAsia="zh-CN"/>
                  </w:rPr>
                  <w:t>ac</w:t>
                </w:r>
                <w:r>
                  <w:rPr>
                    <w:rStyle w:val="CPTVariable"/>
                    <w:lang w:eastAsia="zh-CN"/>
                  </w:rPr>
                  <w:t>_C</w:t>
                </w:r>
                <w:r>
                  <w:rPr>
                    <w:rStyle w:val="CPTVariable"/>
                    <w:vertAlign w:val="subscript"/>
                    <w:lang w:eastAsia="zh-CN"/>
                  </w:rPr>
                  <w:t>max</w:t>
                </w:r>
                <w:proofErr w:type="spellEnd"/>
                <w:r>
                  <w:rPr>
                    <w:rStyle w:val="CPTVariable"/>
                    <w:lang w:eastAsia="zh-CN"/>
                  </w:rPr>
                  <w:t>）、</w:t>
                </w:r>
                <w:r>
                  <w:rPr>
                    <w:rStyle w:val="CPTVariable"/>
                    <w:lang w:eastAsia="zh-CN"/>
                  </w:rPr>
                  <w:t>AUC</w:t>
                </w:r>
                <w:r>
                  <w:rPr>
                    <w:rStyle w:val="CPTVariable"/>
                    <w:vertAlign w:val="subscript"/>
                    <w:lang w:eastAsia="zh-CN"/>
                  </w:rPr>
                  <w:t>0-tau</w:t>
                </w:r>
                <w:r>
                  <w:rPr>
                    <w:rStyle w:val="CPTVariable"/>
                    <w:lang w:eastAsia="zh-CN"/>
                  </w:rPr>
                  <w:t>的蓄积比（</w:t>
                </w:r>
                <w:r>
                  <w:rPr>
                    <w:rStyle w:val="CPTVariable"/>
                    <w:lang w:eastAsia="zh-CN"/>
                  </w:rPr>
                  <w:t>R</w:t>
                </w:r>
                <w:r>
                  <w:rPr>
                    <w:rStyle w:val="CPTVariable"/>
                    <w:vertAlign w:val="subscript"/>
                    <w:lang w:eastAsia="zh-CN"/>
                  </w:rPr>
                  <w:t>ac</w:t>
                </w:r>
                <w:r>
                  <w:rPr>
                    <w:rStyle w:val="CPTVariable"/>
                    <w:lang w:eastAsia="zh-CN"/>
                  </w:rPr>
                  <w:t>_AUC</w:t>
                </w:r>
                <w:r>
                  <w:rPr>
                    <w:rStyle w:val="CPTVariable"/>
                    <w:vertAlign w:val="subscript"/>
                    <w:lang w:eastAsia="zh-CN"/>
                  </w:rPr>
                  <w:t>0-tau</w:t>
                </w:r>
                <w:r>
                  <w:rPr>
                    <w:rStyle w:val="CPTVariable"/>
                    <w:lang w:eastAsia="zh-CN"/>
                  </w:rPr>
                  <w:t>），如数据允许，还将计算稳态分布容积（</w:t>
                </w:r>
                <w:proofErr w:type="spellStart"/>
                <w:r>
                  <w:rPr>
                    <w:rStyle w:val="CPTVariable"/>
                    <w:lang w:eastAsia="zh-CN"/>
                  </w:rPr>
                  <w:t>V</w:t>
                </w:r>
                <w:r>
                  <w:rPr>
                    <w:rStyle w:val="CPTVariable"/>
                    <w:vertAlign w:val="subscript"/>
                    <w:lang w:eastAsia="zh-CN"/>
                  </w:rPr>
                  <w:t>ss</w:t>
                </w:r>
                <w:proofErr w:type="spellEnd"/>
                <w:r>
                  <w:rPr>
                    <w:rStyle w:val="CPTVariable"/>
                    <w:lang w:eastAsia="zh-CN"/>
                  </w:rPr>
                  <w:t>）、稳态清除率（</w:t>
                </w:r>
                <w:proofErr w:type="spellStart"/>
                <w:r>
                  <w:rPr>
                    <w:rStyle w:val="CPTVariable"/>
                    <w:lang w:eastAsia="zh-CN"/>
                  </w:rPr>
                  <w:t>CL</w:t>
                </w:r>
                <w:r>
                  <w:rPr>
                    <w:rStyle w:val="CPTVariable"/>
                    <w:vertAlign w:val="subscript"/>
                    <w:lang w:eastAsia="zh-CN"/>
                  </w:rPr>
                  <w:t>ss</w:t>
                </w:r>
                <w:proofErr w:type="spellEnd"/>
                <w:r>
                  <w:rPr>
                    <w:rStyle w:val="CPTVariable"/>
                    <w:lang w:eastAsia="zh-CN"/>
                  </w:rPr>
                  <w:t>）和消除相半衰期（</w:t>
                </w:r>
                <w:r>
                  <w:rPr>
                    <w:rStyle w:val="CPTVariable"/>
                    <w:lang w:eastAsia="zh-CN"/>
                  </w:rPr>
                  <w:t>t</w:t>
                </w:r>
                <w:r>
                  <w:rPr>
                    <w:rStyle w:val="CPTVariable"/>
                    <w:vertAlign w:val="subscript"/>
                    <w:lang w:eastAsia="zh-CN"/>
                  </w:rPr>
                  <w:t>1/2</w:t>
                </w:r>
                <w:r>
                  <w:rPr>
                    <w:rStyle w:val="CPTVariable"/>
                    <w:lang w:eastAsia="zh-CN"/>
                  </w:rPr>
                  <w:t>）等。</w:t>
                </w:r>
              </w:p>
              <w:p w:rsidR="002330F8" w:rsidRDefault="00394453" w14:paraId="0E955A63" w14:textId="77777777">
                <w:pPr>
                  <w:numPr>
                    <w:ilvl w:val="0"/>
                    <w:numId w:val="23"/>
                  </w:numPr>
                  <w:rPr>
                    <w:rStyle w:val="CPTVariable"/>
                    <w:lang w:eastAsia="zh-CN"/>
                  </w:rPr>
                </w:pPr>
                <w:r>
                  <w:rPr>
                    <w:rStyle w:val="CPTVariable"/>
                    <w:lang w:eastAsia="zh-CN"/>
                  </w:rPr>
                  <w:t>稀疏采血</w:t>
                </w:r>
                <w:r>
                  <w:rPr>
                    <w:rStyle w:val="CPTVariable"/>
                    <w:lang w:eastAsia="zh-CN"/>
                  </w:rPr>
                  <w:t>PK</w:t>
                </w:r>
                <w:r>
                  <w:rPr>
                    <w:rStyle w:val="CPTVariable"/>
                    <w:lang w:eastAsia="zh-CN"/>
                  </w:rPr>
                  <w:t>参数：</w:t>
                </w:r>
              </w:p>
              <w:p w:rsidR="002330F8" w:rsidRDefault="00394453" w14:paraId="0E955A64" w14:textId="77777777">
                <w:pPr>
                  <w:numPr>
                    <w:ilvl w:val="1"/>
                    <w:numId w:val="23"/>
                  </w:numPr>
                  <w:rPr>
                    <w:rStyle w:val="CPTVariable"/>
                    <w:lang w:eastAsia="zh-CN"/>
                  </w:rPr>
                </w:pPr>
                <w:r>
                  <w:rPr>
                    <w:rStyle w:val="CPTVariable"/>
                    <w:lang w:eastAsia="zh-CN"/>
                  </w:rPr>
                  <w:t>稳态时谷浓度（</w:t>
                </w:r>
                <w:proofErr w:type="spellStart"/>
                <w:r>
                  <w:rPr>
                    <w:rStyle w:val="CPTVariable"/>
                    <w:lang w:eastAsia="zh-CN"/>
                  </w:rPr>
                  <w:t>C</w:t>
                </w:r>
                <w:r>
                  <w:rPr>
                    <w:rStyle w:val="CPTVariable"/>
                    <w:vertAlign w:val="subscript"/>
                    <w:lang w:eastAsia="zh-CN"/>
                  </w:rPr>
                  <w:t>min,ss</w:t>
                </w:r>
                <w:proofErr w:type="spellEnd"/>
                <w:r>
                  <w:rPr>
                    <w:rStyle w:val="CPTVariable"/>
                    <w:lang w:eastAsia="zh-CN"/>
                  </w:rPr>
                  <w:t>）、稳态时峰浓度（</w:t>
                </w:r>
                <w:proofErr w:type="spellStart"/>
                <w:r>
                  <w:rPr>
                    <w:rStyle w:val="CPTVariable"/>
                    <w:lang w:eastAsia="zh-CN"/>
                  </w:rPr>
                  <w:t>C</w:t>
                </w:r>
                <w:r>
                  <w:rPr>
                    <w:rStyle w:val="CPTVariable"/>
                    <w:vertAlign w:val="subscript"/>
                    <w:lang w:eastAsia="zh-CN"/>
                  </w:rPr>
                  <w:t>max,ss</w:t>
                </w:r>
                <w:proofErr w:type="spellEnd"/>
                <w:r>
                  <w:rPr>
                    <w:rStyle w:val="CPTVariable"/>
                    <w:lang w:eastAsia="zh-CN"/>
                  </w:rPr>
                  <w:t>）等。</w:t>
                </w:r>
              </w:p>
            </w:tc>
          </w:tr>
          <w:tr w:rsidR="002330F8" w:rsidTr="5D5C80DB" w14:paraId="0E955A68" w14:textId="77777777">
            <w:tc>
              <w:tcPr>
                <w:tcW w:w="3964" w:type="dxa"/>
              </w:tcPr>
              <w:p w:rsidR="002330F8" w:rsidRDefault="00394453" w14:paraId="0E955A66" w14:textId="77777777">
                <w:pPr>
                  <w:numPr>
                    <w:ilvl w:val="0"/>
                    <w:numId w:val="23"/>
                  </w:numPr>
                  <w:rPr>
                    <w:rStyle w:val="CPTVariable"/>
                    <w:lang w:eastAsia="zh-CN"/>
                  </w:rPr>
                </w:pPr>
                <w:r>
                  <w:rPr>
                    <w:rStyle w:val="CPTVariable"/>
                    <w:lang w:eastAsia="zh-CN"/>
                  </w:rPr>
                  <w:t>评估注射用</w:t>
                </w:r>
                <w:r>
                  <w:rPr>
                    <w:rStyle w:val="CPTVariable"/>
                    <w:lang w:eastAsia="zh-CN"/>
                  </w:rPr>
                  <w:t>IMM01</w:t>
                </w:r>
                <w:r>
                  <w:rPr>
                    <w:rStyle w:val="CPTVariable"/>
                    <w:lang w:eastAsia="zh-CN"/>
                  </w:rPr>
                  <w:t>的免疫原性及其对</w:t>
                </w:r>
                <w:r>
                  <w:rPr>
                    <w:rStyle w:val="CPTVariable"/>
                    <w:lang w:eastAsia="zh-CN"/>
                  </w:rPr>
                  <w:t>PK</w:t>
                </w:r>
                <w:r>
                  <w:rPr>
                    <w:rStyle w:val="CPTVariable"/>
                    <w:lang w:eastAsia="zh-CN"/>
                  </w:rPr>
                  <w:t>、安全性及有效性的影响。</w:t>
                </w:r>
              </w:p>
            </w:tc>
            <w:tc>
              <w:tcPr>
                <w:tcW w:w="5387" w:type="dxa"/>
              </w:tcPr>
              <w:p w:rsidR="002330F8" w:rsidRDefault="00394453" w14:paraId="0E955A67" w14:textId="77777777">
                <w:pPr>
                  <w:numPr>
                    <w:ilvl w:val="0"/>
                    <w:numId w:val="23"/>
                  </w:numPr>
                  <w:rPr>
                    <w:rStyle w:val="CPTVariable"/>
                    <w:lang w:eastAsia="zh-CN"/>
                  </w:rPr>
                </w:pPr>
                <w:r>
                  <w:rPr>
                    <w:rStyle w:val="CPTVariable"/>
                    <w:lang w:eastAsia="zh-CN"/>
                  </w:rPr>
                  <w:t>注射用</w:t>
                </w:r>
                <w:r>
                  <w:rPr>
                    <w:rStyle w:val="CPTVariable"/>
                    <w:lang w:eastAsia="zh-CN"/>
                  </w:rPr>
                  <w:t>IMM01</w:t>
                </w:r>
                <w:r>
                  <w:rPr>
                    <w:rStyle w:val="CPTVariable"/>
                    <w:lang w:eastAsia="zh-CN"/>
                  </w:rPr>
                  <w:t>的免疫原性：抗药抗体（</w:t>
                </w:r>
                <w:r>
                  <w:rPr>
                    <w:rStyle w:val="CPTVariable"/>
                    <w:lang w:eastAsia="zh-CN"/>
                  </w:rPr>
                  <w:t>ADA</w:t>
                </w:r>
                <w:r>
                  <w:rPr>
                    <w:rStyle w:val="CPTVariable"/>
                    <w:lang w:eastAsia="zh-CN"/>
                  </w:rPr>
                  <w:t>）和</w:t>
                </w:r>
                <w:r>
                  <w:rPr>
                    <w:rStyle w:val="CPTVariable"/>
                    <w:lang w:eastAsia="zh-CN"/>
                  </w:rPr>
                  <w:t>/</w:t>
                </w:r>
                <w:r>
                  <w:rPr>
                    <w:rStyle w:val="CPTVariable"/>
                    <w:lang w:eastAsia="zh-CN"/>
                  </w:rPr>
                  <w:t>或中和抗体</w:t>
                </w:r>
                <w:r>
                  <w:rPr>
                    <w:rStyle w:val="CPTVariable"/>
                    <w:lang w:eastAsia="zh-CN"/>
                  </w:rPr>
                  <w:t xml:space="preserve"> [Nab]</w:t>
                </w:r>
                <w:r>
                  <w:rPr>
                    <w:rStyle w:val="CPTVariable"/>
                    <w:lang w:eastAsia="zh-CN"/>
                  </w:rPr>
                  <w:t>发生率和滴度。</w:t>
                </w:r>
              </w:p>
            </w:tc>
          </w:tr>
          <w:tr w:rsidR="002330F8" w:rsidTr="5D5C80DB" w14:paraId="0E955A6B" w14:textId="77777777">
            <w:tc>
              <w:tcPr>
                <w:tcW w:w="3964" w:type="dxa"/>
                <w:shd w:val="clear" w:color="auto" w:fill="F9F2DF"/>
              </w:tcPr>
              <w:p w:rsidR="002330F8" w:rsidRDefault="00394453" w14:paraId="0E955A69" w14:textId="77777777">
                <w:pPr>
                  <w:rPr>
                    <w:rStyle w:val="CPTVariable"/>
                    <w:b/>
                    <w:bCs/>
                  </w:rPr>
                </w:pPr>
                <w:proofErr w:type="spellStart"/>
                <w:r>
                  <w:rPr>
                    <w:rStyle w:val="CPTVariable"/>
                    <w:rFonts w:hint="eastAsia"/>
                    <w:b/>
                    <w:bCs/>
                  </w:rPr>
                  <w:t>探索性目的</w:t>
                </w:r>
                <w:proofErr w:type="spellEnd"/>
              </w:p>
            </w:tc>
            <w:tc>
              <w:tcPr>
                <w:tcW w:w="5387" w:type="dxa"/>
                <w:shd w:val="clear" w:color="auto" w:fill="F9F2DF"/>
              </w:tcPr>
              <w:p w:rsidR="002330F8" w:rsidRDefault="00394453" w14:paraId="0E955A6A" w14:textId="77777777">
                <w:pPr>
                  <w:rPr>
                    <w:rStyle w:val="CPTVariable"/>
                    <w:rFonts w:eastAsia="MS Mincho"/>
                    <w:lang w:eastAsia="zh-CN"/>
                  </w:rPr>
                </w:pPr>
                <w:r>
                  <w:rPr>
                    <w:rStyle w:val="CPTVariable"/>
                    <w:rFonts w:hint="eastAsia"/>
                    <w:b/>
                    <w:bCs/>
                    <w:lang w:eastAsia="zh-CN"/>
                  </w:rPr>
                  <w:t>探索性</w:t>
                </w:r>
                <w:r>
                  <w:rPr>
                    <w:rStyle w:val="CPTVariable"/>
                    <w:b/>
                    <w:bCs/>
                    <w:lang w:val="en-GB" w:eastAsia="ja-JP"/>
                  </w:rPr>
                  <w:t>研究终点</w:t>
                </w:r>
              </w:p>
            </w:tc>
          </w:tr>
          <w:tr w:rsidR="002330F8" w:rsidTr="5D5C80DB" w14:paraId="0E955A6E" w14:textId="77777777">
            <w:tc>
              <w:tcPr>
                <w:tcW w:w="3964" w:type="dxa"/>
              </w:tcPr>
              <w:p w:rsidR="002330F8" w:rsidRDefault="00394453" w14:paraId="0E955A6C" w14:textId="77777777">
                <w:pPr>
                  <w:numPr>
                    <w:ilvl w:val="0"/>
                    <w:numId w:val="24"/>
                  </w:numPr>
                  <w:rPr>
                    <w:rStyle w:val="CPTVariable"/>
                    <w:lang w:eastAsia="zh-CN"/>
                  </w:rPr>
                </w:pPr>
                <w:r>
                  <w:rPr>
                    <w:rStyle w:val="CPTVariable"/>
                    <w:rFonts w:hint="eastAsia"/>
                    <w:lang w:eastAsia="zh-CN"/>
                  </w:rPr>
                  <w:t>基于群体</w:t>
                </w:r>
                <w:r>
                  <w:rPr>
                    <w:rStyle w:val="CPTVariable"/>
                    <w:rFonts w:hint="eastAsia"/>
                    <w:lang w:eastAsia="zh-CN"/>
                  </w:rPr>
                  <w:t>PK</w:t>
                </w:r>
                <w:r>
                  <w:rPr>
                    <w:rStyle w:val="CPTVariable"/>
                    <w:rFonts w:hint="eastAsia"/>
                    <w:lang w:eastAsia="zh-CN"/>
                  </w:rPr>
                  <w:t>分析方法，探索注射用</w:t>
                </w:r>
                <w:r>
                  <w:rPr>
                    <w:rStyle w:val="CPTVariable"/>
                    <w:rFonts w:hint="eastAsia"/>
                    <w:lang w:eastAsia="zh-CN"/>
                  </w:rPr>
                  <w:t>IMM01</w:t>
                </w:r>
                <w:r>
                  <w:rPr>
                    <w:rStyle w:val="CPTVariable"/>
                    <w:rFonts w:hint="eastAsia"/>
                    <w:lang w:eastAsia="zh-CN"/>
                  </w:rPr>
                  <w:t>在淋巴瘤受试者中的</w:t>
                </w:r>
                <w:r>
                  <w:rPr>
                    <w:rStyle w:val="CPTVariable"/>
                    <w:rFonts w:hint="eastAsia"/>
                    <w:lang w:eastAsia="zh-CN"/>
                  </w:rPr>
                  <w:t>PK</w:t>
                </w:r>
                <w:r>
                  <w:rPr>
                    <w:rStyle w:val="CPTVariable"/>
                    <w:rFonts w:hint="eastAsia"/>
                    <w:lang w:eastAsia="zh-CN"/>
                  </w:rPr>
                  <w:t>特征（如数据允许）。</w:t>
                </w:r>
              </w:p>
            </w:tc>
            <w:tc>
              <w:tcPr>
                <w:tcW w:w="5387" w:type="dxa"/>
              </w:tcPr>
              <w:p w:rsidR="002330F8" w:rsidRDefault="00394453" w14:paraId="0E955A6D" w14:textId="4CEA91F0">
                <w:pPr>
                  <w:numPr>
                    <w:ilvl w:val="0"/>
                    <w:numId w:val="24"/>
                  </w:numPr>
                  <w:rPr>
                    <w:rStyle w:val="CPTVariable"/>
                    <w:lang w:eastAsia="zh-CN"/>
                  </w:rPr>
                </w:pPr>
                <w:commentRangeStart w:id="57"/>
                <w:commentRangeStart w:id="58"/>
                <w:commentRangeStart w:id="59"/>
                <w:r w:rsidRPr="36F29B9B">
                  <w:rPr>
                    <w:rStyle w:val="CPTVariable"/>
                    <w:lang w:eastAsia="zh-CN"/>
                  </w:rPr>
                  <w:t>群体</w:t>
                </w:r>
                <w:r w:rsidRPr="36F29B9B">
                  <w:rPr>
                    <w:rStyle w:val="CPTVariable"/>
                    <w:lang w:eastAsia="zh-CN"/>
                  </w:rPr>
                  <w:t>PK</w:t>
                </w:r>
                <w:r w:rsidRPr="36F29B9B">
                  <w:rPr>
                    <w:rStyle w:val="CPTVariable"/>
                    <w:lang w:eastAsia="zh-CN"/>
                  </w:rPr>
                  <w:t>终点：基于群体</w:t>
                </w:r>
                <w:r w:rsidRPr="36F29B9B">
                  <w:rPr>
                    <w:rStyle w:val="CPTVariable"/>
                    <w:lang w:eastAsia="zh-CN"/>
                  </w:rPr>
                  <w:t>PK</w:t>
                </w:r>
                <w:r w:rsidRPr="36F29B9B">
                  <w:rPr>
                    <w:rStyle w:val="CPTVariable"/>
                    <w:lang w:eastAsia="zh-CN"/>
                  </w:rPr>
                  <w:t>分析方法，探索注射用</w:t>
                </w:r>
                <w:r w:rsidRPr="36F29B9B">
                  <w:rPr>
                    <w:rStyle w:val="CPTVariable"/>
                    <w:lang w:eastAsia="zh-CN"/>
                  </w:rPr>
                  <w:t>IMM01</w:t>
                </w:r>
                <w:r w:rsidRPr="36F29B9B">
                  <w:rPr>
                    <w:rStyle w:val="CPTVariable"/>
                    <w:lang w:eastAsia="zh-CN"/>
                  </w:rPr>
                  <w:t>在淋巴瘤受试者中的群体</w:t>
                </w:r>
                <w:r w:rsidRPr="36F29B9B">
                  <w:rPr>
                    <w:rStyle w:val="CPTVariable"/>
                    <w:lang w:eastAsia="zh-CN"/>
                  </w:rPr>
                  <w:t>PK</w:t>
                </w:r>
                <w:r w:rsidRPr="36F29B9B">
                  <w:rPr>
                    <w:rStyle w:val="CPTVariable"/>
                    <w:lang w:eastAsia="zh-CN"/>
                  </w:rPr>
                  <w:t>影响因素（如数据允许）。</w:t>
                </w:r>
                <w:commentRangeEnd w:id="57"/>
                <w:r>
                  <w:rPr>
                    <w:rStyle w:val="CommentReference"/>
                  </w:rPr>
                  <w:commentReference w:id="57"/>
                </w:r>
                <w:commentRangeEnd w:id="58"/>
                <w:r>
                  <w:rPr>
                    <w:rStyle w:val="CommentReference"/>
                  </w:rPr>
                  <w:commentReference w:id="58"/>
                </w:r>
                <w:commentRangeEnd w:id="59"/>
                <w:r>
                  <w:rPr>
                    <w:rStyle w:val="CommentReference"/>
                  </w:rPr>
                  <w:commentReference w:id="59"/>
                </w:r>
              </w:p>
            </w:tc>
          </w:tr>
          <w:tr w:rsidR="002330F8" w:rsidTr="5D5C80DB" w14:paraId="0E955A71" w14:textId="77777777">
            <w:tc>
              <w:tcPr>
                <w:tcW w:w="3964" w:type="dxa"/>
              </w:tcPr>
              <w:p w:rsidR="002330F8" w:rsidRDefault="00394453" w14:paraId="0E955A6F" w14:textId="77777777">
                <w:pPr>
                  <w:numPr>
                    <w:ilvl w:val="0"/>
                    <w:numId w:val="24"/>
                  </w:numPr>
                  <w:rPr>
                    <w:rStyle w:val="CPTVariable"/>
                    <w:lang w:eastAsia="zh-CN"/>
                  </w:rPr>
                </w:pPr>
                <w:r>
                  <w:rPr>
                    <w:rFonts w:hint="eastAsia" w:asciiTheme="minorEastAsia" w:hAnsiTheme="minorEastAsia"/>
                    <w:color w:val="000000" w:themeColor="text1"/>
                    <w:szCs w:val="21"/>
                    <w:u w:color="000000"/>
                    <w:lang w:val="zh-TW" w:eastAsia="zh-CN"/>
                  </w:rPr>
                  <w:t>探索</w:t>
                </w:r>
                <w:r>
                  <w:rPr>
                    <w:rFonts w:asciiTheme="minorEastAsia" w:hAnsiTheme="minorEastAsia"/>
                    <w:color w:val="000000" w:themeColor="text1"/>
                    <w:szCs w:val="21"/>
                    <w:u w:color="000000"/>
                    <w:lang w:eastAsia="zh-CN"/>
                  </w:rPr>
                  <w:t>注射用IMM01</w:t>
                </w:r>
                <w:r>
                  <w:rPr>
                    <w:rFonts w:hint="eastAsia" w:asciiTheme="minorEastAsia" w:hAnsiTheme="minorEastAsia"/>
                    <w:color w:val="000000" w:themeColor="text1"/>
                    <w:szCs w:val="21"/>
                    <w:u w:color="000000"/>
                    <w:lang w:eastAsia="zh-CN"/>
                  </w:rPr>
                  <w:t>的暴露与疗效、安全性之间的相关性（如数据允许）。</w:t>
                </w:r>
              </w:p>
            </w:tc>
            <w:tc>
              <w:tcPr>
                <w:tcW w:w="5387" w:type="dxa"/>
              </w:tcPr>
              <w:p w:rsidR="002330F8" w:rsidRDefault="00394453" w14:paraId="0E955A70" w14:textId="77777777">
                <w:pPr>
                  <w:numPr>
                    <w:ilvl w:val="0"/>
                    <w:numId w:val="24"/>
                  </w:numPr>
                  <w:rPr>
                    <w:rStyle w:val="CPTVariable"/>
                    <w:lang w:eastAsia="zh-CN"/>
                  </w:rPr>
                </w:pPr>
                <w:r>
                  <w:rPr>
                    <w:rStyle w:val="CPTVariable"/>
                    <w:rFonts w:hint="eastAsia"/>
                    <w:lang w:eastAsia="zh-CN"/>
                  </w:rPr>
                  <w:t>暴露</w:t>
                </w:r>
                <w:r>
                  <w:rPr>
                    <w:rStyle w:val="CPTVariable"/>
                    <w:rFonts w:hint="eastAsia"/>
                    <w:lang w:eastAsia="zh-CN"/>
                  </w:rPr>
                  <w:t>-</w:t>
                </w:r>
                <w:r>
                  <w:rPr>
                    <w:rStyle w:val="CPTVariable"/>
                    <w:rFonts w:hint="eastAsia"/>
                    <w:lang w:eastAsia="zh-CN"/>
                  </w:rPr>
                  <w:t>效应（</w:t>
                </w:r>
                <w:r>
                  <w:rPr>
                    <w:rStyle w:val="CPTVariable"/>
                    <w:rFonts w:hint="eastAsia"/>
                    <w:lang w:eastAsia="zh-CN"/>
                  </w:rPr>
                  <w:t>E-R</w:t>
                </w:r>
                <w:r>
                  <w:rPr>
                    <w:rStyle w:val="CPTVariable"/>
                    <w:rFonts w:hint="eastAsia"/>
                    <w:lang w:eastAsia="zh-CN"/>
                  </w:rPr>
                  <w:t>）终点：注射用</w:t>
                </w:r>
                <w:r>
                  <w:rPr>
                    <w:rStyle w:val="CPTVariable"/>
                    <w:rFonts w:hint="eastAsia"/>
                    <w:lang w:eastAsia="zh-CN"/>
                  </w:rPr>
                  <w:t>IMM01</w:t>
                </w:r>
                <w:r>
                  <w:rPr>
                    <w:rStyle w:val="CPTVariable"/>
                    <w:rFonts w:hint="eastAsia"/>
                    <w:lang w:eastAsia="zh-CN"/>
                  </w:rPr>
                  <w:t>暴露与疗效和安全性终点之间的关系（如数据允许）。</w:t>
                </w:r>
              </w:p>
            </w:tc>
          </w:tr>
          <w:tr w:rsidR="002330F8" w:rsidTr="5D5C80DB" w14:paraId="0E955A75" w14:textId="77777777">
            <w:tc>
              <w:tcPr>
                <w:tcW w:w="3964" w:type="dxa"/>
              </w:tcPr>
              <w:p w:rsidR="002330F8" w:rsidRDefault="00394453" w14:paraId="0E955A72" w14:textId="77777777">
                <w:pPr>
                  <w:numPr>
                    <w:ilvl w:val="0"/>
                    <w:numId w:val="24"/>
                  </w:numPr>
                  <w:rPr>
                    <w:rStyle w:val="CPTVariable"/>
                    <w:lang w:eastAsia="zh-CN"/>
                  </w:rPr>
                </w:pPr>
                <w:r>
                  <w:rPr>
                    <w:rStyle w:val="CPTVariable"/>
                    <w:rFonts w:hint="eastAsia"/>
                    <w:lang w:eastAsia="zh-CN"/>
                  </w:rPr>
                  <w:t>探索预测疗效的生物标记物与治疗指标的关系。</w:t>
                </w:r>
              </w:p>
            </w:tc>
            <w:tc>
              <w:tcPr>
                <w:tcW w:w="5387" w:type="dxa"/>
              </w:tcPr>
              <w:p w:rsidR="002330F8" w:rsidRDefault="00394453" w14:paraId="0E955A73" w14:textId="77777777">
                <w:pPr>
                  <w:numPr>
                    <w:ilvl w:val="0"/>
                    <w:numId w:val="24"/>
                  </w:numPr>
                  <w:rPr>
                    <w:rStyle w:val="CPTVariable"/>
                    <w:lang w:eastAsia="zh-CN"/>
                  </w:rPr>
                </w:pPr>
                <w:r>
                  <w:rPr>
                    <w:rStyle w:val="CPTVariable"/>
                    <w:rFonts w:hint="eastAsia"/>
                    <w:lang w:eastAsia="zh-CN"/>
                  </w:rPr>
                  <w:t>肿瘤组织中</w:t>
                </w:r>
                <w:r>
                  <w:rPr>
                    <w:rStyle w:val="CPTVariable"/>
                    <w:rFonts w:hint="eastAsia"/>
                    <w:lang w:eastAsia="zh-CN"/>
                  </w:rPr>
                  <w:t>CD47</w:t>
                </w:r>
                <w:r>
                  <w:rPr>
                    <w:rStyle w:val="CPTVariable"/>
                    <w:rFonts w:hint="eastAsia"/>
                    <w:lang w:eastAsia="zh-CN"/>
                  </w:rPr>
                  <w:t>表达水平与疗效的关系；</w:t>
                </w:r>
              </w:p>
              <w:p w:rsidR="002330F8" w:rsidRDefault="00394453" w14:paraId="0E955A74" w14:textId="77777777">
                <w:pPr>
                  <w:numPr>
                    <w:ilvl w:val="0"/>
                    <w:numId w:val="24"/>
                  </w:numPr>
                  <w:rPr>
                    <w:rStyle w:val="CPTVariable"/>
                    <w:lang w:eastAsia="zh-CN"/>
                  </w:rPr>
                </w:pPr>
                <w:r>
                  <w:rPr>
                    <w:rStyle w:val="CPTVariable"/>
                    <w:rFonts w:hint="eastAsia"/>
                    <w:lang w:eastAsia="zh-CN"/>
                  </w:rPr>
                  <w:t>肿瘤组织中肿瘤浸润免疫细胞和疗效的关系（如适用）。</w:t>
                </w:r>
              </w:p>
            </w:tc>
          </w:tr>
        </w:tbl>
        <w:p w:rsidR="002330F8" w:rsidRDefault="0097759B" w14:paraId="0E955A76" w14:textId="77777777">
          <w:pPr>
            <w:rPr>
              <w:rFonts w:eastAsia="MS Mincho" w:cs="Times New Roman"/>
              <w:lang w:eastAsia="ja-JP"/>
            </w:rPr>
          </w:pPr>
        </w:p>
      </w:sdtContent>
    </w:sdt>
    <w:bookmarkStart w:name="_Toc201319781" w:displacedByCustomXml="next" w:id="60"/>
    <w:sdt>
      <w:sdtPr>
        <w:alias w:val="Estimand"/>
        <w:tag w:val="Estimand"/>
        <w:id w:val="-1717190965"/>
        <w:lock w:val="sdtContentLocked"/>
        <w:placeholder>
          <w:docPart w:val="4FCFCF027EC644E4899FBD7381B3623F"/>
        </w:placeholder>
        <w:rPr>
          <w:rFonts w:ascii="宋体" w:hAnsi="宋体" w:eastAsia="宋体" w:asciiTheme="minorEastAsia" w:hAnsiTheme="minorEastAsia" w:eastAsiaTheme="minorEastAsia"/>
          <w:sz w:val="24"/>
          <w:szCs w:val="24"/>
          <w:lang w:eastAsia="zh-CN"/>
        </w:rPr>
      </w:sdtPr>
      <w:sdtEndPr>
        <w:rPr>
          <w:rFonts w:ascii="宋体" w:hAnsi="宋体" w:eastAsia="宋体" w:asciiTheme="minorEastAsia" w:hAnsiTheme="minorEastAsia" w:eastAsiaTheme="minorEastAsia"/>
          <w:sz w:val="24"/>
          <w:szCs w:val="24"/>
          <w:lang w:eastAsia="zh-CN"/>
        </w:rPr>
      </w:sdtEndPr>
      <w:sdtContent>
        <w:p w:rsidR="002330F8" w:rsidRDefault="00394453" w14:paraId="0E955A77" w14:textId="77777777">
          <w:pPr>
            <w:pStyle w:val="Heading2"/>
            <w:rPr>
              <w:rFonts w:hint="eastAsia" w:asciiTheme="minorEastAsia" w:hAnsiTheme="minorEastAsia" w:eastAsiaTheme="minorEastAsia"/>
              <w:lang w:eastAsia="zh-CN"/>
            </w:rPr>
          </w:pPr>
          <w:r>
            <w:rPr>
              <w:rFonts w:hint="eastAsia" w:asciiTheme="minorEastAsia" w:hAnsiTheme="minorEastAsia" w:eastAsiaTheme="minorEastAsia"/>
              <w:lang w:eastAsia="zh-CN"/>
            </w:rPr>
            <w:t>估计目标（Estimand）</w:t>
          </w:r>
        </w:p>
      </w:sdtContent>
    </w:sdt>
    <w:bookmarkEnd w:displacedByCustomXml="prev" w:id="60"/>
    <w:bookmarkStart w:name="_Toc201319782" w:displacedByCustomXml="next" w:id="61"/>
    <w:sdt>
      <w:sdtPr>
        <w:rPr>
          <w:rFonts w:hint="eastAsia"/>
        </w:rPr>
        <w:alias w:val="Estimand(s) for Primary Objective(s)"/>
        <w:tag w:val="Estimand(s) for Primary Objective(s)"/>
        <w:id w:val="-273325455"/>
        <w:lock w:val="sdtContentLocked"/>
        <w:placeholder>
          <w:docPart w:val="4FCFCF027EC644E4899FBD7381B3623F"/>
        </w:placeholder>
      </w:sdtPr>
      <w:sdtEndPr>
        <w:rPr>
          <w:rStyle w:val="CPTVariable"/>
          <w:rFonts w:ascii="Times New Roman" w:hAnsi="Times New Roman" w:eastAsia="SimSun"/>
        </w:rPr>
      </w:sdtEndPr>
      <w:sdtContent>
        <w:p w:rsidR="002330F8" w:rsidRDefault="00394453" w14:paraId="0E955A78" w14:textId="77777777">
          <w:pPr>
            <w:pStyle w:val="Heading3"/>
            <w:rPr>
              <w:rStyle w:val="CPTVariable"/>
              <w:lang w:eastAsia="zh-CN"/>
            </w:rPr>
          </w:pPr>
          <w:r>
            <w:rPr>
              <w:rFonts w:hint="eastAsia"/>
            </w:rPr>
            <w:t>主要研究目的的估计目标</w:t>
          </w:r>
        </w:p>
      </w:sdtContent>
    </w:sdt>
    <w:bookmarkEnd w:displacedByCustomXml="prev" w:id="61"/>
    <w:p w:rsidR="002330F8" w:rsidP="002060D9" w:rsidRDefault="0097759B" w14:paraId="0E955A7B" w14:textId="525F2986">
      <w:pPr>
        <w:pStyle w:val="Heading4"/>
        <w:ind w:left="1080"/>
        <w:rPr>
          <w:rStyle w:val="CPTVariable"/>
          <w:rFonts w:hint="eastAsia" w:ascii="Times New Roman Bold" w:hAnsi="Times New Roman Bold" w:eastAsiaTheme="majorEastAsia"/>
        </w:rPr>
      </w:pPr>
      <w:sdt>
        <w:sdtPr>
          <w:rPr>
            <w:rStyle w:val="CPTVariable"/>
            <w:rFonts w:ascii="Times New Roman Bold" w:hAnsi="Times New Roman Bold" w:eastAsiaTheme="majorEastAsia"/>
          </w:rPr>
          <w:alias w:val="Estimand Definition"/>
          <w:tag w:val="Estimand Definition"/>
          <w:id w:val="-1438286972"/>
          <w:lock w:val="sdtContentLocked"/>
          <w:placeholder>
            <w:docPart w:val="4FCFCF027EC644E4899FBD7381B3623F"/>
          </w:placeholder>
        </w:sdtPr>
        <w:sdtEndPr>
          <w:rPr>
            <w:rStyle w:val="CPTVariable"/>
          </w:rPr>
        </w:sdtEndPr>
        <w:sdtContent>
          <w:r w:rsidR="00394453">
            <w:rPr>
              <w:rStyle w:val="CPTVariable"/>
              <w:rFonts w:hint="eastAsia" w:ascii="Times New Roman Bold" w:hAnsi="Times New Roman Bold" w:eastAsiaTheme="majorEastAsia"/>
            </w:rPr>
            <w:t>估计目标定义</w:t>
          </w:r>
        </w:sdtContent>
      </w:sdt>
    </w:p>
    <w:bookmarkStart w:name="_Hlk88560100" w:displacedByCustomXml="next" w:id="62"/>
    <w:sdt>
      <w:sdtPr>
        <w:rPr>
          <w:rStyle w:val="CPTVariable"/>
          <w:rFonts w:cs="Cordia New"/>
        </w:rPr>
        <w:alias w:val="CPT:EstimandDefinition[1]"/>
        <w:tag w:val="EstimandDefinition"/>
        <w:id w:val="1423367833"/>
        <w:lock w:val="sdtLocked"/>
        <w:placeholder>
          <w:docPart w:val="383A9F23BCC74E718391B1119E7D74A1"/>
        </w:placeholder>
      </w:sdtPr>
      <w:sdtEndPr>
        <w:rPr>
          <w:rStyle w:val="CPTVariable"/>
          <w:rFonts w:cs="Times New Roman"/>
        </w:rPr>
      </w:sdtEndPr>
      <w:sdtContent>
        <w:p w:rsidR="002330F8" w:rsidRDefault="00394453" w14:paraId="0E955A7C" w14:textId="77777777">
          <w:pPr>
            <w:pStyle w:val="ListParagraph"/>
            <w:numPr>
              <w:ilvl w:val="0"/>
              <w:numId w:val="25"/>
            </w:numPr>
            <w:rPr>
              <w:rFonts w:eastAsia="SimSun"/>
              <w:lang w:eastAsia="zh-CN"/>
            </w:rPr>
          </w:pPr>
          <w:r>
            <w:rPr>
              <w:rFonts w:eastAsia="SimSun"/>
              <w:lang w:eastAsia="zh-CN"/>
            </w:rPr>
            <w:t>人群：</w:t>
          </w:r>
          <w:bookmarkStart w:name="_Hlk88560132" w:id="63"/>
          <w:bookmarkEnd w:id="62"/>
          <w:r>
            <w:rPr>
              <w:rFonts w:eastAsia="SimSun"/>
              <w:lang w:eastAsia="zh-CN"/>
            </w:rPr>
            <w:t>符合方案</w:t>
          </w:r>
          <w:r>
            <w:rPr>
              <w:rFonts w:eastAsia="SimSun"/>
              <w:lang w:eastAsia="zh-CN"/>
            </w:rPr>
            <w:t>4.1</w:t>
          </w:r>
          <w:r>
            <w:rPr>
              <w:rFonts w:eastAsia="SimSun"/>
              <w:lang w:eastAsia="zh-CN"/>
            </w:rPr>
            <w:t>章节中描述的</w:t>
          </w:r>
          <w:proofErr w:type="gramStart"/>
          <w:r>
            <w:rPr>
              <w:rFonts w:eastAsia="SimSun"/>
              <w:lang w:eastAsia="zh-CN"/>
            </w:rPr>
            <w:t>入排标准</w:t>
          </w:r>
          <w:bookmarkEnd w:id="63"/>
          <w:proofErr w:type="gramEnd"/>
          <w:r>
            <w:rPr>
              <w:rFonts w:eastAsia="SimSun"/>
              <w:lang w:eastAsia="zh-CN"/>
            </w:rPr>
            <w:t>的抗</w:t>
          </w:r>
          <w:r>
            <w:rPr>
              <w:rFonts w:eastAsia="SimSun"/>
              <w:lang w:eastAsia="zh-CN"/>
            </w:rPr>
            <w:t>PD-(L)1</w:t>
          </w:r>
          <w:r>
            <w:rPr>
              <w:rFonts w:eastAsia="SimSun"/>
              <w:lang w:eastAsia="zh-CN"/>
            </w:rPr>
            <w:t>单抗难治性</w:t>
          </w:r>
          <w:proofErr w:type="spellStart"/>
          <w:r>
            <w:rPr>
              <w:rFonts w:eastAsia="SimSun"/>
              <w:lang w:eastAsia="zh-CN"/>
            </w:rPr>
            <w:t>cHL</w:t>
          </w:r>
          <w:proofErr w:type="spellEnd"/>
          <w:r>
            <w:rPr>
              <w:rFonts w:eastAsia="SimSun"/>
              <w:lang w:eastAsia="zh-CN"/>
            </w:rPr>
            <w:t>患者。</w:t>
          </w:r>
        </w:p>
        <w:p w:rsidR="002330F8" w:rsidRDefault="00394453" w14:paraId="0E955A7D" w14:textId="77777777">
          <w:pPr>
            <w:pStyle w:val="ListParagraph"/>
            <w:widowControl w:val="0"/>
            <w:numPr>
              <w:ilvl w:val="0"/>
              <w:numId w:val="25"/>
            </w:numPr>
            <w:spacing w:before="120" w:after="120" w:line="240" w:lineRule="auto"/>
            <w:jc w:val="both"/>
            <w:rPr>
              <w:rFonts w:eastAsia="SimSun"/>
              <w:lang w:eastAsia="zh-CN"/>
            </w:rPr>
          </w:pPr>
          <w:r>
            <w:rPr>
              <w:rFonts w:eastAsia="SimSun"/>
              <w:lang w:eastAsia="zh-CN"/>
            </w:rPr>
            <w:t>治疗：注射用</w:t>
          </w:r>
          <w:r>
            <w:rPr>
              <w:rFonts w:eastAsia="SimSun"/>
              <w:lang w:eastAsia="zh-CN"/>
            </w:rPr>
            <w:t>IMM01</w:t>
          </w:r>
          <w:r>
            <w:rPr>
              <w:rFonts w:eastAsia="SimSun"/>
              <w:lang w:eastAsia="zh-CN"/>
            </w:rPr>
            <w:t>联合</w:t>
          </w:r>
          <w:proofErr w:type="gramStart"/>
          <w:r>
            <w:rPr>
              <w:rFonts w:eastAsia="SimSun"/>
              <w:lang w:eastAsia="zh-CN"/>
            </w:rPr>
            <w:t>替雷利珠单</w:t>
          </w:r>
          <w:proofErr w:type="gramEnd"/>
          <w:r>
            <w:rPr>
              <w:rFonts w:eastAsia="SimSun"/>
              <w:lang w:eastAsia="zh-CN"/>
            </w:rPr>
            <w:t>抗治疗，或研究者选择的化疗方案（苯达莫司汀或吉西他滨）。注射用</w:t>
          </w:r>
          <w:r>
            <w:rPr>
              <w:rFonts w:eastAsia="SimSun"/>
              <w:lang w:eastAsia="zh-CN"/>
            </w:rPr>
            <w:t>IMM01</w:t>
          </w:r>
          <w:r>
            <w:rPr>
              <w:rFonts w:eastAsia="SimSun"/>
              <w:lang w:eastAsia="zh-CN"/>
            </w:rPr>
            <w:t>联合</w:t>
          </w:r>
          <w:proofErr w:type="gramStart"/>
          <w:r>
            <w:rPr>
              <w:rFonts w:eastAsia="SimSun"/>
              <w:lang w:eastAsia="zh-CN"/>
            </w:rPr>
            <w:t>替雷利珠单</w:t>
          </w:r>
          <w:proofErr w:type="gramEnd"/>
          <w:r>
            <w:rPr>
              <w:rFonts w:eastAsia="SimSun"/>
              <w:lang w:eastAsia="zh-CN"/>
            </w:rPr>
            <w:t>抗治疗前（注射用</w:t>
          </w:r>
          <w:r>
            <w:rPr>
              <w:rFonts w:eastAsia="SimSun"/>
              <w:lang w:eastAsia="zh-CN"/>
            </w:rPr>
            <w:t>IMM01</w:t>
          </w:r>
          <w:r>
            <w:rPr>
              <w:rFonts w:eastAsia="SimSun"/>
              <w:lang w:eastAsia="zh-CN"/>
            </w:rPr>
            <w:t>给药前）进行预处理。更多关于研究治疗的信息，请参考方案</w:t>
          </w:r>
          <w:r>
            <w:rPr>
              <w:rFonts w:eastAsia="SimSun"/>
              <w:lang w:eastAsia="zh-CN"/>
            </w:rPr>
            <w:t>5.4</w:t>
          </w:r>
          <w:r>
            <w:rPr>
              <w:rFonts w:eastAsia="SimSun"/>
              <w:lang w:eastAsia="zh-CN"/>
            </w:rPr>
            <w:t>章节。</w:t>
          </w:r>
        </w:p>
        <w:p w:rsidR="002330F8" w:rsidRDefault="00394453" w14:paraId="0E955A7E" w14:textId="77777777">
          <w:pPr>
            <w:pStyle w:val="ListParagraph"/>
            <w:widowControl w:val="0"/>
            <w:numPr>
              <w:ilvl w:val="0"/>
              <w:numId w:val="25"/>
            </w:numPr>
            <w:spacing w:before="120" w:after="120" w:line="240" w:lineRule="auto"/>
            <w:ind w:left="442" w:hanging="442"/>
            <w:contextualSpacing w:val="0"/>
            <w:jc w:val="both"/>
            <w:rPr>
              <w:rFonts w:eastAsia="SimSun"/>
              <w:lang w:eastAsia="zh-CN"/>
            </w:rPr>
          </w:pPr>
          <w:r>
            <w:rPr>
              <w:rFonts w:hint="eastAsia" w:eastAsia="SimSun"/>
              <w:lang w:eastAsia="zh-CN"/>
            </w:rPr>
            <w:t>变量：</w:t>
          </w:r>
          <w:r>
            <w:rPr>
              <w:rFonts w:hint="eastAsia" w:eastAsia="SimSun"/>
              <w:lang w:eastAsia="zh-CN"/>
            </w:rPr>
            <w:t>PFS</w:t>
          </w:r>
          <w:r>
            <w:rPr>
              <w:rFonts w:hint="eastAsia" w:eastAsia="SimSun"/>
              <w:lang w:eastAsia="zh-CN"/>
            </w:rPr>
            <w:t>定义为从随机化开始至出现疾病进展或者死亡（以先发者为准）的时间。疾病进展由</w:t>
          </w:r>
          <w:r>
            <w:rPr>
              <w:rFonts w:hint="eastAsia" w:eastAsia="SimSun"/>
              <w:lang w:eastAsia="zh-CN"/>
            </w:rPr>
            <w:t>IRC</w:t>
          </w:r>
          <w:r>
            <w:rPr>
              <w:rFonts w:hint="eastAsia" w:eastAsia="SimSun"/>
              <w:lang w:eastAsia="zh-CN"/>
            </w:rPr>
            <w:t>基于</w:t>
          </w:r>
          <w:r>
            <w:rPr>
              <w:rFonts w:hint="eastAsia" w:eastAsia="SimSun"/>
              <w:lang w:eastAsia="zh-CN"/>
            </w:rPr>
            <w:t>2014 Lugano</w:t>
          </w:r>
          <w:r>
            <w:rPr>
              <w:rFonts w:hint="eastAsia" w:eastAsia="SimSun"/>
              <w:lang w:eastAsia="zh-CN"/>
            </w:rPr>
            <w:t>淋巴瘤疗效评价标准进行评估。</w:t>
          </w:r>
          <w:bookmarkStart w:name="_Hlk88578589" w:id="64"/>
        </w:p>
        <w:p w:rsidR="002330F8" w:rsidRDefault="00394453" w14:paraId="0E955A7F" w14:textId="77777777">
          <w:pPr>
            <w:pStyle w:val="ListParagraph"/>
            <w:widowControl w:val="0"/>
            <w:numPr>
              <w:ilvl w:val="0"/>
              <w:numId w:val="25"/>
            </w:numPr>
            <w:spacing w:before="120" w:after="120" w:line="240" w:lineRule="auto"/>
            <w:ind w:left="442" w:hanging="442"/>
            <w:contextualSpacing w:val="0"/>
            <w:jc w:val="both"/>
            <w:rPr>
              <w:rFonts w:eastAsia="SimSun"/>
              <w:lang w:eastAsia="zh-CN"/>
            </w:rPr>
          </w:pPr>
          <w:r>
            <w:rPr>
              <w:rFonts w:eastAsia="SimSun"/>
              <w:lang w:eastAsia="zh-CN"/>
            </w:rPr>
            <w:t>群体层面汇总</w:t>
          </w:r>
          <w:bookmarkEnd w:id="64"/>
          <w:r>
            <w:rPr>
              <w:rFonts w:eastAsia="SimSun"/>
              <w:lang w:eastAsia="zh-CN"/>
            </w:rPr>
            <w:t>：试验组（注射用</w:t>
          </w:r>
          <w:r>
            <w:rPr>
              <w:rFonts w:eastAsia="SimSun"/>
              <w:lang w:eastAsia="zh-CN"/>
            </w:rPr>
            <w:t>IMM01</w:t>
          </w:r>
          <w:r>
            <w:rPr>
              <w:rFonts w:eastAsia="SimSun"/>
              <w:lang w:eastAsia="zh-CN"/>
            </w:rPr>
            <w:t>联合</w:t>
          </w:r>
          <w:proofErr w:type="gramStart"/>
          <w:r>
            <w:rPr>
              <w:rFonts w:eastAsia="SimSun"/>
              <w:lang w:eastAsia="zh-CN"/>
            </w:rPr>
            <w:t>替雷利珠单</w:t>
          </w:r>
          <w:proofErr w:type="gramEnd"/>
          <w:r>
            <w:rPr>
              <w:rFonts w:eastAsia="SimSun"/>
              <w:lang w:eastAsia="zh-CN"/>
            </w:rPr>
            <w:t>抗治疗）与对照组（研究者选择的化疗方案【苯达莫司汀或吉西他滨】）</w:t>
          </w:r>
          <w:r>
            <w:rPr>
              <w:rFonts w:eastAsia="SimSun"/>
              <w:lang w:eastAsia="zh-CN"/>
            </w:rPr>
            <w:t>PFS</w:t>
          </w:r>
          <w:r>
            <w:rPr>
              <w:rFonts w:eastAsia="SimSun"/>
              <w:lang w:eastAsia="zh-CN"/>
            </w:rPr>
            <w:t>的风险比（</w:t>
          </w:r>
          <w:r>
            <w:rPr>
              <w:rFonts w:eastAsia="SimSun"/>
              <w:lang w:eastAsia="zh-CN"/>
            </w:rPr>
            <w:t>HR</w:t>
          </w:r>
          <w:r>
            <w:rPr>
              <w:rFonts w:eastAsia="SimSun"/>
              <w:lang w:eastAsia="zh-CN"/>
            </w:rPr>
            <w:t>）。</w:t>
          </w:r>
        </w:p>
        <w:p w:rsidR="002330F8" w:rsidRDefault="00394453" w14:paraId="0E955A80" w14:textId="77777777">
          <w:pPr>
            <w:pStyle w:val="ListParagraph"/>
            <w:widowControl w:val="0"/>
            <w:numPr>
              <w:ilvl w:val="0"/>
              <w:numId w:val="25"/>
            </w:numPr>
            <w:spacing w:before="120" w:after="120" w:line="240" w:lineRule="auto"/>
            <w:ind w:left="442" w:hanging="442"/>
            <w:contextualSpacing w:val="0"/>
            <w:jc w:val="both"/>
            <w:rPr>
              <w:rFonts w:eastAsia="SimSun"/>
              <w:lang w:eastAsia="zh-CN"/>
            </w:rPr>
          </w:pPr>
          <w:r>
            <w:rPr>
              <w:rFonts w:hint="eastAsia" w:eastAsia="SimSun"/>
              <w:lang w:eastAsia="zh-CN"/>
            </w:rPr>
            <w:t>伴发事件：参见章节</w:t>
          </w:r>
          <w:r>
            <w:rPr>
              <w:rFonts w:eastAsia="SimSun"/>
              <w:lang w:eastAsia="zh-CN"/>
            </w:rPr>
            <w:t>1.3.1.3</w:t>
          </w:r>
          <w:r>
            <w:rPr>
              <w:rFonts w:hint="eastAsia" w:eastAsia="SimSun"/>
              <w:lang w:eastAsia="zh-CN"/>
            </w:rPr>
            <w:t>中定义。</w:t>
          </w:r>
        </w:p>
      </w:sdtContent>
    </w:sdt>
    <w:sdt>
      <w:sdtPr>
        <w:rPr>
          <w:rStyle w:val="CPTVariable"/>
        </w:rPr>
        <w:alias w:val="Intercurrent Events"/>
        <w:tag w:val="Intercurrent Events"/>
        <w:id w:val="1525131336"/>
        <w:lock w:val="sdtContentLocked"/>
        <w:placeholder>
          <w:docPart w:val="4FCFCF027EC644E4899FBD7381B3623F"/>
        </w:placeholder>
      </w:sdtPr>
      <w:sdtEndPr>
        <w:rPr>
          <w:rStyle w:val="CPTVariable"/>
        </w:rPr>
      </w:sdtEndPr>
      <w:sdtContent>
        <w:p w:rsidR="002330F8" w:rsidP="002060D9" w:rsidRDefault="00394453" w14:paraId="0E955A81" w14:textId="77777777">
          <w:pPr>
            <w:pStyle w:val="Heading4"/>
            <w:ind w:left="1170"/>
            <w:rPr>
              <w:rStyle w:val="CPTVariable"/>
            </w:rPr>
          </w:pPr>
          <w:r>
            <w:rPr>
              <w:rStyle w:val="CPTVariable"/>
              <w:rFonts w:hint="eastAsia"/>
            </w:rPr>
            <w:t>伴发事件</w:t>
          </w:r>
        </w:p>
      </w:sdtContent>
    </w:sdt>
    <w:sdt>
      <w:sdtPr>
        <w:rPr>
          <w:rStyle w:val="CPTVariable"/>
        </w:rPr>
        <w:alias w:val="CPT:IntercurrentEvents[1]"/>
        <w:tag w:val="IntercurrentEvents"/>
        <w:id w:val="-76759023"/>
        <w:lock w:val="sdtLocked"/>
        <w:placeholder>
          <w:docPart w:val="D68257366E444D749BA75E9D6555C241"/>
        </w:placeholder>
      </w:sdtPr>
      <w:sdtEndPr>
        <w:rPr>
          <w:rStyle w:val="DefaultParagraphFont"/>
          <w:rFonts w:eastAsia="MS Mincho"/>
          <w:lang w:eastAsia="ja-JP"/>
        </w:rPr>
      </w:sdtEndPr>
      <w:sdtContent>
        <w:p w:rsidR="002330F8" w:rsidRDefault="002330F8" w14:paraId="0E955A82" w14:textId="77777777">
          <w:pPr>
            <w:rPr>
              <w:rStyle w:val="CPTVariable"/>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9350"/>
          </w:tblGrid>
          <w:tr w:rsidR="002330F8" w:rsidTr="09954D9D" w14:paraId="0E955A99" w14:textId="77777777">
            <w:tc>
              <w:tcPr>
                <w:tcW w:w="9350" w:type="dxa"/>
              </w:tcPr>
              <w:tbl>
                <w:tblPr>
                  <w:tblW w:w="92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187"/>
                  <w:gridCol w:w="2652"/>
                  <w:gridCol w:w="4387"/>
                </w:tblGrid>
                <w:tr w:rsidR="00EE491E" w:rsidTr="09954D9D" w14:paraId="0E955A87" w14:textId="77777777">
                  <w:trPr>
                    <w:trHeight w:val="547"/>
                  </w:trPr>
                  <w:tc>
                    <w:tcPr>
                      <w:tcW w:w="2187" w:type="dxa"/>
                      <w:shd w:val="clear" w:color="auto" w:fill="B8CCE4" w:themeFill="accent1" w:themeFillTint="66"/>
                    </w:tcPr>
                    <w:p w:rsidR="00EE491E" w:rsidRDefault="00EE491E" w14:paraId="0E955A83" w14:textId="77777777">
                      <w:pPr>
                        <w:jc w:val="center"/>
                        <w:rPr>
                          <w:rStyle w:val="CPTVariable"/>
                          <w:b/>
                          <w:bCs/>
                          <w:lang w:eastAsia="zh-CN"/>
                        </w:rPr>
                      </w:pPr>
                      <w:r>
                        <w:rPr>
                          <w:rStyle w:val="CPTVariable"/>
                          <w:rFonts w:hint="eastAsia"/>
                          <w:b/>
                          <w:bCs/>
                          <w:lang w:eastAsia="zh-CN"/>
                        </w:rPr>
                        <w:t>伴</w:t>
                      </w:r>
                      <w:proofErr w:type="gramStart"/>
                      <w:r>
                        <w:rPr>
                          <w:rStyle w:val="CPTVariable"/>
                          <w:rFonts w:hint="eastAsia"/>
                          <w:b/>
                          <w:bCs/>
                          <w:lang w:eastAsia="zh-CN"/>
                        </w:rPr>
                        <w:t>发事件</w:t>
                      </w:r>
                      <w:proofErr w:type="gramEnd"/>
                    </w:p>
                  </w:tc>
                  <w:tc>
                    <w:tcPr>
                      <w:tcW w:w="2652" w:type="dxa"/>
                      <w:shd w:val="clear" w:color="auto" w:fill="B8CCE4" w:themeFill="accent1" w:themeFillTint="66"/>
                    </w:tcPr>
                    <w:p w:rsidR="00EE491E" w:rsidRDefault="00EE491E" w14:paraId="0E955A84" w14:textId="77777777">
                      <w:pPr>
                        <w:jc w:val="center"/>
                        <w:rPr>
                          <w:rStyle w:val="CPTVariable"/>
                          <w:b/>
                          <w:bCs/>
                          <w:lang w:eastAsia="zh-CN"/>
                        </w:rPr>
                      </w:pPr>
                      <w:r>
                        <w:rPr>
                          <w:rStyle w:val="CPTVariable"/>
                          <w:rFonts w:hint="eastAsia"/>
                          <w:b/>
                          <w:bCs/>
                          <w:lang w:eastAsia="zh-CN"/>
                        </w:rPr>
                        <w:t>定义</w:t>
                      </w:r>
                    </w:p>
                  </w:tc>
                  <w:tc>
                    <w:tcPr>
                      <w:tcW w:w="4387" w:type="dxa"/>
                      <w:shd w:val="clear" w:color="auto" w:fill="B8CCE4" w:themeFill="accent1" w:themeFillTint="66"/>
                    </w:tcPr>
                    <w:p w:rsidR="00EE491E" w:rsidRDefault="00EE491E" w14:paraId="0E955A85" w14:textId="77777777">
                      <w:pPr>
                        <w:jc w:val="center"/>
                        <w:rPr>
                          <w:rStyle w:val="CPTVariable"/>
                          <w:b/>
                          <w:bCs/>
                          <w:lang w:eastAsia="zh-CN"/>
                        </w:rPr>
                      </w:pPr>
                      <w:r>
                        <w:rPr>
                          <w:rStyle w:val="CPTVariable"/>
                          <w:rFonts w:hint="eastAsia"/>
                          <w:b/>
                          <w:bCs/>
                          <w:lang w:eastAsia="zh-CN"/>
                        </w:rPr>
                        <w:t>策略</w:t>
                      </w:r>
                    </w:p>
                  </w:tc>
                </w:tr>
                <w:tr w:rsidR="00EE491E" w:rsidTr="09954D9D" w14:paraId="0E955A8C" w14:textId="77777777">
                  <w:trPr>
                    <w:trHeight w:val="1480"/>
                  </w:trPr>
                  <w:tc>
                    <w:tcPr>
                      <w:tcW w:w="2187" w:type="dxa"/>
                      <w:tcBorders>
                        <w:top w:val="single" w:color="auto" w:sz="4" w:space="0"/>
                        <w:left w:val="single" w:color="auto" w:sz="4" w:space="0"/>
                        <w:bottom w:val="single" w:color="auto" w:sz="4" w:space="0"/>
                        <w:right w:val="single" w:color="auto" w:sz="4" w:space="0"/>
                      </w:tcBorders>
                    </w:tcPr>
                    <w:p w:rsidR="00EE491E" w:rsidRDefault="00EE491E" w14:paraId="0E955A88" w14:textId="43A7D210">
                      <w:pPr>
                        <w:rPr>
                          <w:rStyle w:val="CPTVariable"/>
                          <w:b/>
                          <w:bCs/>
                          <w:lang w:eastAsia="zh-CN"/>
                        </w:rPr>
                      </w:pPr>
                      <w:r>
                        <w:rPr>
                          <w:rFonts w:hint="eastAsia" w:eastAsia="SimSun" w:cs="Times New Roman"/>
                          <w:szCs w:val="24"/>
                          <w:lang w:eastAsia="zh-CN"/>
                        </w:rPr>
                        <w:t>新的抗肿瘤治疗</w:t>
                      </w:r>
                      <w:r w:rsidRPr="00D2298B">
                        <w:rPr>
                          <w:rFonts w:hint="eastAsia" w:eastAsia="SimSun" w:cs="Times New Roman"/>
                          <w:szCs w:val="24"/>
                          <w:lang w:val="en-GB" w:eastAsia="zh-CN"/>
                        </w:rPr>
                        <w:t>（包括</w:t>
                      </w:r>
                      <w:r w:rsidRPr="00D2298B">
                        <w:rPr>
                          <w:rFonts w:hint="eastAsia" w:eastAsia="SimSun" w:cs="Times New Roman"/>
                          <w:szCs w:val="24"/>
                          <w:lang w:val="en-GB" w:eastAsia="zh-CN"/>
                        </w:rPr>
                        <w:t>SCT</w:t>
                      </w:r>
                      <w:r w:rsidRPr="00D2298B">
                        <w:rPr>
                          <w:rFonts w:hint="eastAsia" w:eastAsia="SimSun" w:cs="Times New Roman"/>
                          <w:szCs w:val="24"/>
                          <w:lang w:val="en-GB" w:eastAsia="zh-CN"/>
                        </w:rPr>
                        <w:t>）</w:t>
                      </w:r>
                    </w:p>
                  </w:tc>
                  <w:tc>
                    <w:tcPr>
                      <w:tcW w:w="2652" w:type="dxa"/>
                      <w:tcBorders>
                        <w:top w:val="single" w:color="auto" w:sz="4" w:space="0"/>
                        <w:left w:val="single" w:color="auto" w:sz="4" w:space="0"/>
                        <w:bottom w:val="single" w:color="auto" w:sz="4" w:space="0"/>
                        <w:right w:val="single" w:color="auto" w:sz="4" w:space="0"/>
                      </w:tcBorders>
                    </w:tcPr>
                    <w:p w:rsidR="00EE491E" w:rsidRDefault="00EE491E" w14:paraId="0E955A89" w14:textId="183295B8">
                      <w:pPr>
                        <w:rPr>
                          <w:rStyle w:val="CPTVariable"/>
                          <w:b/>
                          <w:bCs/>
                          <w:lang w:eastAsia="zh-CN"/>
                        </w:rPr>
                      </w:pPr>
                      <w:r w:rsidRPr="09954D9D">
                        <w:rPr>
                          <w:rFonts w:eastAsia="SimSun" w:cs="Times New Roman"/>
                          <w:highlight w:val="yellow"/>
                          <w:lang w:val="en-GB" w:eastAsia="zh-CN"/>
                        </w:rPr>
                        <w:t>疾病进展前使用新</w:t>
                      </w:r>
                      <w:commentRangeStart w:id="65"/>
                      <w:commentRangeStart w:id="66"/>
                      <w:commentRangeStart w:id="67"/>
                      <w:commentRangeStart w:id="68"/>
                      <w:commentRangeStart w:id="69"/>
                      <w:commentRangeStart w:id="70"/>
                      <w:commentRangeStart w:id="71"/>
                      <w:commentRangeStart w:id="72"/>
                      <w:commentRangeStart w:id="73"/>
                      <w:commentRangeStart w:id="74"/>
                      <w:commentRangeStart w:id="75"/>
                      <w:commentRangeStart w:id="76"/>
                      <w:commentRangeStart w:id="77"/>
                      <w:commentRangeStart w:id="78"/>
                      <w:r w:rsidRPr="09954D9D">
                        <w:rPr>
                          <w:rFonts w:eastAsia="SimSun" w:cs="Times New Roman"/>
                          <w:highlight w:val="yellow"/>
                          <w:lang w:val="en-GB" w:eastAsia="zh-CN"/>
                        </w:rPr>
                        <w:t>的抗肿瘤治疗</w:t>
                      </w:r>
                      <w:commentRangeEnd w:id="65"/>
                      <w:r>
                        <w:rPr>
                          <w:rStyle w:val="CommentReference"/>
                        </w:rPr>
                        <w:commentReference w:id="65"/>
                      </w:r>
                      <w:commentRangeEnd w:id="66"/>
                      <w:r>
                        <w:rPr>
                          <w:rStyle w:val="CommentReference"/>
                        </w:rPr>
                        <w:commentReference w:id="66"/>
                      </w:r>
                      <w:commentRangeEnd w:id="67"/>
                      <w:r>
                        <w:rPr>
                          <w:rStyle w:val="CommentReference"/>
                        </w:rPr>
                        <w:commentReference w:id="67"/>
                      </w:r>
                      <w:commentRangeEnd w:id="68"/>
                      <w:r>
                        <w:rPr>
                          <w:rStyle w:val="CommentReference"/>
                        </w:rPr>
                        <w:commentReference w:id="68"/>
                      </w:r>
                      <w:commentRangeEnd w:id="69"/>
                      <w:r>
                        <w:rPr>
                          <w:rStyle w:val="CommentReference"/>
                        </w:rPr>
                        <w:commentReference w:id="69"/>
                      </w:r>
                      <w:commentRangeEnd w:id="70"/>
                      <w:r>
                        <w:rPr>
                          <w:rStyle w:val="CommentReference"/>
                        </w:rPr>
                        <w:commentReference w:id="70"/>
                      </w:r>
                      <w:commentRangeEnd w:id="71"/>
                      <w:r>
                        <w:rPr>
                          <w:rStyle w:val="CommentReference"/>
                        </w:rPr>
                        <w:commentReference w:id="71"/>
                      </w:r>
                      <w:commentRangeEnd w:id="72"/>
                      <w:r>
                        <w:rPr>
                          <w:rStyle w:val="CommentReference"/>
                        </w:rPr>
                        <w:commentReference w:id="72"/>
                      </w:r>
                      <w:commentRangeEnd w:id="73"/>
                      <w:r>
                        <w:rPr>
                          <w:rStyle w:val="CommentReference"/>
                        </w:rPr>
                        <w:commentReference w:id="73"/>
                      </w:r>
                      <w:commentRangeEnd w:id="74"/>
                      <w:r>
                        <w:rPr>
                          <w:rStyle w:val="CommentReference"/>
                        </w:rPr>
                        <w:commentReference w:id="74"/>
                      </w:r>
                      <w:commentRangeEnd w:id="75"/>
                      <w:r>
                        <w:rPr>
                          <w:rStyle w:val="CommentReference"/>
                        </w:rPr>
                        <w:commentReference w:id="75"/>
                      </w:r>
                      <w:commentRangeEnd w:id="76"/>
                      <w:r>
                        <w:rPr>
                          <w:rStyle w:val="CommentReference"/>
                        </w:rPr>
                        <w:commentReference w:id="76"/>
                      </w:r>
                      <w:commentRangeEnd w:id="77"/>
                      <w:r>
                        <w:rPr>
                          <w:rStyle w:val="CommentReference"/>
                        </w:rPr>
                        <w:commentReference w:id="77"/>
                      </w:r>
                      <w:commentRangeEnd w:id="78"/>
                      <w:r w:rsidR="006B4527">
                        <w:rPr>
                          <w:rStyle w:val="CommentReference"/>
                        </w:rPr>
                        <w:commentReference w:id="78"/>
                      </w:r>
                      <w:r w:rsidRPr="09954D9D">
                        <w:rPr>
                          <w:rFonts w:eastAsia="SimSun" w:cs="Times New Roman"/>
                          <w:highlight w:val="yellow"/>
                          <w:lang w:val="en-GB" w:eastAsia="zh-CN"/>
                        </w:rPr>
                        <w:t>（包括</w:t>
                      </w:r>
                      <w:r w:rsidRPr="09954D9D">
                        <w:rPr>
                          <w:rFonts w:eastAsia="SimSun" w:cs="Times New Roman"/>
                          <w:highlight w:val="yellow"/>
                          <w:lang w:val="en-GB" w:eastAsia="zh-CN"/>
                        </w:rPr>
                        <w:t>SCT</w:t>
                      </w:r>
                      <w:r w:rsidRPr="09954D9D">
                        <w:rPr>
                          <w:rFonts w:eastAsia="SimSun" w:cs="Times New Roman"/>
                          <w:highlight w:val="yellow"/>
                          <w:lang w:val="en-GB" w:eastAsia="zh-CN"/>
                        </w:rPr>
                        <w:t>）</w:t>
                      </w:r>
                    </w:p>
                  </w:tc>
                  <w:tc>
                    <w:tcPr>
                      <w:tcW w:w="4387" w:type="dxa"/>
                      <w:tcBorders>
                        <w:top w:val="single" w:color="auto" w:sz="4" w:space="0"/>
                        <w:left w:val="single" w:color="auto" w:sz="4" w:space="0"/>
                        <w:bottom w:val="single" w:color="auto" w:sz="4" w:space="0"/>
                        <w:right w:val="single" w:color="auto" w:sz="4" w:space="0"/>
                      </w:tcBorders>
                    </w:tcPr>
                    <w:p w:rsidR="00EE491E" w:rsidRDefault="00EE491E" w14:paraId="0E955A8A" w14:textId="67A66884">
                      <w:pPr>
                        <w:rPr>
                          <w:rStyle w:val="CPTVariable"/>
                          <w:rFonts w:cs="Times New Roman"/>
                          <w:szCs w:val="24"/>
                          <w:lang w:val="en-GB" w:eastAsia="zh-CN"/>
                        </w:rPr>
                      </w:pPr>
                      <w:r>
                        <w:rPr>
                          <w:rFonts w:hint="eastAsia" w:eastAsia="SimSun" w:cs="Times New Roman"/>
                          <w:szCs w:val="24"/>
                          <w:lang w:val="en-GB" w:eastAsia="zh-CN"/>
                        </w:rPr>
                        <w:t>假想策略：</w:t>
                      </w:r>
                      <w:proofErr w:type="gramStart"/>
                      <w:r>
                        <w:rPr>
                          <w:rFonts w:hint="eastAsia" w:eastAsia="SimSun" w:cs="Times New Roman"/>
                          <w:szCs w:val="24"/>
                          <w:lang w:val="en-GB" w:eastAsia="zh-CN"/>
                        </w:rPr>
                        <w:t>删</w:t>
                      </w:r>
                      <w:proofErr w:type="gramEnd"/>
                      <w:r>
                        <w:rPr>
                          <w:rFonts w:hint="eastAsia" w:eastAsia="SimSun" w:cs="Times New Roman"/>
                          <w:szCs w:val="24"/>
                          <w:lang w:val="en-GB" w:eastAsia="zh-CN"/>
                        </w:rPr>
                        <w:t>失在新的抗肿瘤治疗</w:t>
                      </w:r>
                      <w:r w:rsidRPr="00D2298B">
                        <w:rPr>
                          <w:rFonts w:hint="eastAsia" w:eastAsia="SimSun" w:cs="Times New Roman"/>
                          <w:szCs w:val="24"/>
                          <w:lang w:val="en-GB" w:eastAsia="zh-CN"/>
                        </w:rPr>
                        <w:t>（包括</w:t>
                      </w:r>
                      <w:r w:rsidRPr="00D2298B">
                        <w:rPr>
                          <w:rFonts w:hint="eastAsia" w:eastAsia="SimSun" w:cs="Times New Roman"/>
                          <w:szCs w:val="24"/>
                          <w:lang w:val="en-GB" w:eastAsia="zh-CN"/>
                        </w:rPr>
                        <w:t>SCT</w:t>
                      </w:r>
                      <w:r w:rsidRPr="00D2298B">
                        <w:rPr>
                          <w:rFonts w:hint="eastAsia" w:eastAsia="SimSun" w:cs="Times New Roman"/>
                          <w:szCs w:val="24"/>
                          <w:lang w:val="en-GB" w:eastAsia="zh-CN"/>
                        </w:rPr>
                        <w:t>）</w:t>
                      </w:r>
                      <w:r>
                        <w:rPr>
                          <w:rFonts w:hint="eastAsia" w:eastAsia="SimSun" w:cs="Times New Roman"/>
                          <w:szCs w:val="24"/>
                          <w:lang w:val="en-GB" w:eastAsia="zh-CN"/>
                        </w:rPr>
                        <w:t>开始前最后一次有效的影像学检查日期。</w:t>
                      </w:r>
                    </w:p>
                  </w:tc>
                </w:tr>
                <w:tr w:rsidR="00EE491E" w:rsidTr="09954D9D" w14:paraId="0E955A92" w14:textId="77777777">
                  <w:trPr>
                    <w:trHeight w:val="1560"/>
                  </w:trPr>
                  <w:tc>
                    <w:tcPr>
                      <w:tcW w:w="2187" w:type="dxa"/>
                      <w:tcBorders>
                        <w:top w:val="single" w:color="auto" w:sz="4" w:space="0"/>
                        <w:left w:val="single" w:color="auto" w:sz="4" w:space="0"/>
                        <w:bottom w:val="single" w:color="auto" w:sz="4" w:space="0"/>
                        <w:right w:val="single" w:color="auto" w:sz="4" w:space="0"/>
                      </w:tcBorders>
                    </w:tcPr>
                    <w:p w:rsidR="00EE491E" w:rsidRDefault="00EE491E" w14:paraId="0E955A8D" w14:textId="77777777">
                      <w:pPr>
                        <w:rPr>
                          <w:rStyle w:val="CPTVariable"/>
                          <w:b/>
                          <w:bCs/>
                          <w:lang w:eastAsia="zh-CN"/>
                        </w:rPr>
                      </w:pPr>
                      <w:r>
                        <w:rPr>
                          <w:rFonts w:hint="eastAsia" w:eastAsia="SimSun" w:cs="Times New Roman"/>
                          <w:szCs w:val="24"/>
                          <w:lang w:eastAsia="zh-CN"/>
                        </w:rPr>
                        <w:t>终止治疗</w:t>
                      </w:r>
                    </w:p>
                  </w:tc>
                  <w:tc>
                    <w:tcPr>
                      <w:tcW w:w="2652" w:type="dxa"/>
                      <w:tcBorders>
                        <w:top w:val="single" w:color="auto" w:sz="4" w:space="0"/>
                        <w:left w:val="single" w:color="auto" w:sz="4" w:space="0"/>
                        <w:bottom w:val="single" w:color="auto" w:sz="4" w:space="0"/>
                        <w:right w:val="single" w:color="auto" w:sz="4" w:space="0"/>
                      </w:tcBorders>
                    </w:tcPr>
                    <w:p w:rsidR="00EE491E" w:rsidRDefault="00EE491E" w14:paraId="0E955A8E" w14:textId="77777777">
                      <w:pPr>
                        <w:rPr>
                          <w:rStyle w:val="CPTVariable"/>
                          <w:b/>
                          <w:bCs/>
                          <w:lang w:eastAsia="zh-CN"/>
                        </w:rPr>
                      </w:pPr>
                      <w:r>
                        <w:rPr>
                          <w:rFonts w:hint="eastAsia" w:eastAsia="SimSun" w:cs="Times New Roman"/>
                          <w:szCs w:val="24"/>
                          <w:lang w:eastAsia="zh-CN"/>
                        </w:rPr>
                        <w:t>因</w:t>
                      </w:r>
                      <w:r>
                        <w:rPr>
                          <w:rFonts w:hint="eastAsia" w:eastAsia="SimSun" w:cs="Times New Roman"/>
                          <w:szCs w:val="24"/>
                          <w:lang w:val="en-GB" w:eastAsia="zh-CN"/>
                        </w:rPr>
                        <w:t>任何原因导致在研究治疗完成之前终止治疗</w:t>
                      </w:r>
                    </w:p>
                  </w:tc>
                  <w:tc>
                    <w:tcPr>
                      <w:tcW w:w="4387" w:type="dxa"/>
                      <w:tcBorders>
                        <w:top w:val="single" w:color="auto" w:sz="4" w:space="0"/>
                        <w:left w:val="single" w:color="auto" w:sz="4" w:space="0"/>
                        <w:bottom w:val="single" w:color="auto" w:sz="4" w:space="0"/>
                        <w:right w:val="single" w:color="auto" w:sz="4" w:space="0"/>
                      </w:tcBorders>
                    </w:tcPr>
                    <w:p w:rsidR="00EE491E" w:rsidRDefault="00EE491E" w14:paraId="0E955A8F" w14:textId="5CAE0FE0">
                      <w:pPr>
                        <w:rPr>
                          <w:rFonts w:eastAsia="SimSun" w:cs="Times New Roman"/>
                          <w:szCs w:val="24"/>
                          <w:lang w:val="en-GB" w:eastAsia="zh-CN"/>
                        </w:rPr>
                      </w:pPr>
                      <w:r>
                        <w:rPr>
                          <w:rFonts w:hint="eastAsia" w:eastAsia="SimSun" w:cs="Times New Roman"/>
                          <w:szCs w:val="24"/>
                          <w:lang w:val="en-GB" w:eastAsia="zh-CN"/>
                        </w:rPr>
                        <w:t>疗法策略：</w:t>
                      </w:r>
                      <w:commentRangeStart w:id="80"/>
                      <w:commentRangeStart w:id="81"/>
                      <w:r w:rsidRPr="003706C4">
                        <w:rPr>
                          <w:rFonts w:eastAsia="SimSun" w:cs="Times New Roman"/>
                          <w:szCs w:val="24"/>
                          <w:lang w:eastAsia="zh-CN"/>
                        </w:rPr>
                        <w:t>继续使用疗效评估数据，无论受试者是否终止治疗</w:t>
                      </w:r>
                      <w:commentRangeEnd w:id="80"/>
                      <w:r>
                        <w:rPr>
                          <w:rStyle w:val="CommentReference"/>
                        </w:rPr>
                        <w:commentReference w:id="80"/>
                      </w:r>
                      <w:commentRangeEnd w:id="81"/>
                      <w:r>
                        <w:rPr>
                          <w:rStyle w:val="CommentReference"/>
                        </w:rPr>
                        <w:commentReference w:id="81"/>
                      </w:r>
                    </w:p>
                    <w:p w:rsidR="00EE491E" w:rsidRDefault="00EE491E" w14:paraId="0E955A90" w14:textId="77777777">
                      <w:pPr>
                        <w:rPr>
                          <w:rStyle w:val="CPTVariable"/>
                          <w:b/>
                          <w:bCs/>
                          <w:lang w:eastAsia="zh-CN"/>
                        </w:rPr>
                      </w:pPr>
                    </w:p>
                  </w:tc>
                </w:tr>
              </w:tbl>
              <w:p w:rsidR="002330F8" w:rsidRDefault="002330F8" w14:paraId="0E955A98" w14:textId="77777777">
                <w:pPr>
                  <w:spacing w:before="14" w:after="144"/>
                  <w:rPr>
                    <w:lang w:eastAsia="zh-CN"/>
                  </w:rPr>
                </w:pPr>
              </w:p>
            </w:tc>
          </w:tr>
        </w:tbl>
        <w:p w:rsidR="002330F8" w:rsidRDefault="0097759B" w14:paraId="0E955A9A" w14:textId="77777777">
          <w:pPr>
            <w:rPr>
              <w:rFonts w:eastAsia="MS Mincho"/>
              <w:lang w:eastAsia="ja-JP"/>
            </w:rPr>
          </w:pPr>
        </w:p>
      </w:sdtContent>
    </w:sdt>
    <w:p w:rsidR="002330F8" w:rsidRDefault="00394453" w14:paraId="0E955A9B" w14:textId="77777777">
      <w:pPr>
        <w:pStyle w:val="Heading3"/>
        <w:rPr>
          <w:rFonts w:hint="eastAsia"/>
          <w:lang w:eastAsia="zh-CN"/>
        </w:rPr>
      </w:pPr>
      <w:bookmarkStart w:name="_Toc201319783" w:id="82"/>
      <w:r>
        <w:rPr>
          <w:rFonts w:hint="eastAsia"/>
          <w:lang w:eastAsia="zh-CN"/>
        </w:rPr>
        <w:t>关键次要研究目的的估计目标</w:t>
      </w:r>
      <w:bookmarkEnd w:id="82"/>
    </w:p>
    <w:tbl>
      <w:tblPr>
        <w:tblStyle w:val="TableGrid"/>
        <w:tblW w:w="0" w:type="auto"/>
        <w:tblLayout w:type="fixed"/>
        <w:tblLook w:val="04A0" w:firstRow="1" w:lastRow="0" w:firstColumn="1" w:lastColumn="0" w:noHBand="0" w:noVBand="1"/>
      </w:tblPr>
      <w:tblGrid>
        <w:gridCol w:w="9350"/>
      </w:tblGrid>
      <w:tr w:rsidR="002330F8" w:rsidTr="7DE23373" w14:paraId="0E955A9D" w14:textId="77777777">
        <w:tc>
          <w:tcPr>
            <w:tcW w:w="9350" w:type="dxa"/>
            <w:shd w:val="clear" w:color="auto" w:fill="B8CCE4" w:themeFill="accent1" w:themeFillTint="66"/>
          </w:tcPr>
          <w:p w:rsidR="002330F8" w:rsidRDefault="00394453" w14:paraId="0E955A9C" w14:textId="77777777">
            <w:pPr>
              <w:spacing w:line="240" w:lineRule="auto"/>
              <w:rPr>
                <w:b/>
                <w:bCs/>
                <w:lang w:eastAsia="zh-CN"/>
              </w:rPr>
            </w:pPr>
            <w:r>
              <w:rPr>
                <w:rFonts w:hint="eastAsia"/>
                <w:b/>
                <w:bCs/>
                <w:lang w:eastAsia="zh-CN"/>
              </w:rPr>
              <w:t>关键次要研究目的</w:t>
            </w:r>
            <w:r>
              <w:rPr>
                <w:b/>
                <w:bCs/>
                <w:lang w:eastAsia="zh-CN"/>
              </w:rPr>
              <w:t xml:space="preserve"> </w:t>
            </w:r>
          </w:p>
        </w:tc>
      </w:tr>
      <w:tr w:rsidR="002330F8" w:rsidTr="7DE23373" w14:paraId="0E955AB7" w14:textId="77777777">
        <w:tc>
          <w:tcPr>
            <w:tcW w:w="9350" w:type="dxa"/>
            <w:tcBorders>
              <w:bottom w:val="single" w:color="auto" w:sz="4" w:space="0"/>
            </w:tcBorders>
          </w:tcPr>
          <w:p w:rsidR="002330F8" w:rsidRDefault="005E2C24" w14:paraId="0E955AA0" w14:textId="69798FBB">
            <w:pPr>
              <w:spacing w:line="240" w:lineRule="auto"/>
              <w:rPr>
                <w:b/>
                <w:bCs/>
                <w:u w:val="single"/>
                <w:lang w:eastAsia="zh-CN"/>
              </w:rPr>
            </w:pPr>
            <w:commentRangeStart w:id="83"/>
            <w:commentRangeStart w:id="84"/>
            <w:commentRangeEnd w:id="83"/>
            <w:r>
              <w:rPr>
                <w:rStyle w:val="CommentReference"/>
              </w:rPr>
              <w:commentReference w:id="83"/>
            </w:r>
            <w:commentRangeEnd w:id="84"/>
            <w:r w:rsidR="00C10F00">
              <w:rPr>
                <w:rStyle w:val="CommentReference"/>
              </w:rPr>
              <w:commentReference w:id="84"/>
            </w:r>
            <w:r w:rsidR="00394453">
              <w:rPr>
                <w:rFonts w:hint="eastAsia"/>
                <w:b/>
                <w:bCs/>
                <w:u w:val="single"/>
                <w:lang w:eastAsia="zh-CN"/>
              </w:rPr>
              <w:t>估计目标定义：</w:t>
            </w:r>
          </w:p>
          <w:p w:rsidR="002330F8" w:rsidRDefault="00394453" w14:paraId="0E955AA1" w14:textId="3E0D1E6D">
            <w:pPr>
              <w:pStyle w:val="ListParagraph"/>
              <w:numPr>
                <w:ilvl w:val="0"/>
                <w:numId w:val="26"/>
              </w:numPr>
              <w:rPr>
                <w:lang w:eastAsia="zh-CN"/>
              </w:rPr>
            </w:pPr>
            <w:r w:rsidRPr="7DE23373">
              <w:rPr>
                <w:rFonts w:ascii="SimSun" w:hAnsi="SimSun" w:eastAsia="SimSun" w:cs="SimSun"/>
                <w:lang w:eastAsia="zh-CN"/>
              </w:rPr>
              <w:t>人群：符合方案</w:t>
            </w:r>
            <w:r w:rsidRPr="7DE23373" w:rsidDel="00394453">
              <w:rPr>
                <w:lang w:eastAsia="zh-CN"/>
              </w:rPr>
              <w:t>4.1</w:t>
            </w:r>
            <w:r w:rsidRPr="7DE23373">
              <w:rPr>
                <w:rFonts w:ascii="SimSun" w:hAnsi="SimSun" w:eastAsia="SimSun" w:cs="SimSun"/>
                <w:lang w:eastAsia="zh-CN"/>
              </w:rPr>
              <w:t>章节中描述的</w:t>
            </w:r>
            <w:proofErr w:type="gramStart"/>
            <w:r w:rsidRPr="7DE23373">
              <w:rPr>
                <w:rFonts w:ascii="SimSun" w:hAnsi="SimSun" w:eastAsia="SimSun" w:cs="SimSun"/>
                <w:lang w:eastAsia="zh-CN"/>
              </w:rPr>
              <w:t>入排标准</w:t>
            </w:r>
            <w:proofErr w:type="gramEnd"/>
            <w:r w:rsidRPr="7DE23373">
              <w:rPr>
                <w:rFonts w:ascii="SimSun" w:hAnsi="SimSun" w:eastAsia="SimSun" w:cs="SimSun"/>
                <w:lang w:eastAsia="zh-CN"/>
              </w:rPr>
              <w:t>的抗</w:t>
            </w:r>
            <w:r w:rsidRPr="7DE23373">
              <w:rPr>
                <w:lang w:eastAsia="zh-CN"/>
              </w:rPr>
              <w:t>PD-(L)1</w:t>
            </w:r>
            <w:r w:rsidRPr="7DE23373">
              <w:rPr>
                <w:rFonts w:ascii="SimSun" w:hAnsi="SimSun" w:eastAsia="SimSun" w:cs="SimSun"/>
                <w:lang w:eastAsia="zh-CN"/>
              </w:rPr>
              <w:t>单抗难治性</w:t>
            </w:r>
            <w:proofErr w:type="spellStart"/>
            <w:r w:rsidRPr="7DE23373">
              <w:rPr>
                <w:lang w:eastAsia="zh-CN"/>
              </w:rPr>
              <w:t>cHL</w:t>
            </w:r>
            <w:proofErr w:type="spellEnd"/>
            <w:r w:rsidRPr="7DE23373">
              <w:rPr>
                <w:rFonts w:ascii="SimSun" w:hAnsi="SimSun" w:eastAsia="SimSun" w:cs="SimSun"/>
                <w:lang w:eastAsia="zh-CN"/>
              </w:rPr>
              <w:t>患者。</w:t>
            </w:r>
          </w:p>
          <w:p w:rsidR="002330F8" w:rsidRDefault="00394453" w14:paraId="0E955AA2" w14:textId="77777777">
            <w:pPr>
              <w:pStyle w:val="ListParagraph"/>
              <w:numPr>
                <w:ilvl w:val="0"/>
                <w:numId w:val="26"/>
              </w:numPr>
              <w:rPr>
                <w:lang w:eastAsia="zh-CN"/>
              </w:rPr>
            </w:pPr>
            <w:r>
              <w:rPr>
                <w:rFonts w:hint="eastAsia" w:ascii="SimSun" w:hAnsi="SimSun" w:eastAsia="SimSun" w:cs="SimSun"/>
                <w:lang w:eastAsia="zh-CN"/>
              </w:rPr>
              <w:t>治疗：注射用</w:t>
            </w:r>
            <w:r>
              <w:rPr>
                <w:lang w:eastAsia="zh-CN"/>
              </w:rPr>
              <w:t>IMM01</w:t>
            </w:r>
            <w:r>
              <w:rPr>
                <w:rFonts w:hint="eastAsia" w:ascii="SimSun" w:hAnsi="SimSun" w:eastAsia="SimSun" w:cs="SimSun"/>
                <w:lang w:eastAsia="zh-CN"/>
              </w:rPr>
              <w:t>联合</w:t>
            </w:r>
            <w:proofErr w:type="gramStart"/>
            <w:r>
              <w:rPr>
                <w:rFonts w:hint="eastAsia" w:ascii="SimSun" w:hAnsi="SimSun" w:eastAsia="SimSun" w:cs="SimSun"/>
                <w:lang w:eastAsia="zh-CN"/>
              </w:rPr>
              <w:t>替雷利珠单</w:t>
            </w:r>
            <w:proofErr w:type="gramEnd"/>
            <w:r>
              <w:rPr>
                <w:rFonts w:hint="eastAsia" w:ascii="SimSun" w:hAnsi="SimSun" w:eastAsia="SimSun" w:cs="SimSun"/>
                <w:lang w:eastAsia="zh-CN"/>
              </w:rPr>
              <w:t>抗治疗，或研究者选择的化疗方案（苯达莫司汀或吉西他滨）。注射用</w:t>
            </w:r>
            <w:r>
              <w:rPr>
                <w:lang w:eastAsia="zh-CN"/>
              </w:rPr>
              <w:t>IMM01</w:t>
            </w:r>
            <w:r>
              <w:rPr>
                <w:rFonts w:hint="eastAsia" w:ascii="SimSun" w:hAnsi="SimSun" w:eastAsia="SimSun" w:cs="SimSun"/>
                <w:lang w:eastAsia="zh-CN"/>
              </w:rPr>
              <w:t>联合</w:t>
            </w:r>
            <w:proofErr w:type="gramStart"/>
            <w:r>
              <w:rPr>
                <w:rFonts w:hint="eastAsia" w:ascii="SimSun" w:hAnsi="SimSun" w:eastAsia="SimSun" w:cs="SimSun"/>
                <w:lang w:eastAsia="zh-CN"/>
              </w:rPr>
              <w:t>替雷利珠单</w:t>
            </w:r>
            <w:proofErr w:type="gramEnd"/>
            <w:r>
              <w:rPr>
                <w:rFonts w:hint="eastAsia" w:ascii="SimSun" w:hAnsi="SimSun" w:eastAsia="SimSun" w:cs="SimSun"/>
                <w:lang w:eastAsia="zh-CN"/>
              </w:rPr>
              <w:t>抗治疗前（注射用</w:t>
            </w:r>
            <w:r>
              <w:rPr>
                <w:lang w:eastAsia="zh-CN"/>
              </w:rPr>
              <w:t>IMM01</w:t>
            </w:r>
            <w:r>
              <w:rPr>
                <w:rFonts w:hint="eastAsia" w:ascii="SimSun" w:hAnsi="SimSun" w:eastAsia="SimSun" w:cs="SimSun"/>
                <w:lang w:eastAsia="zh-CN"/>
              </w:rPr>
              <w:t>给药前）进行预处理。更多关于研究治疗的信息，请参考方案</w:t>
            </w:r>
            <w:r>
              <w:rPr>
                <w:lang w:eastAsia="zh-CN"/>
              </w:rPr>
              <w:t>5.4</w:t>
            </w:r>
            <w:r>
              <w:rPr>
                <w:rFonts w:hint="eastAsia" w:ascii="SimSun" w:hAnsi="SimSun" w:eastAsia="SimSun" w:cs="SimSun"/>
                <w:lang w:eastAsia="zh-CN"/>
              </w:rPr>
              <w:t>章节。</w:t>
            </w:r>
          </w:p>
          <w:p w:rsidR="002330F8" w:rsidRDefault="00394453" w14:paraId="0E955AA3" w14:textId="77777777">
            <w:pPr>
              <w:pStyle w:val="ListParagraph"/>
              <w:numPr>
                <w:ilvl w:val="0"/>
                <w:numId w:val="26"/>
              </w:numPr>
              <w:rPr>
                <w:lang w:eastAsia="zh-CN"/>
              </w:rPr>
            </w:pPr>
            <w:r>
              <w:rPr>
                <w:rFonts w:hint="eastAsia" w:ascii="SimSun" w:hAnsi="SimSun" w:eastAsia="SimSun" w:cs="SimSun"/>
                <w:lang w:eastAsia="zh-CN"/>
              </w:rPr>
              <w:t>目标变量：</w:t>
            </w:r>
            <w:r>
              <w:rPr>
                <w:lang w:eastAsia="zh-CN"/>
              </w:rPr>
              <w:t>OS</w:t>
            </w:r>
            <w:r>
              <w:rPr>
                <w:rFonts w:hint="eastAsia" w:ascii="SimSun" w:hAnsi="SimSun" w:eastAsia="SimSun" w:cs="SimSun"/>
                <w:lang w:eastAsia="zh-CN"/>
              </w:rPr>
              <w:t>定义为从随机化开始至因任何原因引起死亡的时间。</w:t>
            </w:r>
          </w:p>
          <w:p w:rsidR="002330F8" w:rsidRDefault="00394453" w14:paraId="0E955AA4" w14:textId="77777777">
            <w:pPr>
              <w:pStyle w:val="ListParagraph"/>
              <w:numPr>
                <w:ilvl w:val="0"/>
                <w:numId w:val="26"/>
              </w:numPr>
              <w:rPr>
                <w:lang w:eastAsia="zh-CN"/>
              </w:rPr>
            </w:pPr>
            <w:r>
              <w:rPr>
                <w:rFonts w:hint="eastAsia" w:ascii="SimSun" w:hAnsi="SimSun" w:eastAsia="SimSun" w:cs="SimSun"/>
                <w:lang w:eastAsia="zh-CN"/>
              </w:rPr>
              <w:t>群体层面汇总：试验组（注射用</w:t>
            </w:r>
            <w:r>
              <w:rPr>
                <w:lang w:eastAsia="zh-CN"/>
              </w:rPr>
              <w:t>IMM01</w:t>
            </w:r>
            <w:r>
              <w:rPr>
                <w:rFonts w:hint="eastAsia" w:ascii="SimSun" w:hAnsi="SimSun" w:eastAsia="SimSun" w:cs="SimSun"/>
                <w:lang w:eastAsia="zh-CN"/>
              </w:rPr>
              <w:t>联合</w:t>
            </w:r>
            <w:proofErr w:type="gramStart"/>
            <w:r>
              <w:rPr>
                <w:rFonts w:hint="eastAsia" w:ascii="SimSun" w:hAnsi="SimSun" w:eastAsia="SimSun" w:cs="SimSun"/>
                <w:lang w:eastAsia="zh-CN"/>
              </w:rPr>
              <w:t>替雷利珠单</w:t>
            </w:r>
            <w:proofErr w:type="gramEnd"/>
            <w:r>
              <w:rPr>
                <w:rFonts w:hint="eastAsia" w:ascii="SimSun" w:hAnsi="SimSun" w:eastAsia="SimSun" w:cs="SimSun"/>
                <w:lang w:eastAsia="zh-CN"/>
              </w:rPr>
              <w:t>抗治疗）与对照组（研究者选择的化疗方案[苯达莫司汀或</w:t>
            </w:r>
            <w:proofErr w:type="gramStart"/>
            <w:r>
              <w:rPr>
                <w:rFonts w:hint="eastAsia" w:ascii="SimSun" w:hAnsi="SimSun" w:eastAsia="SimSun" w:cs="SimSun"/>
                <w:lang w:eastAsia="zh-CN"/>
              </w:rPr>
              <w:t>吉西他滨</w:t>
            </w:r>
            <w:proofErr w:type="gramEnd"/>
            <w:r>
              <w:rPr>
                <w:rFonts w:hint="eastAsia" w:ascii="SimSun" w:hAnsi="SimSun" w:eastAsia="SimSun" w:cs="SimSun"/>
                <w:lang w:eastAsia="zh-CN"/>
              </w:rPr>
              <w:t>]）</w:t>
            </w:r>
            <w:r>
              <w:rPr>
                <w:lang w:eastAsia="zh-CN"/>
              </w:rPr>
              <w:t>OS</w:t>
            </w:r>
            <w:r>
              <w:rPr>
                <w:rFonts w:hint="eastAsia" w:ascii="SimSun" w:hAnsi="SimSun" w:eastAsia="SimSun" w:cs="SimSun"/>
                <w:lang w:eastAsia="zh-CN"/>
              </w:rPr>
              <w:t>的风险比。</w:t>
            </w:r>
          </w:p>
          <w:p w:rsidR="002330F8" w:rsidRDefault="00394453" w14:paraId="0E955AA5" w14:textId="77777777">
            <w:pPr>
              <w:spacing w:line="240" w:lineRule="auto"/>
              <w:rPr>
                <w:b/>
                <w:bCs/>
                <w:u w:val="single"/>
                <w:lang w:eastAsia="zh-CN"/>
              </w:rPr>
            </w:pPr>
            <w:r>
              <w:rPr>
                <w:rFonts w:hint="eastAsia"/>
                <w:b/>
                <w:bCs/>
                <w:u w:val="single"/>
                <w:lang w:eastAsia="zh-CN"/>
              </w:rPr>
              <w:t>伴发事件：</w:t>
            </w:r>
          </w:p>
          <w:tbl>
            <w:tblPr>
              <w:tblW w:w="9148" w:type="dxa"/>
              <w:tblInd w:w="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272"/>
              <w:gridCol w:w="2590"/>
              <w:gridCol w:w="4286"/>
            </w:tblGrid>
            <w:tr w:rsidR="00F76079" w:rsidTr="007A472F" w14:paraId="0E955AAA" w14:textId="77777777">
              <w:trPr>
                <w:trHeight w:val="554"/>
              </w:trPr>
              <w:tc>
                <w:tcPr>
                  <w:tcW w:w="2272" w:type="dxa"/>
                  <w:shd w:val="clear" w:color="auto" w:fill="B8CCE4" w:themeFill="accent1" w:themeFillTint="66"/>
                </w:tcPr>
                <w:p w:rsidR="00F76079" w:rsidRDefault="00F76079" w14:paraId="0E955AA6" w14:textId="77777777">
                  <w:pPr>
                    <w:jc w:val="center"/>
                    <w:rPr>
                      <w:rFonts w:eastAsia="SimSun"/>
                      <w:b/>
                      <w:bCs/>
                    </w:rPr>
                  </w:pPr>
                  <w:proofErr w:type="spellStart"/>
                  <w:r>
                    <w:rPr>
                      <w:rFonts w:hint="eastAsia" w:ascii="SimSun" w:hAnsi="SimSun" w:eastAsia="SimSun" w:cs="SimSun"/>
                      <w:b/>
                      <w:bCs/>
                    </w:rPr>
                    <w:t>伴发事件</w:t>
                  </w:r>
                  <w:proofErr w:type="spellEnd"/>
                </w:p>
              </w:tc>
              <w:tc>
                <w:tcPr>
                  <w:tcW w:w="2590" w:type="dxa"/>
                  <w:shd w:val="clear" w:color="auto" w:fill="B8CCE4" w:themeFill="accent1" w:themeFillTint="66"/>
                </w:tcPr>
                <w:p w:rsidR="00F76079" w:rsidRDefault="00F76079" w14:paraId="0E955AA7" w14:textId="77777777">
                  <w:pPr>
                    <w:jc w:val="center"/>
                    <w:rPr>
                      <w:rFonts w:eastAsia="SimSun"/>
                      <w:b/>
                      <w:bCs/>
                    </w:rPr>
                  </w:pPr>
                  <w:proofErr w:type="spellStart"/>
                  <w:r>
                    <w:rPr>
                      <w:rFonts w:hint="eastAsia" w:ascii="SimSun" w:hAnsi="SimSun" w:eastAsia="SimSun" w:cs="SimSun"/>
                      <w:b/>
                      <w:bCs/>
                    </w:rPr>
                    <w:t>定义</w:t>
                  </w:r>
                  <w:proofErr w:type="spellEnd"/>
                </w:p>
              </w:tc>
              <w:tc>
                <w:tcPr>
                  <w:tcW w:w="4286" w:type="dxa"/>
                  <w:shd w:val="clear" w:color="auto" w:fill="B8CCE4" w:themeFill="accent1" w:themeFillTint="66"/>
                </w:tcPr>
                <w:p w:rsidR="00F76079" w:rsidRDefault="00F76079" w14:paraId="0E955AA8" w14:textId="77777777">
                  <w:pPr>
                    <w:jc w:val="center"/>
                    <w:rPr>
                      <w:rFonts w:eastAsia="SimSun"/>
                      <w:b/>
                      <w:bCs/>
                    </w:rPr>
                  </w:pPr>
                  <w:proofErr w:type="spellStart"/>
                  <w:r>
                    <w:rPr>
                      <w:rFonts w:hint="eastAsia" w:ascii="SimSun" w:hAnsi="SimSun" w:eastAsia="SimSun" w:cs="SimSun"/>
                      <w:b/>
                      <w:bCs/>
                    </w:rPr>
                    <w:t>策略</w:t>
                  </w:r>
                  <w:proofErr w:type="spellEnd"/>
                </w:p>
              </w:tc>
            </w:tr>
            <w:tr w:rsidR="00F76079" w:rsidTr="007A472F" w14:paraId="0E955AAF" w14:textId="77777777">
              <w:trPr>
                <w:trHeight w:val="1500"/>
              </w:trPr>
              <w:tc>
                <w:tcPr>
                  <w:tcW w:w="2272" w:type="dxa"/>
                  <w:tcBorders>
                    <w:top w:val="single" w:color="auto" w:sz="4" w:space="0"/>
                    <w:left w:val="single" w:color="auto" w:sz="4" w:space="0"/>
                    <w:bottom w:val="single" w:color="auto" w:sz="4" w:space="0"/>
                    <w:right w:val="single" w:color="auto" w:sz="4" w:space="0"/>
                  </w:tcBorders>
                </w:tcPr>
                <w:p w:rsidR="00F76079" w:rsidRDefault="00F76079" w14:paraId="0E955AAB" w14:textId="06E0F74A">
                  <w:pPr>
                    <w:rPr>
                      <w:rFonts w:eastAsia="SimSun"/>
                      <w:b/>
                      <w:bCs/>
                      <w:lang w:eastAsia="zh-CN"/>
                    </w:rPr>
                  </w:pPr>
                  <w:r>
                    <w:rPr>
                      <w:rFonts w:hint="eastAsia" w:eastAsia="SimSun" w:cs="Times New Roman"/>
                      <w:lang w:eastAsia="zh-CN"/>
                    </w:rPr>
                    <w:t>新的抗肿瘤治疗</w:t>
                  </w:r>
                  <w:r w:rsidRPr="00D2298B">
                    <w:rPr>
                      <w:rFonts w:hint="eastAsia" w:eastAsia="SimSun" w:cs="Times New Roman"/>
                      <w:szCs w:val="24"/>
                      <w:lang w:val="en-GB" w:eastAsia="zh-CN"/>
                    </w:rPr>
                    <w:t>（包括</w:t>
                  </w:r>
                  <w:r w:rsidRPr="00D2298B">
                    <w:rPr>
                      <w:rFonts w:hint="eastAsia" w:eastAsia="SimSun" w:cs="Times New Roman"/>
                      <w:szCs w:val="24"/>
                      <w:lang w:val="en-GB" w:eastAsia="zh-CN"/>
                    </w:rPr>
                    <w:t>SCT</w:t>
                  </w:r>
                  <w:r w:rsidRPr="00D2298B">
                    <w:rPr>
                      <w:rFonts w:hint="eastAsia" w:eastAsia="SimSun" w:cs="Times New Roman"/>
                      <w:szCs w:val="24"/>
                      <w:lang w:val="en-GB" w:eastAsia="zh-CN"/>
                    </w:rPr>
                    <w:t>）</w:t>
                  </w:r>
                </w:p>
              </w:tc>
              <w:tc>
                <w:tcPr>
                  <w:tcW w:w="2590" w:type="dxa"/>
                  <w:tcBorders>
                    <w:top w:val="single" w:color="auto" w:sz="4" w:space="0"/>
                    <w:left w:val="single" w:color="auto" w:sz="4" w:space="0"/>
                    <w:bottom w:val="single" w:color="auto" w:sz="4" w:space="0"/>
                    <w:right w:val="single" w:color="auto" w:sz="4" w:space="0"/>
                  </w:tcBorders>
                </w:tcPr>
                <w:p w:rsidR="00F76079" w:rsidRDefault="00F76079" w14:paraId="0E955AAC" w14:textId="7F7B7A31">
                  <w:pPr>
                    <w:rPr>
                      <w:rFonts w:eastAsia="SimSun"/>
                      <w:b/>
                      <w:bCs/>
                      <w:lang w:eastAsia="zh-CN"/>
                    </w:rPr>
                  </w:pPr>
                  <w:r>
                    <w:rPr>
                      <w:rFonts w:hint="eastAsia" w:eastAsia="SimSun" w:cs="Times New Roman"/>
                      <w:lang w:val="en-GB" w:eastAsia="zh-CN"/>
                    </w:rPr>
                    <w:t>疾病进展前使用新的抗肿瘤治疗</w:t>
                  </w:r>
                  <w:r w:rsidRPr="00D2298B">
                    <w:rPr>
                      <w:rFonts w:hint="eastAsia" w:eastAsia="SimSun" w:cs="Times New Roman"/>
                      <w:szCs w:val="24"/>
                      <w:lang w:val="en-GB" w:eastAsia="zh-CN"/>
                    </w:rPr>
                    <w:t>（包括</w:t>
                  </w:r>
                  <w:r w:rsidRPr="00D2298B">
                    <w:rPr>
                      <w:rFonts w:hint="eastAsia" w:eastAsia="SimSun" w:cs="Times New Roman"/>
                      <w:szCs w:val="24"/>
                      <w:lang w:val="en-GB" w:eastAsia="zh-CN"/>
                    </w:rPr>
                    <w:t>SCT</w:t>
                  </w:r>
                  <w:r w:rsidRPr="00D2298B">
                    <w:rPr>
                      <w:rFonts w:hint="eastAsia" w:eastAsia="SimSun" w:cs="Times New Roman"/>
                      <w:szCs w:val="24"/>
                      <w:lang w:val="en-GB" w:eastAsia="zh-CN"/>
                    </w:rPr>
                    <w:t>）</w:t>
                  </w:r>
                </w:p>
              </w:tc>
              <w:tc>
                <w:tcPr>
                  <w:tcW w:w="4286" w:type="dxa"/>
                  <w:tcBorders>
                    <w:top w:val="single" w:color="auto" w:sz="4" w:space="0"/>
                    <w:left w:val="single" w:color="auto" w:sz="4" w:space="0"/>
                    <w:bottom w:val="single" w:color="auto" w:sz="4" w:space="0"/>
                    <w:right w:val="single" w:color="auto" w:sz="4" w:space="0"/>
                  </w:tcBorders>
                </w:tcPr>
                <w:p w:rsidR="00F76079" w:rsidRDefault="00F76079" w14:paraId="0E955AAD" w14:textId="021C1385">
                  <w:pPr>
                    <w:rPr>
                      <w:rFonts w:eastAsia="SimSun" w:cs="Times New Roman"/>
                      <w:lang w:val="en-GB" w:eastAsia="zh-CN"/>
                    </w:rPr>
                  </w:pPr>
                  <w:r>
                    <w:rPr>
                      <w:rFonts w:hint="eastAsia" w:eastAsia="SimSun" w:cs="Times New Roman"/>
                      <w:lang w:val="en-GB" w:eastAsia="zh-CN"/>
                    </w:rPr>
                    <w:t>疗法策略：</w:t>
                  </w:r>
                  <w:r w:rsidRPr="00F76079">
                    <w:rPr>
                      <w:rFonts w:eastAsia="SimSun" w:cs="Times New Roman"/>
                      <w:lang w:eastAsia="zh-CN"/>
                    </w:rPr>
                    <w:t>继续使用受试者的生存数据，无论受试者是否使用了新的抗肿瘤治疗（包括</w:t>
                  </w:r>
                  <w:r w:rsidRPr="00F76079">
                    <w:rPr>
                      <w:rFonts w:eastAsia="SimSun" w:cs="Times New Roman"/>
                      <w:lang w:eastAsia="zh-CN"/>
                    </w:rPr>
                    <w:t>SCT</w:t>
                  </w:r>
                  <w:r w:rsidRPr="00F76079">
                    <w:rPr>
                      <w:rFonts w:eastAsia="SimSun" w:cs="Times New Roman"/>
                      <w:lang w:eastAsia="zh-CN"/>
                    </w:rPr>
                    <w:t>）</w:t>
                  </w:r>
                </w:p>
              </w:tc>
            </w:tr>
            <w:tr w:rsidR="00F76079" w:rsidTr="007A472F" w14:paraId="0E955AB5" w14:textId="77777777">
              <w:trPr>
                <w:trHeight w:val="1582"/>
              </w:trPr>
              <w:tc>
                <w:tcPr>
                  <w:tcW w:w="2272" w:type="dxa"/>
                  <w:tcBorders>
                    <w:top w:val="single" w:color="auto" w:sz="4" w:space="0"/>
                    <w:left w:val="single" w:color="auto" w:sz="4" w:space="0"/>
                    <w:bottom w:val="single" w:color="auto" w:sz="4" w:space="0"/>
                    <w:right w:val="single" w:color="auto" w:sz="4" w:space="0"/>
                  </w:tcBorders>
                </w:tcPr>
                <w:p w:rsidR="00F76079" w:rsidRDefault="00F76079" w14:paraId="0E955AB0" w14:textId="77777777">
                  <w:pPr>
                    <w:rPr>
                      <w:rFonts w:eastAsia="SimSun"/>
                      <w:b/>
                      <w:bCs/>
                    </w:rPr>
                  </w:pPr>
                  <w:proofErr w:type="spellStart"/>
                  <w:r>
                    <w:rPr>
                      <w:rFonts w:hint="eastAsia" w:eastAsia="SimSun" w:cs="Times New Roman"/>
                    </w:rPr>
                    <w:t>终止治疗</w:t>
                  </w:r>
                  <w:proofErr w:type="spellEnd"/>
                </w:p>
              </w:tc>
              <w:tc>
                <w:tcPr>
                  <w:tcW w:w="2590" w:type="dxa"/>
                  <w:tcBorders>
                    <w:top w:val="single" w:color="auto" w:sz="4" w:space="0"/>
                    <w:left w:val="single" w:color="auto" w:sz="4" w:space="0"/>
                    <w:bottom w:val="single" w:color="auto" w:sz="4" w:space="0"/>
                    <w:right w:val="single" w:color="auto" w:sz="4" w:space="0"/>
                  </w:tcBorders>
                </w:tcPr>
                <w:p w:rsidR="00F76079" w:rsidRDefault="00F76079" w14:paraId="0E955AB1" w14:textId="0A257CBB">
                  <w:pPr>
                    <w:rPr>
                      <w:rFonts w:eastAsia="SimSun"/>
                      <w:b/>
                      <w:bCs/>
                      <w:lang w:eastAsia="zh-CN"/>
                    </w:rPr>
                  </w:pPr>
                  <w:commentRangeStart w:id="85"/>
                  <w:commentRangeStart w:id="86"/>
                  <w:r>
                    <w:rPr>
                      <w:rFonts w:hint="eastAsia" w:eastAsia="SimSun" w:cs="Times New Roman"/>
                      <w:lang w:eastAsia="zh-CN"/>
                    </w:rPr>
                    <w:t>因</w:t>
                  </w:r>
                  <w:r>
                    <w:rPr>
                      <w:rFonts w:hint="eastAsia" w:eastAsia="SimSun" w:cs="Times New Roman"/>
                      <w:lang w:val="en-GB" w:eastAsia="zh-CN"/>
                    </w:rPr>
                    <w:t>任何原因导致终止治疗</w:t>
                  </w:r>
                  <w:commentRangeEnd w:id="85"/>
                  <w:r>
                    <w:rPr>
                      <w:rStyle w:val="CommentReference"/>
                    </w:rPr>
                    <w:commentReference w:id="85"/>
                  </w:r>
                  <w:commentRangeEnd w:id="86"/>
                  <w:r w:rsidR="003A32B0">
                    <w:rPr>
                      <w:rStyle w:val="CommentReference"/>
                    </w:rPr>
                    <w:commentReference w:id="86"/>
                  </w:r>
                </w:p>
              </w:tc>
              <w:tc>
                <w:tcPr>
                  <w:tcW w:w="4286" w:type="dxa"/>
                  <w:tcBorders>
                    <w:top w:val="single" w:color="auto" w:sz="4" w:space="0"/>
                    <w:left w:val="single" w:color="auto" w:sz="4" w:space="0"/>
                    <w:bottom w:val="single" w:color="auto" w:sz="4" w:space="0"/>
                    <w:right w:val="single" w:color="auto" w:sz="4" w:space="0"/>
                  </w:tcBorders>
                </w:tcPr>
                <w:p w:rsidR="00F76079" w:rsidRDefault="00F76079" w14:paraId="0E955AB2" w14:textId="0F8C2B35">
                  <w:pPr>
                    <w:rPr>
                      <w:rFonts w:eastAsia="SimSun" w:cs="Times New Roman"/>
                      <w:lang w:val="en-GB" w:eastAsia="zh-CN"/>
                    </w:rPr>
                  </w:pPr>
                  <w:r>
                    <w:rPr>
                      <w:rFonts w:hint="eastAsia" w:eastAsia="SimSun" w:cs="Times New Roman"/>
                      <w:lang w:val="en-GB" w:eastAsia="zh-CN"/>
                    </w:rPr>
                    <w:t>疗法策略：</w:t>
                  </w:r>
                  <w:r w:rsidRPr="00D46661" w:rsidR="00D46661">
                    <w:rPr>
                      <w:rFonts w:eastAsia="SimSun" w:cs="Times New Roman"/>
                      <w:lang w:eastAsia="zh-CN"/>
                    </w:rPr>
                    <w:t>继续使用受试者的生存数据，无论受试者是否终止</w:t>
                  </w:r>
                </w:p>
                <w:p w:rsidR="00F76079" w:rsidRDefault="00F76079" w14:paraId="0E955AB3" w14:textId="77777777">
                  <w:pPr>
                    <w:rPr>
                      <w:rFonts w:eastAsia="SimSun"/>
                      <w:b/>
                      <w:bCs/>
                      <w:lang w:eastAsia="zh-CN"/>
                    </w:rPr>
                  </w:pPr>
                </w:p>
              </w:tc>
            </w:tr>
          </w:tbl>
          <w:p w:rsidR="002330F8" w:rsidRDefault="002330F8" w14:paraId="0E955AB6" w14:textId="77777777">
            <w:pPr>
              <w:spacing w:line="240" w:lineRule="auto"/>
              <w:rPr>
                <w:lang w:eastAsia="zh-CN"/>
              </w:rPr>
            </w:pPr>
          </w:p>
        </w:tc>
      </w:tr>
    </w:tbl>
    <w:p w:rsidR="002330F8" w:rsidRDefault="002330F8" w14:paraId="0E955AB8" w14:textId="77777777">
      <w:pPr>
        <w:rPr>
          <w:lang w:eastAsia="zh-CN"/>
        </w:rPr>
      </w:pPr>
    </w:p>
    <w:bookmarkStart w:name="_Toc201319784" w:displacedByCustomXml="next" w:id="87"/>
    <w:bookmarkStart w:name="_Ref167282904" w:displacedByCustomXml="next" w:id="88"/>
    <w:bookmarkStart w:name="_Toc267565136" w:displacedByCustomXml="next" w:id="89"/>
    <w:bookmarkStart w:name="_Toc518655971" w:displacedByCustomXml="next" w:id="90"/>
    <w:bookmarkStart w:name="_Toc477961594" w:displacedByCustomXml="next" w:id="91"/>
    <w:bookmarkStart w:name="_Toc497118780" w:displacedByCustomXml="next" w:id="92"/>
    <w:bookmarkStart w:name="_Toc518466157" w:displacedByCustomXml="next" w:id="93"/>
    <w:bookmarkStart w:name="_Toc521400464" w:displacedByCustomXml="next" w:id="94"/>
    <w:bookmarkStart w:name="_Toc421709234" w:displacedByCustomXml="next" w:id="95"/>
    <w:bookmarkStart w:name="_Toc395881609" w:displacedByCustomXml="next" w:id="96"/>
    <w:bookmarkStart w:name="_Toc75640028" w:displacedByCustomXml="next" w:id="97"/>
    <w:sdt>
      <w:sdtPr>
        <w:rPr>
          <w:rStyle w:val="CPTVariable"/>
        </w:rPr>
        <w:alias w:val="Estimand(s) for Secondary Objective(s)"/>
        <w:tag w:val="Estimand(s) for Secondary Objective(s)"/>
        <w:id w:val="120893907"/>
        <w:lock w:val="contentLocked"/>
        <w:placeholder>
          <w:docPart w:val="FFC395A7260C49A4BF5A2F29F4AE9206"/>
        </w:placeholder>
      </w:sdtPr>
      <w:sdtEndPr>
        <w:rPr>
          <w:rStyle w:val="CPTVariable"/>
        </w:rPr>
      </w:sdtEndPr>
      <w:sdtContent>
        <w:p w:rsidR="002330F8" w:rsidRDefault="00394453" w14:paraId="0E955AB9" w14:textId="77777777">
          <w:pPr>
            <w:pStyle w:val="Heading3"/>
            <w:rPr>
              <w:rStyle w:val="CPTVariable"/>
              <w:lang w:eastAsia="zh-CN"/>
            </w:rPr>
          </w:pPr>
          <w:r>
            <w:rPr>
              <w:rStyle w:val="CPTVariable"/>
            </w:rPr>
            <w:t>次要研究</w:t>
          </w:r>
          <w:r>
            <w:rPr>
              <w:rStyle w:val="CPTVariable"/>
              <w:rFonts w:hint="eastAsia"/>
            </w:rPr>
            <w:t>目的的估计目标</w:t>
          </w:r>
        </w:p>
      </w:sdtContent>
    </w:sdt>
    <w:bookmarkEnd w:displacedByCustomXml="prev" w:id="87"/>
    <w:tbl>
      <w:tblPr>
        <w:tblStyle w:val="TableGrid"/>
        <w:tblW w:w="0" w:type="auto"/>
        <w:tblInd w:w="-5" w:type="dxa"/>
        <w:tblLayout w:type="fixed"/>
        <w:tblLook w:val="04A0" w:firstRow="1" w:lastRow="0" w:firstColumn="1" w:lastColumn="0" w:noHBand="0" w:noVBand="1"/>
      </w:tblPr>
      <w:tblGrid>
        <w:gridCol w:w="9355"/>
      </w:tblGrid>
      <w:tr w:rsidR="002330F8" w14:paraId="0E955ABB" w14:textId="77777777">
        <w:tc>
          <w:tcPr>
            <w:tcW w:w="9355" w:type="dxa"/>
            <w:shd w:val="clear" w:color="auto" w:fill="B8CCE4" w:themeFill="accent1" w:themeFillTint="66"/>
          </w:tcPr>
          <w:bookmarkEnd w:id="88"/>
          <w:p w:rsidR="002330F8" w:rsidRDefault="00394453" w14:paraId="0E955ABA" w14:textId="77777777">
            <w:pPr>
              <w:spacing w:before="14" w:after="144"/>
              <w:rPr>
                <w:b/>
                <w:bCs/>
                <w:lang w:eastAsia="zh-CN"/>
              </w:rPr>
            </w:pPr>
            <w:r>
              <w:rPr>
                <w:rFonts w:hint="eastAsia"/>
                <w:b/>
                <w:bCs/>
                <w:lang w:eastAsia="zh-CN"/>
              </w:rPr>
              <w:t>次要研究目的</w:t>
            </w:r>
            <w:r>
              <w:rPr>
                <w:rFonts w:hint="eastAsia"/>
                <w:b/>
                <w:bCs/>
                <w:lang w:eastAsia="zh-CN"/>
              </w:rPr>
              <w:t>1</w:t>
            </w:r>
          </w:p>
        </w:tc>
      </w:tr>
      <w:tr w:rsidR="002330F8" w14:paraId="0E955ADC" w14:textId="77777777">
        <w:tc>
          <w:tcPr>
            <w:tcW w:w="9355" w:type="dxa"/>
            <w:tcBorders>
              <w:bottom w:val="single" w:color="auto" w:sz="4" w:space="0"/>
            </w:tcBorders>
          </w:tcPr>
          <w:p w:rsidR="002330F8" w:rsidRDefault="00814E9A" w14:paraId="0E955ABE" w14:textId="680C52B3">
            <w:pPr>
              <w:spacing w:before="14" w:after="144"/>
              <w:rPr>
                <w:b/>
                <w:bCs/>
                <w:u w:val="single"/>
                <w:lang w:eastAsia="zh-CN"/>
              </w:rPr>
            </w:pPr>
            <w:commentRangeStart w:id="98"/>
            <w:commentRangeStart w:id="99"/>
            <w:commentRangeEnd w:id="98"/>
            <w:r>
              <w:rPr>
                <w:rStyle w:val="CommentReference"/>
              </w:rPr>
              <w:commentReference w:id="98"/>
            </w:r>
            <w:commentRangeEnd w:id="99"/>
            <w:r w:rsidR="00C10F00">
              <w:rPr>
                <w:rStyle w:val="CommentReference"/>
              </w:rPr>
              <w:commentReference w:id="99"/>
            </w:r>
            <w:r w:rsidR="00394453">
              <w:rPr>
                <w:rFonts w:hint="eastAsia"/>
                <w:b/>
                <w:bCs/>
                <w:u w:val="single"/>
                <w:lang w:eastAsia="zh-CN"/>
              </w:rPr>
              <w:t>估计目标定义：</w:t>
            </w:r>
          </w:p>
          <w:sdt>
            <w:sdtPr>
              <w:rPr>
                <w:rFonts w:eastAsia="Times New Roman" w:cs="Times New Roman"/>
                <w:szCs w:val="24"/>
                <w:lang w:eastAsia="zh-CN"/>
              </w:rPr>
              <w:alias w:val="CPT:EstimandDefinition[2]"/>
              <w:tag w:val="EstimandDefinition"/>
              <w:id w:val="-1520777475"/>
              <w:lock w:val="sdtLocked"/>
              <w:placeholder>
                <w:docPart w:val="CD9DB66101534BE582649DF8923DD922"/>
              </w:placeholder>
            </w:sdtPr>
            <w:sdtEndPr/>
            <w:sdtContent>
              <w:p w:rsidR="002330F8" w:rsidRDefault="00394453" w14:paraId="0E955ABF" w14:textId="77777777">
                <w:pPr>
                  <w:numPr>
                    <w:ilvl w:val="0"/>
                    <w:numId w:val="27"/>
                  </w:numPr>
                  <w:spacing w:line="240" w:lineRule="auto"/>
                  <w:rPr>
                    <w:lang w:eastAsia="zh-CN"/>
                  </w:rPr>
                </w:pPr>
                <w:r>
                  <w:rPr>
                    <w:rFonts w:hint="eastAsia"/>
                    <w:lang w:eastAsia="zh-CN"/>
                  </w:rPr>
                  <w:t>人群：符合方案</w:t>
                </w:r>
                <w:r>
                  <w:rPr>
                    <w:rFonts w:hint="eastAsia"/>
                    <w:lang w:eastAsia="zh-CN"/>
                  </w:rPr>
                  <w:t>4.1</w:t>
                </w:r>
                <w:r>
                  <w:rPr>
                    <w:rFonts w:hint="eastAsia"/>
                    <w:lang w:eastAsia="zh-CN"/>
                  </w:rPr>
                  <w:t>章节中描述的</w:t>
                </w:r>
                <w:proofErr w:type="gramStart"/>
                <w:r>
                  <w:rPr>
                    <w:rFonts w:hint="eastAsia"/>
                    <w:lang w:eastAsia="zh-CN"/>
                  </w:rPr>
                  <w:t>入排标准</w:t>
                </w:r>
                <w:proofErr w:type="gramEnd"/>
                <w:r>
                  <w:rPr>
                    <w:rFonts w:hint="eastAsia"/>
                    <w:lang w:eastAsia="zh-CN"/>
                  </w:rPr>
                  <w:t>的抗</w:t>
                </w:r>
                <w:r>
                  <w:rPr>
                    <w:rFonts w:hint="eastAsia"/>
                    <w:lang w:eastAsia="zh-CN"/>
                  </w:rPr>
                  <w:t>PD-(L)1</w:t>
                </w:r>
                <w:r>
                  <w:rPr>
                    <w:rFonts w:hint="eastAsia"/>
                    <w:lang w:eastAsia="zh-CN"/>
                  </w:rPr>
                  <w:t>单抗难治性</w:t>
                </w:r>
                <w:proofErr w:type="spellStart"/>
                <w:r>
                  <w:rPr>
                    <w:rFonts w:hint="eastAsia"/>
                    <w:lang w:eastAsia="zh-CN"/>
                  </w:rPr>
                  <w:t>cHL</w:t>
                </w:r>
                <w:proofErr w:type="spellEnd"/>
                <w:r>
                  <w:rPr>
                    <w:rFonts w:hint="eastAsia"/>
                    <w:lang w:eastAsia="zh-CN"/>
                  </w:rPr>
                  <w:t>患者。</w:t>
                </w:r>
              </w:p>
              <w:p w:rsidR="002330F8" w:rsidRDefault="00394453" w14:paraId="0E955AC0" w14:textId="77777777">
                <w:pPr>
                  <w:numPr>
                    <w:ilvl w:val="0"/>
                    <w:numId w:val="27"/>
                  </w:numPr>
                  <w:spacing w:line="240" w:lineRule="auto"/>
                  <w:rPr>
                    <w:lang w:eastAsia="zh-CN"/>
                  </w:rPr>
                </w:pPr>
                <w:r>
                  <w:rPr>
                    <w:rFonts w:hint="eastAsia"/>
                    <w:lang w:eastAsia="zh-CN"/>
                  </w:rPr>
                  <w:t>治疗：注射用</w:t>
                </w:r>
                <w:r>
                  <w:rPr>
                    <w:rFonts w:hint="eastAsia"/>
                    <w:lang w:eastAsia="zh-CN"/>
                  </w:rPr>
                  <w:t>IMM01</w:t>
                </w:r>
                <w:r>
                  <w:rPr>
                    <w:rFonts w:hint="eastAsia"/>
                    <w:lang w:eastAsia="zh-CN"/>
                  </w:rPr>
                  <w:t>联合</w:t>
                </w:r>
                <w:proofErr w:type="gramStart"/>
                <w:r>
                  <w:rPr>
                    <w:rFonts w:hint="eastAsia"/>
                    <w:lang w:eastAsia="zh-CN"/>
                  </w:rPr>
                  <w:t>替雷利珠单</w:t>
                </w:r>
                <w:proofErr w:type="gramEnd"/>
                <w:r>
                  <w:rPr>
                    <w:rFonts w:hint="eastAsia"/>
                    <w:lang w:eastAsia="zh-CN"/>
                  </w:rPr>
                  <w:t>抗治疗，或研究者选择的化疗方案（苯达莫司汀或吉西他滨）。注射用</w:t>
                </w:r>
                <w:r>
                  <w:rPr>
                    <w:rFonts w:hint="eastAsia"/>
                    <w:lang w:eastAsia="zh-CN"/>
                  </w:rPr>
                  <w:t>IMM01</w:t>
                </w:r>
                <w:r>
                  <w:rPr>
                    <w:rFonts w:hint="eastAsia"/>
                    <w:lang w:eastAsia="zh-CN"/>
                  </w:rPr>
                  <w:t>联合</w:t>
                </w:r>
                <w:proofErr w:type="gramStart"/>
                <w:r>
                  <w:rPr>
                    <w:rFonts w:hint="eastAsia"/>
                    <w:lang w:eastAsia="zh-CN"/>
                  </w:rPr>
                  <w:t>替雷利珠单</w:t>
                </w:r>
                <w:proofErr w:type="gramEnd"/>
                <w:r>
                  <w:rPr>
                    <w:rFonts w:hint="eastAsia"/>
                    <w:lang w:eastAsia="zh-CN"/>
                  </w:rPr>
                  <w:t>抗治疗前（注射用</w:t>
                </w:r>
                <w:r>
                  <w:rPr>
                    <w:rFonts w:hint="eastAsia"/>
                    <w:lang w:eastAsia="zh-CN"/>
                  </w:rPr>
                  <w:t>IMM01</w:t>
                </w:r>
                <w:r>
                  <w:rPr>
                    <w:rFonts w:hint="eastAsia"/>
                    <w:lang w:eastAsia="zh-CN"/>
                  </w:rPr>
                  <w:t>给药前）进行预处理</w:t>
                </w:r>
                <w:r>
                  <w:rPr>
                    <w:lang w:eastAsia="zh-CN"/>
                  </w:rPr>
                  <w:t>。更多关于研究治疗的信息，请参考方案</w:t>
                </w:r>
                <w:r>
                  <w:rPr>
                    <w:rFonts w:hint="eastAsia"/>
                    <w:lang w:eastAsia="zh-CN"/>
                  </w:rPr>
                  <w:t>5.4</w:t>
                </w:r>
                <w:r>
                  <w:rPr>
                    <w:rFonts w:hint="eastAsia"/>
                    <w:lang w:eastAsia="zh-CN"/>
                  </w:rPr>
                  <w:t>章节。</w:t>
                </w:r>
              </w:p>
              <w:p w:rsidR="002330F8" w:rsidRDefault="00394453" w14:paraId="0E955AC1" w14:textId="77777777">
                <w:pPr>
                  <w:numPr>
                    <w:ilvl w:val="0"/>
                    <w:numId w:val="27"/>
                  </w:numPr>
                  <w:spacing w:line="240" w:lineRule="auto"/>
                  <w:rPr>
                    <w:lang w:eastAsia="zh-CN"/>
                  </w:rPr>
                </w:pPr>
                <w:r>
                  <w:rPr>
                    <w:rFonts w:hint="eastAsia"/>
                    <w:lang w:eastAsia="zh-CN"/>
                  </w:rPr>
                  <w:t>变量：</w:t>
                </w:r>
                <w:r>
                  <w:rPr>
                    <w:rFonts w:hint="eastAsia"/>
                    <w:lang w:eastAsia="zh-CN"/>
                  </w:rPr>
                  <w:t>ORR</w:t>
                </w:r>
                <w:r>
                  <w:rPr>
                    <w:rFonts w:hint="eastAsia"/>
                    <w:lang w:eastAsia="zh-CN"/>
                  </w:rPr>
                  <w:t>定义为总体最佳疗效为完全缓解（</w:t>
                </w:r>
                <w:r>
                  <w:rPr>
                    <w:rFonts w:hint="eastAsia"/>
                    <w:lang w:eastAsia="zh-CN"/>
                  </w:rPr>
                  <w:t>CR</w:t>
                </w:r>
                <w:r>
                  <w:rPr>
                    <w:rFonts w:hint="eastAsia"/>
                    <w:lang w:eastAsia="zh-CN"/>
                  </w:rPr>
                  <w:t>）或部分缓解（</w:t>
                </w:r>
                <w:r>
                  <w:rPr>
                    <w:rFonts w:hint="eastAsia"/>
                    <w:lang w:eastAsia="zh-CN"/>
                  </w:rPr>
                  <w:t>PR</w:t>
                </w:r>
                <w:r>
                  <w:rPr>
                    <w:rFonts w:hint="eastAsia"/>
                    <w:lang w:eastAsia="zh-CN"/>
                  </w:rPr>
                  <w:t>）的患者比例，总体最佳疗效采用</w:t>
                </w:r>
                <w:r>
                  <w:rPr>
                    <w:rFonts w:hint="eastAsia"/>
                    <w:lang w:eastAsia="zh-CN"/>
                  </w:rPr>
                  <w:t>2014 Lugano</w:t>
                </w:r>
                <w:r>
                  <w:rPr>
                    <w:rFonts w:hint="eastAsia"/>
                    <w:lang w:eastAsia="zh-CN"/>
                  </w:rPr>
                  <w:t>淋巴瘤疗效评价标准进行评估。</w:t>
                </w:r>
              </w:p>
              <w:p w:rsidR="002330F8" w:rsidRDefault="00394453" w14:paraId="0E955AC2" w14:textId="77777777">
                <w:pPr>
                  <w:pStyle w:val="ListParagraph"/>
                  <w:numPr>
                    <w:ilvl w:val="0"/>
                    <w:numId w:val="27"/>
                  </w:numPr>
                  <w:rPr>
                    <w:rFonts w:eastAsia="SimSun"/>
                    <w:lang w:eastAsia="zh-CN"/>
                  </w:rPr>
                </w:pPr>
                <w:r>
                  <w:rPr>
                    <w:rFonts w:hint="eastAsia" w:ascii="SimSun" w:hAnsi="SimSun" w:eastAsia="SimSun" w:cs="SimSun"/>
                    <w:lang w:eastAsia="zh-CN"/>
                  </w:rPr>
                  <w:t>群体层面汇总：试验组（注射用</w:t>
                </w:r>
                <w:r>
                  <w:rPr>
                    <w:rFonts w:hint="eastAsia"/>
                    <w:lang w:eastAsia="zh-CN"/>
                  </w:rPr>
                  <w:t>IMM01</w:t>
                </w:r>
                <w:r>
                  <w:rPr>
                    <w:rFonts w:hint="eastAsia" w:ascii="SimSun" w:hAnsi="SimSun" w:eastAsia="SimSun" w:cs="SimSun"/>
                    <w:lang w:eastAsia="zh-CN"/>
                  </w:rPr>
                  <w:t>联合</w:t>
                </w:r>
                <w:proofErr w:type="gramStart"/>
                <w:r>
                  <w:rPr>
                    <w:rFonts w:hint="eastAsia" w:ascii="SimSun" w:hAnsi="SimSun" w:eastAsia="SimSun" w:cs="SimSun"/>
                    <w:lang w:eastAsia="zh-CN"/>
                  </w:rPr>
                  <w:t>替雷利珠单</w:t>
                </w:r>
                <w:proofErr w:type="gramEnd"/>
                <w:r>
                  <w:rPr>
                    <w:rFonts w:hint="eastAsia" w:ascii="SimSun" w:hAnsi="SimSun" w:eastAsia="SimSun" w:cs="SimSun"/>
                    <w:lang w:eastAsia="zh-CN"/>
                  </w:rPr>
                  <w:t>抗治疗）与对照组（研究者选择的化疗方案[苯达莫司汀或</w:t>
                </w:r>
                <w:proofErr w:type="gramStart"/>
                <w:r>
                  <w:rPr>
                    <w:rFonts w:hint="eastAsia" w:ascii="SimSun" w:hAnsi="SimSun" w:eastAsia="SimSun" w:cs="SimSun"/>
                    <w:lang w:eastAsia="zh-CN"/>
                  </w:rPr>
                  <w:t>吉西他滨</w:t>
                </w:r>
                <w:proofErr w:type="gramEnd"/>
                <w:r>
                  <w:rPr>
                    <w:rFonts w:hint="eastAsia" w:ascii="SimSun" w:hAnsi="SimSun" w:eastAsia="SimSun" w:cs="SimSun"/>
                    <w:lang w:eastAsia="zh-CN"/>
                  </w:rPr>
                  <w:t>]）</w:t>
                </w:r>
                <w:r>
                  <w:rPr>
                    <w:rFonts w:hint="eastAsia"/>
                    <w:lang w:eastAsia="zh-CN"/>
                  </w:rPr>
                  <w:t>ORR</w:t>
                </w:r>
                <w:r>
                  <w:rPr>
                    <w:rFonts w:hint="eastAsia" w:ascii="SimSun" w:hAnsi="SimSun" w:eastAsia="SimSun" w:cs="SimSun"/>
                    <w:lang w:eastAsia="zh-CN"/>
                  </w:rPr>
                  <w:t>率差。</w:t>
                </w:r>
              </w:p>
            </w:sdtContent>
          </w:sdt>
          <w:p w:rsidR="002330F8" w:rsidRDefault="00394453" w14:paraId="0E955AC3" w14:textId="77777777">
            <w:pPr>
              <w:spacing w:before="14" w:after="144"/>
              <w:rPr>
                <w:b/>
                <w:bCs/>
                <w:u w:val="single"/>
                <w:lang w:eastAsia="zh-CN"/>
              </w:rPr>
            </w:pPr>
            <w:r>
              <w:rPr>
                <w:rFonts w:hint="eastAsia"/>
                <w:b/>
                <w:bCs/>
                <w:u w:val="single"/>
                <w:lang w:eastAsia="zh-CN"/>
              </w:rPr>
              <w:t>伴发事件：</w:t>
            </w:r>
          </w:p>
          <w:sdt>
            <w:sdtPr>
              <w:rPr>
                <w:rStyle w:val="CPTVariable"/>
              </w:rPr>
              <w:alias w:val="CPT:IntercurrentEvents[2]"/>
              <w:tag w:val="IntercurrentEvents"/>
              <w:id w:val="2124573363"/>
              <w:lock w:val="sdtLocked"/>
              <w:placeholder>
                <w:docPart w:val="DFBDE206B7584428AB6ACFE20E3E1BAD"/>
              </w:placeholder>
            </w:sdtPr>
            <w:sdtEndPr>
              <w:rPr>
                <w:rStyle w:val="CPTVariable"/>
              </w:rPr>
            </w:sdtEndPr>
            <w:sdtContent>
              <w:p w:rsidR="002330F8" w:rsidRDefault="002330F8" w14:paraId="0E955AC4" w14:textId="77777777">
                <w:pPr>
                  <w:spacing w:line="240" w:lineRule="auto"/>
                  <w:rPr>
                    <w:lang w:eastAsia="zh-CN"/>
                  </w:rPr>
                </w:pPr>
              </w:p>
              <w:tbl>
                <w:tblPr>
                  <w:tblW w:w="91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252"/>
                  <w:gridCol w:w="2837"/>
                  <w:gridCol w:w="4044"/>
                  <w:gridCol w:w="10"/>
                </w:tblGrid>
                <w:tr w:rsidR="00DB75CB" w:rsidTr="007A472F" w14:paraId="0E955AC9" w14:textId="77777777">
                  <w:trPr>
                    <w:trHeight w:val="545"/>
                  </w:trPr>
                  <w:tc>
                    <w:tcPr>
                      <w:tcW w:w="2252" w:type="dxa"/>
                      <w:shd w:val="clear" w:color="auto" w:fill="B8CCE4" w:themeFill="accent1" w:themeFillTint="66"/>
                    </w:tcPr>
                    <w:p w:rsidR="00DB75CB" w:rsidRDefault="00DB75CB" w14:paraId="0E955AC5" w14:textId="77777777">
                      <w:pPr>
                        <w:rPr>
                          <w:b/>
                          <w:bCs/>
                          <w:lang w:eastAsia="zh-CN"/>
                        </w:rPr>
                      </w:pPr>
                      <w:r>
                        <w:rPr>
                          <w:rFonts w:hint="eastAsia"/>
                          <w:b/>
                          <w:bCs/>
                          <w:lang w:eastAsia="zh-CN"/>
                        </w:rPr>
                        <w:t>伴</w:t>
                      </w:r>
                      <w:proofErr w:type="gramStart"/>
                      <w:r>
                        <w:rPr>
                          <w:rFonts w:hint="eastAsia"/>
                          <w:b/>
                          <w:bCs/>
                          <w:lang w:eastAsia="zh-CN"/>
                        </w:rPr>
                        <w:t>发事件</w:t>
                      </w:r>
                      <w:proofErr w:type="gramEnd"/>
                    </w:p>
                  </w:tc>
                  <w:tc>
                    <w:tcPr>
                      <w:tcW w:w="2837" w:type="dxa"/>
                      <w:shd w:val="clear" w:color="auto" w:fill="B8CCE4" w:themeFill="accent1" w:themeFillTint="66"/>
                    </w:tcPr>
                    <w:p w:rsidR="00DB75CB" w:rsidRDefault="00DB75CB" w14:paraId="0E955AC6" w14:textId="77777777">
                      <w:pPr>
                        <w:rPr>
                          <w:b/>
                          <w:bCs/>
                          <w:lang w:eastAsia="zh-CN"/>
                        </w:rPr>
                      </w:pPr>
                      <w:r>
                        <w:rPr>
                          <w:rFonts w:hint="eastAsia"/>
                          <w:b/>
                          <w:bCs/>
                          <w:lang w:eastAsia="zh-CN"/>
                        </w:rPr>
                        <w:t>定义</w:t>
                      </w:r>
                    </w:p>
                  </w:tc>
                  <w:tc>
                    <w:tcPr>
                      <w:tcW w:w="4054" w:type="dxa"/>
                      <w:gridSpan w:val="2"/>
                      <w:shd w:val="clear" w:color="auto" w:fill="B8CCE4" w:themeFill="accent1" w:themeFillTint="66"/>
                    </w:tcPr>
                    <w:p w:rsidR="00DB75CB" w:rsidRDefault="00DB75CB" w14:paraId="0E955AC7" w14:textId="77777777">
                      <w:pPr>
                        <w:rPr>
                          <w:b/>
                          <w:bCs/>
                          <w:lang w:eastAsia="zh-CN"/>
                        </w:rPr>
                      </w:pPr>
                      <w:r>
                        <w:rPr>
                          <w:rFonts w:hint="eastAsia"/>
                          <w:b/>
                          <w:bCs/>
                          <w:lang w:eastAsia="zh-CN"/>
                        </w:rPr>
                        <w:t>策略</w:t>
                      </w:r>
                    </w:p>
                  </w:tc>
                </w:tr>
                <w:tr w:rsidR="00DB75CB" w:rsidTr="007A472F" w14:paraId="0E955ACE" w14:textId="77777777">
                  <w:trPr>
                    <w:trHeight w:val="872"/>
                  </w:trPr>
                  <w:tc>
                    <w:tcPr>
                      <w:tcW w:w="2252" w:type="dxa"/>
                      <w:tcBorders>
                        <w:top w:val="single" w:color="auto" w:sz="4" w:space="0"/>
                        <w:left w:val="single" w:color="auto" w:sz="4" w:space="0"/>
                        <w:bottom w:val="single" w:color="auto" w:sz="4" w:space="0"/>
                        <w:right w:val="single" w:color="auto" w:sz="4" w:space="0"/>
                      </w:tcBorders>
                    </w:tcPr>
                    <w:p w:rsidR="00DB75CB" w:rsidRDefault="00DB75CB" w14:paraId="0E955ACA" w14:textId="72FD42B7">
                      <w:pPr>
                        <w:rPr>
                          <w:b/>
                          <w:bCs/>
                          <w:lang w:eastAsia="zh-CN"/>
                        </w:rPr>
                      </w:pPr>
                      <w:r>
                        <w:rPr>
                          <w:rFonts w:hint="eastAsia"/>
                          <w:lang w:eastAsia="zh-CN"/>
                        </w:rPr>
                        <w:t>新的抗肿瘤治疗</w:t>
                      </w:r>
                      <w:r w:rsidRPr="00B443CD">
                        <w:rPr>
                          <w:rFonts w:hint="eastAsia"/>
                          <w:lang w:val="en-GB" w:eastAsia="zh-CN"/>
                        </w:rPr>
                        <w:t>（包括</w:t>
                      </w:r>
                      <w:r w:rsidRPr="00B443CD">
                        <w:rPr>
                          <w:rFonts w:hint="eastAsia"/>
                          <w:lang w:val="en-GB" w:eastAsia="zh-CN"/>
                        </w:rPr>
                        <w:t>SCT</w:t>
                      </w:r>
                      <w:r w:rsidRPr="00B443CD">
                        <w:rPr>
                          <w:rFonts w:hint="eastAsia"/>
                          <w:lang w:val="en-GB" w:eastAsia="zh-CN"/>
                        </w:rPr>
                        <w:t>）</w:t>
                      </w:r>
                    </w:p>
                  </w:tc>
                  <w:tc>
                    <w:tcPr>
                      <w:tcW w:w="2837" w:type="dxa"/>
                      <w:tcBorders>
                        <w:top w:val="single" w:color="auto" w:sz="4" w:space="0"/>
                        <w:left w:val="single" w:color="auto" w:sz="4" w:space="0"/>
                        <w:bottom w:val="single" w:color="auto" w:sz="4" w:space="0"/>
                        <w:right w:val="single" w:color="auto" w:sz="4" w:space="0"/>
                      </w:tcBorders>
                    </w:tcPr>
                    <w:p w:rsidR="00DB75CB" w:rsidRDefault="00DB75CB" w14:paraId="0E955ACB" w14:textId="7796CEBB">
                      <w:pPr>
                        <w:rPr>
                          <w:b/>
                          <w:bCs/>
                          <w:lang w:eastAsia="zh-CN"/>
                        </w:rPr>
                      </w:pPr>
                      <w:r w:rsidRPr="00A224BD">
                        <w:rPr>
                          <w:rFonts w:hint="eastAsia"/>
                          <w:lang w:val="en-GB" w:eastAsia="zh-CN"/>
                        </w:rPr>
                        <w:t>疾病进展前</w:t>
                      </w:r>
                      <w:r>
                        <w:rPr>
                          <w:rFonts w:hint="eastAsia"/>
                          <w:lang w:val="en-GB" w:eastAsia="zh-CN"/>
                        </w:rPr>
                        <w:t>使用</w:t>
                      </w:r>
                      <w:r>
                        <w:rPr>
                          <w:rFonts w:hint="eastAsia"/>
                          <w:lang w:eastAsia="zh-CN"/>
                        </w:rPr>
                        <w:t>新</w:t>
                      </w:r>
                      <w:r>
                        <w:rPr>
                          <w:rFonts w:hint="eastAsia"/>
                          <w:lang w:val="en-GB" w:eastAsia="zh-CN"/>
                        </w:rPr>
                        <w:t>的抗肿瘤治疗</w:t>
                      </w:r>
                      <w:r w:rsidRPr="00B443CD">
                        <w:rPr>
                          <w:rFonts w:hint="eastAsia"/>
                          <w:lang w:val="en-GB" w:eastAsia="zh-CN"/>
                        </w:rPr>
                        <w:t>（包括</w:t>
                      </w:r>
                      <w:r w:rsidRPr="00B443CD">
                        <w:rPr>
                          <w:rFonts w:hint="eastAsia"/>
                          <w:lang w:val="en-GB" w:eastAsia="zh-CN"/>
                        </w:rPr>
                        <w:t>SCT</w:t>
                      </w:r>
                      <w:r w:rsidRPr="00B443CD">
                        <w:rPr>
                          <w:rFonts w:hint="eastAsia"/>
                          <w:lang w:val="en-GB" w:eastAsia="zh-CN"/>
                        </w:rPr>
                        <w:t>）</w:t>
                      </w:r>
                    </w:p>
                  </w:tc>
                  <w:tc>
                    <w:tcPr>
                      <w:tcW w:w="4054" w:type="dxa"/>
                      <w:gridSpan w:val="2"/>
                      <w:tcBorders>
                        <w:top w:val="single" w:color="auto" w:sz="4" w:space="0"/>
                        <w:left w:val="single" w:color="auto" w:sz="4" w:space="0"/>
                        <w:bottom w:val="single" w:color="auto" w:sz="4" w:space="0"/>
                        <w:right w:val="single" w:color="auto" w:sz="4" w:space="0"/>
                      </w:tcBorders>
                    </w:tcPr>
                    <w:p w:rsidR="00DB75CB" w:rsidRDefault="00DB75CB" w14:paraId="0E955ACC" w14:textId="6F85DF21">
                      <w:pPr>
                        <w:rPr>
                          <w:lang w:val="en-GB" w:eastAsia="zh-CN"/>
                        </w:rPr>
                      </w:pPr>
                      <w:r>
                        <w:rPr>
                          <w:rFonts w:hint="eastAsia"/>
                          <w:lang w:val="en-GB" w:eastAsia="zh-CN"/>
                        </w:rPr>
                        <w:t>在治策略：</w:t>
                      </w:r>
                      <w:r>
                        <w:rPr>
                          <w:rFonts w:hint="eastAsia" w:eastAsia="SimSun" w:cs="Times New Roman"/>
                          <w:szCs w:val="24"/>
                          <w:lang w:val="en-GB" w:eastAsia="zh-CN"/>
                        </w:rPr>
                        <w:t>忽略使用</w:t>
                      </w:r>
                      <w:r>
                        <w:rPr>
                          <w:rFonts w:hint="eastAsia"/>
                          <w:lang w:eastAsia="zh-CN"/>
                        </w:rPr>
                        <w:t>新</w:t>
                      </w:r>
                      <w:r>
                        <w:rPr>
                          <w:rFonts w:hint="eastAsia" w:eastAsia="SimSun" w:cs="Times New Roman"/>
                          <w:szCs w:val="24"/>
                          <w:lang w:val="en-GB" w:eastAsia="zh-CN"/>
                        </w:rPr>
                        <w:t>的抗肿瘤治疗后的疗效评价结果</w:t>
                      </w:r>
                    </w:p>
                  </w:tc>
                </w:tr>
                <w:tr w:rsidR="00DB75CB" w:rsidTr="007A472F" w14:paraId="0E955AD4" w14:textId="77777777">
                  <w:trPr>
                    <w:trHeight w:val="944"/>
                  </w:trPr>
                  <w:tc>
                    <w:tcPr>
                      <w:tcW w:w="2252" w:type="dxa"/>
                      <w:tcBorders>
                        <w:top w:val="single" w:color="auto" w:sz="4" w:space="0"/>
                        <w:left w:val="single" w:color="auto" w:sz="4" w:space="0"/>
                        <w:bottom w:val="single" w:color="auto" w:sz="4" w:space="0"/>
                        <w:right w:val="single" w:color="auto" w:sz="4" w:space="0"/>
                      </w:tcBorders>
                    </w:tcPr>
                    <w:p w:rsidR="00DB75CB" w:rsidRDefault="00DB75CB" w14:paraId="0E955ACF" w14:textId="77777777">
                      <w:pPr>
                        <w:rPr>
                          <w:b/>
                          <w:bCs/>
                          <w:lang w:eastAsia="zh-CN"/>
                        </w:rPr>
                      </w:pPr>
                      <w:r>
                        <w:rPr>
                          <w:rFonts w:hint="eastAsia"/>
                          <w:lang w:eastAsia="zh-CN"/>
                        </w:rPr>
                        <w:t>终止治疗</w:t>
                      </w:r>
                    </w:p>
                  </w:tc>
                  <w:tc>
                    <w:tcPr>
                      <w:tcW w:w="2837" w:type="dxa"/>
                      <w:tcBorders>
                        <w:top w:val="single" w:color="auto" w:sz="4" w:space="0"/>
                        <w:left w:val="single" w:color="auto" w:sz="4" w:space="0"/>
                        <w:bottom w:val="single" w:color="auto" w:sz="4" w:space="0"/>
                        <w:right w:val="single" w:color="auto" w:sz="4" w:space="0"/>
                      </w:tcBorders>
                    </w:tcPr>
                    <w:p w:rsidR="00DB75CB" w:rsidRDefault="00DB75CB" w14:paraId="0E955AD0" w14:textId="6A2B4B40">
                      <w:pPr>
                        <w:rPr>
                          <w:b/>
                          <w:bCs/>
                          <w:lang w:eastAsia="zh-CN"/>
                        </w:rPr>
                      </w:pPr>
                      <w:commentRangeStart w:id="100"/>
                      <w:commentRangeStart w:id="101"/>
                      <w:r>
                        <w:rPr>
                          <w:rFonts w:hint="eastAsia"/>
                          <w:lang w:eastAsia="zh-CN"/>
                        </w:rPr>
                        <w:t>因</w:t>
                      </w:r>
                      <w:r>
                        <w:rPr>
                          <w:rFonts w:hint="eastAsia"/>
                          <w:lang w:val="en-GB" w:eastAsia="zh-CN"/>
                        </w:rPr>
                        <w:t>任何原因导致终止治疗</w:t>
                      </w:r>
                      <w:commentRangeEnd w:id="100"/>
                      <w:r>
                        <w:rPr>
                          <w:rStyle w:val="CommentReference"/>
                        </w:rPr>
                        <w:commentReference w:id="100"/>
                      </w:r>
                      <w:commentRangeEnd w:id="101"/>
                      <w:r w:rsidR="002559C7">
                        <w:rPr>
                          <w:rStyle w:val="CommentReference"/>
                        </w:rPr>
                        <w:commentReference w:id="101"/>
                      </w:r>
                    </w:p>
                  </w:tc>
                  <w:tc>
                    <w:tcPr>
                      <w:tcW w:w="4054" w:type="dxa"/>
                      <w:gridSpan w:val="2"/>
                      <w:tcBorders>
                        <w:top w:val="single" w:color="auto" w:sz="4" w:space="0"/>
                        <w:left w:val="single" w:color="auto" w:sz="4" w:space="0"/>
                        <w:bottom w:val="single" w:color="auto" w:sz="4" w:space="0"/>
                        <w:right w:val="single" w:color="auto" w:sz="4" w:space="0"/>
                      </w:tcBorders>
                    </w:tcPr>
                    <w:p w:rsidR="00DB75CB" w:rsidRDefault="00DB75CB" w14:paraId="0E955AD2" w14:textId="0A1FDE0E">
                      <w:pPr>
                        <w:rPr>
                          <w:b/>
                          <w:bCs/>
                          <w:lang w:eastAsia="zh-CN"/>
                        </w:rPr>
                      </w:pPr>
                      <w:r>
                        <w:rPr>
                          <w:rFonts w:hint="eastAsia"/>
                          <w:lang w:val="en-GB" w:eastAsia="zh-CN"/>
                        </w:rPr>
                        <w:t>疗法策略：</w:t>
                      </w:r>
                      <w:commentRangeStart w:id="102"/>
                      <w:commentRangeStart w:id="103"/>
                      <w:r w:rsidRPr="002559C7" w:rsidR="002559C7">
                        <w:rPr>
                          <w:lang w:eastAsia="zh-CN"/>
                        </w:rPr>
                        <w:t>继续使用受试者的疗效评估数据，无论受试者是否终止治疗</w:t>
                      </w:r>
                      <w:commentRangeEnd w:id="102"/>
                      <w:r>
                        <w:rPr>
                          <w:rStyle w:val="CommentReference"/>
                        </w:rPr>
                        <w:commentReference w:id="102"/>
                      </w:r>
                      <w:commentRangeEnd w:id="103"/>
                      <w:r w:rsidR="002559C7">
                        <w:rPr>
                          <w:rStyle w:val="CommentReference"/>
                        </w:rPr>
                        <w:commentReference w:id="103"/>
                      </w:r>
                    </w:p>
                  </w:tc>
                </w:tr>
                <w:tr w:rsidR="00DB75CB" w:rsidTr="007A472F" w14:paraId="0E955ADA" w14:textId="77777777">
                  <w:trPr>
                    <w:gridAfter w:val="1"/>
                    <w:wAfter w:w="10" w:type="dxa"/>
                    <w:trHeight w:val="864"/>
                  </w:trPr>
                  <w:tc>
                    <w:tcPr>
                      <w:tcW w:w="2252" w:type="dxa"/>
                      <w:tcBorders>
                        <w:top w:val="single" w:color="auto" w:sz="4" w:space="0"/>
                        <w:left w:val="single" w:color="auto" w:sz="4" w:space="0"/>
                        <w:bottom w:val="single" w:color="auto" w:sz="4" w:space="0"/>
                        <w:right w:val="single" w:color="auto" w:sz="4" w:space="0"/>
                      </w:tcBorders>
                    </w:tcPr>
                    <w:p w:rsidR="00DB75CB" w:rsidRDefault="00DB75CB" w14:paraId="0E955AD6" w14:textId="77777777">
                      <w:pPr>
                        <w:rPr>
                          <w:rStyle w:val="CPTVariable"/>
                          <w:b/>
                          <w:bCs/>
                          <w:lang w:eastAsia="zh-CN"/>
                        </w:rPr>
                      </w:pPr>
                      <w:r>
                        <w:rPr>
                          <w:rFonts w:hint="eastAsia" w:eastAsia="SimSun" w:cs="Times New Roman"/>
                          <w:szCs w:val="24"/>
                          <w:lang w:eastAsia="zh-CN"/>
                        </w:rPr>
                        <w:t>死亡</w:t>
                      </w:r>
                    </w:p>
                  </w:tc>
                  <w:tc>
                    <w:tcPr>
                      <w:tcW w:w="2837" w:type="dxa"/>
                      <w:tcBorders>
                        <w:top w:val="single" w:color="auto" w:sz="4" w:space="0"/>
                        <w:left w:val="single" w:color="auto" w:sz="4" w:space="0"/>
                        <w:bottom w:val="single" w:color="auto" w:sz="4" w:space="0"/>
                        <w:right w:val="single" w:color="auto" w:sz="4" w:space="0"/>
                      </w:tcBorders>
                    </w:tcPr>
                    <w:p w:rsidR="00DB75CB" w:rsidRDefault="00DB75CB" w14:paraId="0E955AD7" w14:textId="77777777">
                      <w:pPr>
                        <w:rPr>
                          <w:rStyle w:val="CPTVariable"/>
                          <w:b/>
                          <w:bCs/>
                          <w:lang w:eastAsia="zh-CN"/>
                        </w:rPr>
                      </w:pPr>
                      <w:r>
                        <w:rPr>
                          <w:rFonts w:hint="eastAsia" w:eastAsia="SimSun" w:cs="Times New Roman"/>
                          <w:szCs w:val="24"/>
                          <w:lang w:val="en-GB" w:eastAsia="zh-CN"/>
                        </w:rPr>
                        <w:t>死亡（未观测到疾病进展）</w:t>
                      </w:r>
                    </w:p>
                  </w:tc>
                  <w:tc>
                    <w:tcPr>
                      <w:tcW w:w="4044" w:type="dxa"/>
                      <w:tcBorders>
                        <w:top w:val="single" w:color="auto" w:sz="4" w:space="0"/>
                        <w:left w:val="single" w:color="auto" w:sz="4" w:space="0"/>
                        <w:bottom w:val="single" w:color="auto" w:sz="4" w:space="0"/>
                        <w:right w:val="single" w:color="auto" w:sz="4" w:space="0"/>
                      </w:tcBorders>
                    </w:tcPr>
                    <w:p w:rsidR="00DB75CB" w:rsidRDefault="00DB75CB" w14:paraId="0E955AD8" w14:textId="77777777">
                      <w:pPr>
                        <w:rPr>
                          <w:rStyle w:val="CPTVariable"/>
                          <w:b/>
                          <w:bCs/>
                          <w:lang w:eastAsia="zh-CN"/>
                        </w:rPr>
                      </w:pPr>
                      <w:r>
                        <w:rPr>
                          <w:rFonts w:hint="eastAsia" w:eastAsia="SimSun" w:cs="Times New Roman"/>
                          <w:szCs w:val="24"/>
                          <w:lang w:val="en-GB" w:eastAsia="zh-CN"/>
                        </w:rPr>
                        <w:t>在治策略：仅使用死亡前的疗效评价结果。</w:t>
                      </w:r>
                    </w:p>
                  </w:tc>
                </w:tr>
              </w:tbl>
              <w:p w:rsidR="002330F8" w:rsidRDefault="0097759B" w14:paraId="0E955ADB" w14:textId="77777777">
                <w:pPr>
                  <w:spacing w:before="14" w:after="144"/>
                  <w:rPr>
                    <w:lang w:eastAsia="zh-CN"/>
                  </w:rPr>
                </w:pPr>
              </w:p>
            </w:sdtContent>
          </w:sdt>
        </w:tc>
      </w:tr>
      <w:tr w:rsidR="002330F8" w14:paraId="0E955ADE" w14:textId="77777777">
        <w:tc>
          <w:tcPr>
            <w:tcW w:w="9350" w:type="dxa"/>
            <w:shd w:val="clear" w:color="auto" w:fill="B8CCE4" w:themeFill="accent1" w:themeFillTint="66"/>
          </w:tcPr>
          <w:p w:rsidR="002330F8" w:rsidRDefault="00394453" w14:paraId="0E955ADD" w14:textId="77777777">
            <w:pPr>
              <w:spacing w:before="14" w:after="144"/>
              <w:rPr>
                <w:lang w:eastAsia="zh-CN"/>
              </w:rPr>
            </w:pPr>
            <w:r>
              <w:rPr>
                <w:rFonts w:hint="eastAsia"/>
                <w:b/>
                <w:bCs/>
                <w:lang w:eastAsia="zh-CN"/>
              </w:rPr>
              <w:t>次要研究目的</w:t>
            </w:r>
            <w:r>
              <w:rPr>
                <w:b/>
                <w:bCs/>
                <w:lang w:eastAsia="zh-CN"/>
              </w:rPr>
              <w:t>2</w:t>
            </w:r>
          </w:p>
        </w:tc>
      </w:tr>
      <w:tr w:rsidR="002330F8" w14:paraId="0E955AE8" w14:textId="77777777">
        <w:tc>
          <w:tcPr>
            <w:tcW w:w="9350" w:type="dxa"/>
            <w:tcBorders>
              <w:bottom w:val="single" w:color="auto" w:sz="4" w:space="0"/>
            </w:tcBorders>
          </w:tcPr>
          <w:p w:rsidR="002330F8" w:rsidRDefault="0099588C" w14:paraId="0E955AE1" w14:textId="58A8A287">
            <w:pPr>
              <w:spacing w:before="14" w:after="144"/>
              <w:rPr>
                <w:lang w:eastAsia="zh-CN"/>
              </w:rPr>
            </w:pPr>
            <w:commentRangeStart w:id="104"/>
            <w:commentRangeStart w:id="105"/>
            <w:commentRangeEnd w:id="104"/>
            <w:r>
              <w:rPr>
                <w:rStyle w:val="CommentReference"/>
              </w:rPr>
              <w:commentReference w:id="104"/>
            </w:r>
            <w:commentRangeEnd w:id="105"/>
            <w:r w:rsidR="00EB3DD2">
              <w:rPr>
                <w:rStyle w:val="CommentReference"/>
              </w:rPr>
              <w:commentReference w:id="105"/>
            </w:r>
            <w:r w:rsidR="00394453">
              <w:rPr>
                <w:rFonts w:hint="eastAsia"/>
                <w:b/>
                <w:bCs/>
                <w:u w:val="single"/>
                <w:lang w:eastAsia="zh-CN"/>
              </w:rPr>
              <w:t>估计目标定义</w:t>
            </w:r>
            <w:r w:rsidR="00394453">
              <w:rPr>
                <w:b/>
                <w:bCs/>
                <w:u w:val="single"/>
                <w:lang w:eastAsia="zh-CN"/>
              </w:rPr>
              <w:t>:</w:t>
            </w:r>
          </w:p>
          <w:sdt>
            <w:sdtPr>
              <w:rPr>
                <w:rFonts w:eastAsia="Times New Roman" w:cs="Times New Roman"/>
                <w:szCs w:val="24"/>
                <w:lang w:eastAsia="zh-CN"/>
              </w:rPr>
              <w:alias w:val="CPT:EstimandDefinition[3]"/>
              <w:tag w:val="EstimandDefinition"/>
              <w:id w:val="1806899916"/>
              <w:lock w:val="sdtLocked"/>
              <w:placeholder>
                <w:docPart w:val="4B27A689E71344B39AFD707077D8F940"/>
              </w:placeholder>
            </w:sdtPr>
            <w:sdtEndPr/>
            <w:sdtContent>
              <w:p w:rsidR="002330F8" w:rsidRDefault="00394453" w14:paraId="0E955AE2" w14:textId="77777777">
                <w:pPr>
                  <w:numPr>
                    <w:ilvl w:val="0"/>
                    <w:numId w:val="28"/>
                  </w:numPr>
                  <w:spacing w:line="240" w:lineRule="auto"/>
                  <w:rPr>
                    <w:lang w:eastAsia="zh-CN"/>
                  </w:rPr>
                </w:pPr>
                <w:r>
                  <w:rPr>
                    <w:rFonts w:hint="eastAsia"/>
                    <w:lang w:eastAsia="zh-CN"/>
                  </w:rPr>
                  <w:t>人群：符合方案</w:t>
                </w:r>
                <w:r>
                  <w:rPr>
                    <w:rFonts w:hint="eastAsia"/>
                    <w:lang w:eastAsia="zh-CN"/>
                  </w:rPr>
                  <w:t>4.1</w:t>
                </w:r>
                <w:r>
                  <w:rPr>
                    <w:rFonts w:hint="eastAsia"/>
                    <w:lang w:eastAsia="zh-CN"/>
                  </w:rPr>
                  <w:t>章节中描述的</w:t>
                </w:r>
                <w:proofErr w:type="gramStart"/>
                <w:r>
                  <w:rPr>
                    <w:rFonts w:hint="eastAsia"/>
                    <w:lang w:eastAsia="zh-CN"/>
                  </w:rPr>
                  <w:t>入排标准</w:t>
                </w:r>
                <w:proofErr w:type="gramEnd"/>
                <w:r>
                  <w:rPr>
                    <w:rFonts w:hint="eastAsia"/>
                    <w:lang w:eastAsia="zh-CN"/>
                  </w:rPr>
                  <w:t>的抗</w:t>
                </w:r>
                <w:r>
                  <w:rPr>
                    <w:rFonts w:hint="eastAsia"/>
                    <w:lang w:eastAsia="zh-CN"/>
                  </w:rPr>
                  <w:t>PD-(L)1</w:t>
                </w:r>
                <w:r>
                  <w:rPr>
                    <w:rFonts w:hint="eastAsia"/>
                    <w:lang w:eastAsia="zh-CN"/>
                  </w:rPr>
                  <w:t>单抗难治性</w:t>
                </w:r>
                <w:proofErr w:type="spellStart"/>
                <w:r>
                  <w:rPr>
                    <w:rFonts w:hint="eastAsia"/>
                    <w:lang w:eastAsia="zh-CN"/>
                  </w:rPr>
                  <w:t>cHL</w:t>
                </w:r>
                <w:proofErr w:type="spellEnd"/>
                <w:r>
                  <w:rPr>
                    <w:rFonts w:hint="eastAsia"/>
                    <w:lang w:eastAsia="zh-CN"/>
                  </w:rPr>
                  <w:t>患者。</w:t>
                </w:r>
              </w:p>
              <w:p w:rsidR="002330F8" w:rsidRDefault="00394453" w14:paraId="0E955AE3" w14:textId="77777777">
                <w:pPr>
                  <w:numPr>
                    <w:ilvl w:val="0"/>
                    <w:numId w:val="28"/>
                  </w:numPr>
                  <w:spacing w:line="240" w:lineRule="auto"/>
                  <w:rPr>
                    <w:lang w:eastAsia="zh-CN"/>
                  </w:rPr>
                </w:pPr>
                <w:r>
                  <w:rPr>
                    <w:rFonts w:hint="eastAsia"/>
                    <w:lang w:eastAsia="zh-CN"/>
                  </w:rPr>
                  <w:t>治疗：注射用</w:t>
                </w:r>
                <w:r>
                  <w:rPr>
                    <w:rFonts w:hint="eastAsia"/>
                    <w:lang w:eastAsia="zh-CN"/>
                  </w:rPr>
                  <w:t>IMM01</w:t>
                </w:r>
                <w:r>
                  <w:rPr>
                    <w:rFonts w:hint="eastAsia"/>
                    <w:lang w:eastAsia="zh-CN"/>
                  </w:rPr>
                  <w:t>联合</w:t>
                </w:r>
                <w:proofErr w:type="gramStart"/>
                <w:r>
                  <w:rPr>
                    <w:rFonts w:hint="eastAsia"/>
                    <w:lang w:eastAsia="zh-CN"/>
                  </w:rPr>
                  <w:t>替雷利珠单</w:t>
                </w:r>
                <w:proofErr w:type="gramEnd"/>
                <w:r>
                  <w:rPr>
                    <w:rFonts w:hint="eastAsia"/>
                    <w:lang w:eastAsia="zh-CN"/>
                  </w:rPr>
                  <w:t>抗治疗，或研究者选择的化疗方案（苯达莫司汀或吉西他滨）。注射用</w:t>
                </w:r>
                <w:r>
                  <w:rPr>
                    <w:rFonts w:hint="eastAsia"/>
                    <w:lang w:eastAsia="zh-CN"/>
                  </w:rPr>
                  <w:t>IMM01</w:t>
                </w:r>
                <w:r>
                  <w:rPr>
                    <w:rFonts w:hint="eastAsia"/>
                    <w:lang w:eastAsia="zh-CN"/>
                  </w:rPr>
                  <w:t>联合</w:t>
                </w:r>
                <w:proofErr w:type="gramStart"/>
                <w:r>
                  <w:rPr>
                    <w:rFonts w:hint="eastAsia"/>
                    <w:lang w:eastAsia="zh-CN"/>
                  </w:rPr>
                  <w:t>替雷利珠单</w:t>
                </w:r>
                <w:proofErr w:type="gramEnd"/>
                <w:r>
                  <w:rPr>
                    <w:rFonts w:hint="eastAsia"/>
                    <w:lang w:eastAsia="zh-CN"/>
                  </w:rPr>
                  <w:t>抗治疗前（注射用</w:t>
                </w:r>
                <w:r>
                  <w:rPr>
                    <w:rFonts w:hint="eastAsia"/>
                    <w:lang w:eastAsia="zh-CN"/>
                  </w:rPr>
                  <w:t>IMM01</w:t>
                </w:r>
                <w:r>
                  <w:rPr>
                    <w:rFonts w:hint="eastAsia"/>
                    <w:lang w:eastAsia="zh-CN"/>
                  </w:rPr>
                  <w:t>给药前）进行预处理</w:t>
                </w:r>
                <w:r>
                  <w:rPr>
                    <w:lang w:eastAsia="zh-CN"/>
                  </w:rPr>
                  <w:t>。更多关于研究治疗的信息，请参考方案</w:t>
                </w:r>
                <w:r>
                  <w:rPr>
                    <w:rFonts w:hint="eastAsia"/>
                    <w:lang w:eastAsia="zh-CN"/>
                  </w:rPr>
                  <w:t>5.4</w:t>
                </w:r>
                <w:r>
                  <w:rPr>
                    <w:rFonts w:hint="eastAsia"/>
                    <w:lang w:eastAsia="zh-CN"/>
                  </w:rPr>
                  <w:t>章节。</w:t>
                </w:r>
              </w:p>
              <w:p w:rsidR="002330F8" w:rsidRDefault="00394453" w14:paraId="0E955AE4" w14:textId="77777777">
                <w:pPr>
                  <w:numPr>
                    <w:ilvl w:val="0"/>
                    <w:numId w:val="28"/>
                  </w:numPr>
                  <w:spacing w:line="240" w:lineRule="auto"/>
                  <w:rPr>
                    <w:lang w:eastAsia="zh-CN"/>
                  </w:rPr>
                </w:pPr>
                <w:r>
                  <w:rPr>
                    <w:rFonts w:hint="eastAsia"/>
                    <w:lang w:eastAsia="zh-CN"/>
                  </w:rPr>
                  <w:t>变量：</w:t>
                </w:r>
                <w:r>
                  <w:rPr>
                    <w:rFonts w:hint="eastAsia"/>
                    <w:lang w:eastAsia="zh-CN"/>
                  </w:rPr>
                  <w:t>CRR</w:t>
                </w:r>
                <w:r>
                  <w:rPr>
                    <w:rFonts w:hint="eastAsia"/>
                    <w:lang w:eastAsia="zh-CN"/>
                  </w:rPr>
                  <w:t>定义为总体最佳疗效为</w:t>
                </w:r>
                <w:r>
                  <w:rPr>
                    <w:rFonts w:hint="eastAsia"/>
                    <w:lang w:eastAsia="zh-CN"/>
                  </w:rPr>
                  <w:t>CR</w:t>
                </w:r>
                <w:r>
                  <w:rPr>
                    <w:rFonts w:hint="eastAsia"/>
                    <w:lang w:eastAsia="zh-CN"/>
                  </w:rPr>
                  <w:t>的患者比例，总体最佳疗效采用</w:t>
                </w:r>
                <w:r>
                  <w:rPr>
                    <w:rFonts w:hint="eastAsia"/>
                    <w:lang w:eastAsia="zh-CN"/>
                  </w:rPr>
                  <w:t>2014 Lugano</w:t>
                </w:r>
                <w:r>
                  <w:rPr>
                    <w:rFonts w:hint="eastAsia"/>
                    <w:lang w:eastAsia="zh-CN"/>
                  </w:rPr>
                  <w:t>淋巴瘤疗效评价标准进行评估。</w:t>
                </w:r>
              </w:p>
              <w:p w:rsidR="002330F8" w:rsidRDefault="00394453" w14:paraId="0E955AE5" w14:textId="77777777">
                <w:pPr>
                  <w:pStyle w:val="ListParagraph"/>
                  <w:numPr>
                    <w:ilvl w:val="0"/>
                    <w:numId w:val="28"/>
                  </w:numPr>
                  <w:rPr>
                    <w:lang w:eastAsia="zh-CN"/>
                  </w:rPr>
                </w:pPr>
                <w:r>
                  <w:rPr>
                    <w:rFonts w:hint="eastAsia" w:ascii="SimSun" w:hAnsi="SimSun" w:eastAsia="SimSun" w:cs="SimSun"/>
                    <w:lang w:eastAsia="zh-CN"/>
                  </w:rPr>
                  <w:t>群体层面汇总：试验组（注射用</w:t>
                </w:r>
                <w:r>
                  <w:rPr>
                    <w:rFonts w:hint="eastAsia"/>
                    <w:lang w:eastAsia="zh-CN"/>
                  </w:rPr>
                  <w:t>IMM01</w:t>
                </w:r>
                <w:r>
                  <w:rPr>
                    <w:rFonts w:hint="eastAsia" w:ascii="SimSun" w:hAnsi="SimSun" w:eastAsia="SimSun" w:cs="SimSun"/>
                    <w:lang w:eastAsia="zh-CN"/>
                  </w:rPr>
                  <w:t>联合</w:t>
                </w:r>
                <w:proofErr w:type="gramStart"/>
                <w:r>
                  <w:rPr>
                    <w:rFonts w:hint="eastAsia" w:ascii="SimSun" w:hAnsi="SimSun" w:eastAsia="SimSun" w:cs="SimSun"/>
                    <w:lang w:eastAsia="zh-CN"/>
                  </w:rPr>
                  <w:t>替雷利珠单</w:t>
                </w:r>
                <w:proofErr w:type="gramEnd"/>
                <w:r>
                  <w:rPr>
                    <w:rFonts w:hint="eastAsia" w:ascii="SimSun" w:hAnsi="SimSun" w:eastAsia="SimSun" w:cs="SimSun"/>
                    <w:lang w:eastAsia="zh-CN"/>
                  </w:rPr>
                  <w:t>抗治疗）与对照组（研究者选择的化疗方案[苯达莫司汀或</w:t>
                </w:r>
                <w:proofErr w:type="gramStart"/>
                <w:r>
                  <w:rPr>
                    <w:rFonts w:hint="eastAsia" w:ascii="SimSun" w:hAnsi="SimSun" w:eastAsia="SimSun" w:cs="SimSun"/>
                    <w:lang w:eastAsia="zh-CN"/>
                  </w:rPr>
                  <w:t>吉西他滨</w:t>
                </w:r>
                <w:proofErr w:type="gramEnd"/>
                <w:r>
                  <w:rPr>
                    <w:rFonts w:hint="eastAsia" w:ascii="SimSun" w:hAnsi="SimSun" w:eastAsia="SimSun" w:cs="SimSun"/>
                    <w:lang w:eastAsia="zh-CN"/>
                  </w:rPr>
                  <w:t>]）</w:t>
                </w:r>
                <w:r>
                  <w:rPr>
                    <w:rFonts w:hint="eastAsia" w:eastAsiaTheme="minorEastAsia"/>
                    <w:lang w:eastAsia="zh-CN"/>
                  </w:rPr>
                  <w:t>CR</w:t>
                </w:r>
                <w:r>
                  <w:rPr>
                    <w:rFonts w:hint="eastAsia"/>
                    <w:lang w:eastAsia="zh-CN"/>
                  </w:rPr>
                  <w:t>R</w:t>
                </w:r>
                <w:r>
                  <w:rPr>
                    <w:rFonts w:hint="eastAsia" w:ascii="SimSun" w:hAnsi="SimSun" w:eastAsia="SimSun" w:cs="SimSun"/>
                    <w:lang w:eastAsia="zh-CN"/>
                  </w:rPr>
                  <w:t>率差。</w:t>
                </w:r>
              </w:p>
            </w:sdtContent>
          </w:sdt>
          <w:p w:rsidR="002330F8" w:rsidRDefault="00394453" w14:paraId="0E955AE6" w14:textId="77777777">
            <w:pPr>
              <w:spacing w:before="14" w:after="144"/>
              <w:rPr>
                <w:lang w:eastAsia="zh-CN"/>
              </w:rPr>
            </w:pPr>
            <w:r>
              <w:rPr>
                <w:rFonts w:hint="eastAsia"/>
                <w:b/>
                <w:bCs/>
                <w:u w:val="single"/>
                <w:lang w:eastAsia="zh-CN"/>
              </w:rPr>
              <w:t>伴</w:t>
            </w:r>
            <w:proofErr w:type="gramStart"/>
            <w:r>
              <w:rPr>
                <w:rFonts w:hint="eastAsia"/>
                <w:b/>
                <w:bCs/>
                <w:u w:val="single"/>
                <w:lang w:eastAsia="zh-CN"/>
              </w:rPr>
              <w:t>发事件</w:t>
            </w:r>
            <w:proofErr w:type="gramEnd"/>
            <w:r>
              <w:rPr>
                <w:b/>
                <w:bCs/>
                <w:u w:val="single"/>
                <w:lang w:eastAsia="zh-CN"/>
              </w:rPr>
              <w:t>:</w:t>
            </w:r>
          </w:p>
          <w:p w:rsidR="002330F8" w:rsidRDefault="00394453" w14:paraId="0E955AE7" w14:textId="77777777">
            <w:pPr>
              <w:spacing w:before="14" w:after="144"/>
              <w:rPr>
                <w:lang w:eastAsia="zh-CN"/>
              </w:rPr>
            </w:pPr>
            <w:r>
              <w:rPr>
                <w:rFonts w:hint="eastAsia"/>
                <w:lang w:eastAsia="zh-CN"/>
              </w:rPr>
              <w:t>与次要研究目的</w:t>
            </w:r>
            <w:r>
              <w:rPr>
                <w:rFonts w:hint="eastAsia"/>
                <w:lang w:eastAsia="zh-CN"/>
              </w:rPr>
              <w:t>1</w:t>
            </w:r>
            <w:r>
              <w:rPr>
                <w:rFonts w:hint="eastAsia"/>
                <w:lang w:eastAsia="zh-CN"/>
              </w:rPr>
              <w:t>的伴</w:t>
            </w:r>
            <w:proofErr w:type="gramStart"/>
            <w:r>
              <w:rPr>
                <w:rFonts w:hint="eastAsia"/>
                <w:lang w:eastAsia="zh-CN"/>
              </w:rPr>
              <w:t>发事件</w:t>
            </w:r>
            <w:proofErr w:type="gramEnd"/>
            <w:r>
              <w:rPr>
                <w:rFonts w:hint="eastAsia"/>
                <w:lang w:eastAsia="zh-CN"/>
              </w:rPr>
              <w:t>定义和处理策略相同。</w:t>
            </w:r>
          </w:p>
        </w:tc>
      </w:tr>
      <w:tr w:rsidR="002330F8" w14:paraId="0E955AEA" w14:textId="77777777">
        <w:tc>
          <w:tcPr>
            <w:tcW w:w="9350" w:type="dxa"/>
            <w:shd w:val="clear" w:color="auto" w:fill="B8CCE4" w:themeFill="accent1" w:themeFillTint="66"/>
          </w:tcPr>
          <w:p w:rsidR="002330F8" w:rsidRDefault="00394453" w14:paraId="0E955AE9" w14:textId="77777777">
            <w:pPr>
              <w:spacing w:before="14" w:after="144"/>
              <w:rPr>
                <w:lang w:eastAsia="zh-CN"/>
              </w:rPr>
            </w:pPr>
            <w:r>
              <w:rPr>
                <w:rFonts w:hint="eastAsia"/>
                <w:b/>
                <w:bCs/>
                <w:lang w:eastAsia="zh-CN"/>
              </w:rPr>
              <w:t>次要研究目的</w:t>
            </w:r>
            <w:r>
              <w:rPr>
                <w:b/>
                <w:bCs/>
                <w:lang w:eastAsia="zh-CN"/>
              </w:rPr>
              <w:t>3</w:t>
            </w:r>
          </w:p>
        </w:tc>
      </w:tr>
      <w:tr w:rsidR="002330F8" w14:paraId="0E955AF4" w14:textId="77777777">
        <w:tc>
          <w:tcPr>
            <w:tcW w:w="9350" w:type="dxa"/>
          </w:tcPr>
          <w:p w:rsidR="002330F8" w:rsidRDefault="00394453" w14:paraId="0E955AED" w14:textId="5CCC9C00">
            <w:pPr>
              <w:spacing w:before="14" w:after="144"/>
              <w:rPr>
                <w:lang w:eastAsia="zh-CN"/>
              </w:rPr>
            </w:pPr>
            <w:r>
              <w:rPr>
                <w:rFonts w:hint="eastAsia"/>
                <w:b/>
                <w:bCs/>
                <w:u w:val="single"/>
                <w:lang w:eastAsia="zh-CN"/>
              </w:rPr>
              <w:t>估计目标定义</w:t>
            </w:r>
            <w:r>
              <w:rPr>
                <w:b/>
                <w:bCs/>
                <w:u w:val="single"/>
                <w:lang w:eastAsia="zh-CN"/>
              </w:rPr>
              <w:t>:</w:t>
            </w:r>
          </w:p>
          <w:sdt>
            <w:sdtPr>
              <w:rPr>
                <w:rFonts w:eastAsia="Times New Roman" w:cs="Times New Roman"/>
                <w:szCs w:val="24"/>
                <w:lang w:eastAsia="zh-CN"/>
              </w:rPr>
              <w:alias w:val="CPT:EstimandDefinition[4]"/>
              <w:tag w:val="EstimandDefinition"/>
              <w:id w:val="-1851170126"/>
              <w:lock w:val="sdtLocked"/>
              <w:placeholder>
                <w:docPart w:val="49E0B271173D45538FDC7E990F141E56"/>
              </w:placeholder>
            </w:sdtPr>
            <w:sdtEndPr>
              <w:rPr>
                <w:rFonts w:cs="Cordia New" w:eastAsiaTheme="minorEastAsia"/>
                <w:szCs w:val="22"/>
              </w:rPr>
            </w:sdtEndPr>
            <w:sdtContent>
              <w:p w:rsidR="002330F8" w:rsidRDefault="00394453" w14:paraId="0E955AEE" w14:textId="77777777">
                <w:pPr>
                  <w:numPr>
                    <w:ilvl w:val="0"/>
                    <w:numId w:val="29"/>
                  </w:numPr>
                  <w:spacing w:line="240" w:lineRule="auto"/>
                  <w:rPr>
                    <w:lang w:eastAsia="zh-CN"/>
                  </w:rPr>
                </w:pPr>
                <w:r>
                  <w:rPr>
                    <w:rFonts w:hint="eastAsia"/>
                    <w:lang w:eastAsia="zh-CN"/>
                  </w:rPr>
                  <w:t>人群：符合方案</w:t>
                </w:r>
                <w:r>
                  <w:rPr>
                    <w:rFonts w:hint="eastAsia"/>
                    <w:lang w:eastAsia="zh-CN"/>
                  </w:rPr>
                  <w:t>4.1</w:t>
                </w:r>
                <w:r>
                  <w:rPr>
                    <w:rFonts w:hint="eastAsia"/>
                    <w:lang w:eastAsia="zh-CN"/>
                  </w:rPr>
                  <w:t>章节中描述的</w:t>
                </w:r>
                <w:proofErr w:type="gramStart"/>
                <w:r>
                  <w:rPr>
                    <w:rFonts w:hint="eastAsia"/>
                    <w:lang w:eastAsia="zh-CN"/>
                  </w:rPr>
                  <w:t>入排标准</w:t>
                </w:r>
                <w:proofErr w:type="gramEnd"/>
                <w:r>
                  <w:rPr>
                    <w:rFonts w:hint="eastAsia"/>
                    <w:lang w:eastAsia="zh-CN"/>
                  </w:rPr>
                  <w:t>的抗</w:t>
                </w:r>
                <w:r>
                  <w:rPr>
                    <w:rFonts w:hint="eastAsia"/>
                    <w:lang w:eastAsia="zh-CN"/>
                  </w:rPr>
                  <w:t>PD-(L)1</w:t>
                </w:r>
                <w:r>
                  <w:rPr>
                    <w:rFonts w:hint="eastAsia"/>
                    <w:lang w:eastAsia="zh-CN"/>
                  </w:rPr>
                  <w:t>单抗难治性</w:t>
                </w:r>
                <w:proofErr w:type="spellStart"/>
                <w:r>
                  <w:rPr>
                    <w:rFonts w:hint="eastAsia"/>
                    <w:lang w:eastAsia="zh-CN"/>
                  </w:rPr>
                  <w:t>cHL</w:t>
                </w:r>
                <w:proofErr w:type="spellEnd"/>
                <w:r>
                  <w:rPr>
                    <w:rFonts w:hint="eastAsia"/>
                    <w:lang w:eastAsia="zh-CN"/>
                  </w:rPr>
                  <w:t>患者，治疗后达到</w:t>
                </w:r>
                <w:r>
                  <w:rPr>
                    <w:rFonts w:hint="eastAsia"/>
                    <w:lang w:eastAsia="zh-CN"/>
                  </w:rPr>
                  <w:t>CR</w:t>
                </w:r>
                <w:r>
                  <w:rPr>
                    <w:rFonts w:hint="eastAsia"/>
                    <w:lang w:eastAsia="zh-CN"/>
                  </w:rPr>
                  <w:t>或</w:t>
                </w:r>
                <w:r>
                  <w:rPr>
                    <w:rFonts w:hint="eastAsia"/>
                    <w:lang w:eastAsia="zh-CN"/>
                  </w:rPr>
                  <w:t>PR</w:t>
                </w:r>
                <w:r>
                  <w:rPr>
                    <w:rFonts w:hint="eastAsia"/>
                    <w:lang w:eastAsia="zh-CN"/>
                  </w:rPr>
                  <w:t>的患者。</w:t>
                </w:r>
              </w:p>
              <w:p w:rsidR="002330F8" w:rsidRDefault="00394453" w14:paraId="0E955AEF" w14:textId="77777777">
                <w:pPr>
                  <w:numPr>
                    <w:ilvl w:val="0"/>
                    <w:numId w:val="29"/>
                  </w:numPr>
                  <w:spacing w:line="240" w:lineRule="auto"/>
                  <w:rPr>
                    <w:lang w:eastAsia="zh-CN"/>
                  </w:rPr>
                </w:pPr>
                <w:r>
                  <w:rPr>
                    <w:rFonts w:hint="eastAsia"/>
                    <w:lang w:eastAsia="zh-CN"/>
                  </w:rPr>
                  <w:t>治疗：注射用</w:t>
                </w:r>
                <w:r>
                  <w:rPr>
                    <w:rFonts w:hint="eastAsia"/>
                    <w:lang w:eastAsia="zh-CN"/>
                  </w:rPr>
                  <w:t>IMM01</w:t>
                </w:r>
                <w:r>
                  <w:rPr>
                    <w:rFonts w:hint="eastAsia"/>
                    <w:lang w:eastAsia="zh-CN"/>
                  </w:rPr>
                  <w:t>联合</w:t>
                </w:r>
                <w:proofErr w:type="gramStart"/>
                <w:r>
                  <w:rPr>
                    <w:rFonts w:hint="eastAsia"/>
                    <w:lang w:eastAsia="zh-CN"/>
                  </w:rPr>
                  <w:t>替雷利珠单</w:t>
                </w:r>
                <w:proofErr w:type="gramEnd"/>
                <w:r>
                  <w:rPr>
                    <w:rFonts w:hint="eastAsia"/>
                    <w:lang w:eastAsia="zh-CN"/>
                  </w:rPr>
                  <w:t>抗治疗，或研究者选择的化疗方案（苯达莫司汀或吉西他滨）。注射用</w:t>
                </w:r>
                <w:r>
                  <w:rPr>
                    <w:rFonts w:hint="eastAsia"/>
                    <w:lang w:eastAsia="zh-CN"/>
                  </w:rPr>
                  <w:t>IMM01</w:t>
                </w:r>
                <w:r>
                  <w:rPr>
                    <w:rFonts w:hint="eastAsia"/>
                    <w:lang w:eastAsia="zh-CN"/>
                  </w:rPr>
                  <w:t>联合</w:t>
                </w:r>
                <w:proofErr w:type="gramStart"/>
                <w:r>
                  <w:rPr>
                    <w:rFonts w:hint="eastAsia"/>
                    <w:lang w:eastAsia="zh-CN"/>
                  </w:rPr>
                  <w:t>替雷利珠单</w:t>
                </w:r>
                <w:proofErr w:type="gramEnd"/>
                <w:r>
                  <w:rPr>
                    <w:rFonts w:hint="eastAsia"/>
                    <w:lang w:eastAsia="zh-CN"/>
                  </w:rPr>
                  <w:t>抗治疗前（注射用</w:t>
                </w:r>
                <w:r>
                  <w:rPr>
                    <w:rFonts w:hint="eastAsia"/>
                    <w:lang w:eastAsia="zh-CN"/>
                  </w:rPr>
                  <w:t>IMM01</w:t>
                </w:r>
                <w:r>
                  <w:rPr>
                    <w:rFonts w:hint="eastAsia"/>
                    <w:lang w:eastAsia="zh-CN"/>
                  </w:rPr>
                  <w:t>给药前）进行预处理</w:t>
                </w:r>
                <w:r>
                  <w:rPr>
                    <w:lang w:eastAsia="zh-CN"/>
                  </w:rPr>
                  <w:t>。更多关于研究治疗的信息，请参考方案</w:t>
                </w:r>
                <w:r>
                  <w:rPr>
                    <w:rFonts w:hint="eastAsia"/>
                    <w:lang w:eastAsia="zh-CN"/>
                  </w:rPr>
                  <w:t>5.4</w:t>
                </w:r>
                <w:r>
                  <w:rPr>
                    <w:rFonts w:hint="eastAsia"/>
                    <w:lang w:eastAsia="zh-CN"/>
                  </w:rPr>
                  <w:t>章节。</w:t>
                </w:r>
              </w:p>
              <w:p w:rsidR="002330F8" w:rsidRDefault="00394453" w14:paraId="0E955AF0" w14:textId="77777777">
                <w:pPr>
                  <w:numPr>
                    <w:ilvl w:val="0"/>
                    <w:numId w:val="29"/>
                  </w:numPr>
                  <w:spacing w:before="14" w:after="144"/>
                  <w:rPr>
                    <w:lang w:eastAsia="zh-CN"/>
                  </w:rPr>
                </w:pPr>
                <w:r>
                  <w:rPr>
                    <w:rFonts w:hint="eastAsia"/>
                    <w:lang w:eastAsia="zh-CN"/>
                  </w:rPr>
                  <w:t>变量：</w:t>
                </w:r>
                <w:proofErr w:type="spellStart"/>
                <w:r>
                  <w:rPr>
                    <w:rFonts w:hint="eastAsia"/>
                    <w:lang w:eastAsia="zh-CN"/>
                  </w:rPr>
                  <w:t>DoR</w:t>
                </w:r>
                <w:proofErr w:type="spellEnd"/>
                <w:r>
                  <w:rPr>
                    <w:rFonts w:hint="eastAsia"/>
                    <w:lang w:eastAsia="zh-CN"/>
                  </w:rPr>
                  <w:t>定义为自肿瘤首次评估为</w:t>
                </w:r>
                <w:r>
                  <w:rPr>
                    <w:rFonts w:hint="eastAsia"/>
                    <w:lang w:eastAsia="zh-CN"/>
                  </w:rPr>
                  <w:t>CR</w:t>
                </w:r>
                <w:r>
                  <w:rPr>
                    <w:rFonts w:hint="eastAsia"/>
                    <w:lang w:eastAsia="zh-CN"/>
                  </w:rPr>
                  <w:t>或</w:t>
                </w:r>
                <w:r>
                  <w:rPr>
                    <w:rFonts w:hint="eastAsia"/>
                    <w:lang w:eastAsia="zh-CN"/>
                  </w:rPr>
                  <w:t>PR</w:t>
                </w:r>
                <w:r>
                  <w:rPr>
                    <w:rFonts w:hint="eastAsia"/>
                    <w:lang w:eastAsia="zh-CN"/>
                  </w:rPr>
                  <w:t>开始</w:t>
                </w:r>
                <w:proofErr w:type="gramStart"/>
                <w:r>
                  <w:rPr>
                    <w:rFonts w:hint="eastAsia"/>
                    <w:lang w:eastAsia="zh-CN"/>
                  </w:rPr>
                  <w:t>至首次</w:t>
                </w:r>
                <w:proofErr w:type="gramEnd"/>
                <w:r>
                  <w:rPr>
                    <w:rFonts w:hint="eastAsia"/>
                    <w:lang w:eastAsia="zh-CN"/>
                  </w:rPr>
                  <w:t>评估为疾病进展（</w:t>
                </w:r>
                <w:r>
                  <w:rPr>
                    <w:rFonts w:hint="eastAsia"/>
                    <w:lang w:eastAsia="zh-CN"/>
                  </w:rPr>
                  <w:t>PD</w:t>
                </w:r>
                <w:r>
                  <w:rPr>
                    <w:rFonts w:hint="eastAsia"/>
                    <w:lang w:eastAsia="zh-CN"/>
                  </w:rPr>
                  <w:t>）或死亡之间的时间。</w:t>
                </w:r>
              </w:p>
              <w:p w:rsidR="002330F8" w:rsidRDefault="00394453" w14:paraId="0E955AF1" w14:textId="77777777">
                <w:pPr>
                  <w:numPr>
                    <w:ilvl w:val="0"/>
                    <w:numId w:val="29"/>
                  </w:numPr>
                  <w:spacing w:before="14" w:after="144"/>
                  <w:rPr>
                    <w:lang w:eastAsia="zh-CN"/>
                  </w:rPr>
                </w:pPr>
                <w:r>
                  <w:rPr>
                    <w:rFonts w:hint="eastAsia"/>
                    <w:lang w:eastAsia="zh-CN"/>
                  </w:rPr>
                  <w:t>群体层面汇总：试验组（注射用</w:t>
                </w:r>
                <w:r>
                  <w:rPr>
                    <w:rFonts w:hint="eastAsia"/>
                    <w:lang w:eastAsia="zh-CN"/>
                  </w:rPr>
                  <w:t>IMM01</w:t>
                </w:r>
                <w:r>
                  <w:rPr>
                    <w:rFonts w:hint="eastAsia"/>
                    <w:lang w:eastAsia="zh-CN"/>
                  </w:rPr>
                  <w:t>联合</w:t>
                </w:r>
                <w:proofErr w:type="gramStart"/>
                <w:r>
                  <w:rPr>
                    <w:rFonts w:hint="eastAsia"/>
                    <w:lang w:eastAsia="zh-CN"/>
                  </w:rPr>
                  <w:t>替雷利珠单</w:t>
                </w:r>
                <w:proofErr w:type="gramEnd"/>
                <w:r>
                  <w:rPr>
                    <w:rFonts w:hint="eastAsia"/>
                    <w:lang w:eastAsia="zh-CN"/>
                  </w:rPr>
                  <w:t>抗治疗）与对照组（研究者选择的化疗方案</w:t>
                </w:r>
                <w:r>
                  <w:rPr>
                    <w:rFonts w:hint="eastAsia"/>
                    <w:lang w:eastAsia="zh-CN"/>
                  </w:rPr>
                  <w:t>[</w:t>
                </w:r>
                <w:r>
                  <w:rPr>
                    <w:rFonts w:hint="eastAsia"/>
                    <w:lang w:eastAsia="zh-CN"/>
                  </w:rPr>
                  <w:t>苯达莫司汀或</w:t>
                </w:r>
                <w:proofErr w:type="gramStart"/>
                <w:r>
                  <w:rPr>
                    <w:rFonts w:hint="eastAsia"/>
                    <w:lang w:eastAsia="zh-CN"/>
                  </w:rPr>
                  <w:t>吉西他滨</w:t>
                </w:r>
                <w:proofErr w:type="gramEnd"/>
                <w:r>
                  <w:rPr>
                    <w:rFonts w:hint="eastAsia"/>
                    <w:lang w:eastAsia="zh-CN"/>
                  </w:rPr>
                  <w:t>]</w:t>
                </w:r>
                <w:r>
                  <w:rPr>
                    <w:rFonts w:hint="eastAsia"/>
                    <w:lang w:eastAsia="zh-CN"/>
                  </w:rPr>
                  <w:t>）</w:t>
                </w:r>
                <w:proofErr w:type="spellStart"/>
                <w:r>
                  <w:rPr>
                    <w:rFonts w:hint="eastAsia"/>
                    <w:lang w:eastAsia="zh-CN"/>
                  </w:rPr>
                  <w:t>DoR</w:t>
                </w:r>
                <w:proofErr w:type="spellEnd"/>
                <w:r>
                  <w:rPr>
                    <w:rFonts w:hint="eastAsia"/>
                    <w:lang w:eastAsia="zh-CN"/>
                  </w:rPr>
                  <w:t>的风险比</w:t>
                </w:r>
                <w:r>
                  <w:rPr>
                    <w:rFonts w:hint="eastAsia" w:ascii="SimSun" w:hAnsi="SimSun" w:eastAsia="SimSun" w:cs="SimSun"/>
                    <w:lang w:eastAsia="zh-CN"/>
                  </w:rPr>
                  <w:t>。</w:t>
                </w:r>
              </w:p>
            </w:sdtContent>
          </w:sdt>
          <w:p w:rsidR="002330F8" w:rsidRDefault="00394453" w14:paraId="0E955AF2" w14:textId="77777777">
            <w:pPr>
              <w:spacing w:before="14" w:after="144"/>
              <w:rPr>
                <w:lang w:eastAsia="zh-CN"/>
              </w:rPr>
            </w:pPr>
            <w:r>
              <w:rPr>
                <w:rFonts w:hint="eastAsia"/>
                <w:b/>
                <w:bCs/>
                <w:u w:val="single"/>
                <w:lang w:eastAsia="zh-CN"/>
              </w:rPr>
              <w:t>伴发事件：</w:t>
            </w:r>
          </w:p>
          <w:p w:rsidR="002330F8" w:rsidRDefault="00394453" w14:paraId="0E955AF3" w14:textId="77777777">
            <w:pPr>
              <w:spacing w:before="14" w:after="144"/>
              <w:rPr>
                <w:lang w:eastAsia="zh-CN"/>
              </w:rPr>
            </w:pPr>
            <w:r>
              <w:rPr>
                <w:rFonts w:hint="eastAsia"/>
                <w:lang w:eastAsia="zh-CN"/>
              </w:rPr>
              <w:t>与主要研究目的的伴</w:t>
            </w:r>
            <w:proofErr w:type="gramStart"/>
            <w:r>
              <w:rPr>
                <w:rFonts w:hint="eastAsia"/>
                <w:lang w:eastAsia="zh-CN"/>
              </w:rPr>
              <w:t>发事件</w:t>
            </w:r>
            <w:proofErr w:type="gramEnd"/>
            <w:r>
              <w:rPr>
                <w:rFonts w:hint="eastAsia"/>
                <w:lang w:eastAsia="zh-CN"/>
              </w:rPr>
              <w:t>定义和处理策略相同。</w:t>
            </w:r>
          </w:p>
        </w:tc>
      </w:tr>
    </w:tbl>
    <w:bookmarkStart w:name="_Toc201319785" w:id="106"/>
    <w:p w:rsidR="002330F8" w:rsidRDefault="0097759B" w14:paraId="0E955AF5" w14:textId="77777777">
      <w:pPr>
        <w:pStyle w:val="Heading2"/>
        <w:rPr>
          <w:rFonts w:hint="eastAsia"/>
        </w:rPr>
      </w:pPr>
      <w:sdt>
        <w:sdtPr>
          <w:rPr>
            <w:rFonts w:asciiTheme="minorEastAsia" w:hAnsiTheme="minorEastAsia" w:eastAsiaTheme="minorEastAsia"/>
            <w:sz w:val="24"/>
            <w:lang w:eastAsia="zh-CN"/>
          </w:rPr>
          <w:alias w:val="Study Design"/>
          <w:tag w:val="StudyDesign"/>
          <w:id w:val="1459994098"/>
          <w:lock w:val="sdtContentLocked"/>
          <w:placeholder>
            <w:docPart w:val="5C9B5A6F6953497FAB4C4051FE50D324"/>
          </w:placeholder>
        </w:sdtPr>
        <w:sdtEndPr>
          <w:rPr>
            <w:rFonts w:asciiTheme="majorEastAsia" w:hAnsiTheme="majorEastAsia" w:eastAsiaTheme="majorEastAsia"/>
            <w:lang w:eastAsia="ja-JP"/>
          </w:rPr>
        </w:sdtEndPr>
        <w:sdtContent>
          <w:bookmarkEnd w:id="96"/>
          <w:bookmarkEnd w:id="95"/>
          <w:bookmarkEnd w:id="94"/>
          <w:bookmarkEnd w:id="93"/>
          <w:bookmarkEnd w:id="92"/>
          <w:bookmarkEnd w:id="91"/>
          <w:bookmarkEnd w:id="90"/>
          <w:bookmarkEnd w:id="89"/>
          <w:r w:rsidR="00394453">
            <w:rPr>
              <w:rFonts w:hint="eastAsia" w:asciiTheme="minorEastAsia" w:hAnsiTheme="minorEastAsia" w:eastAsiaTheme="minorEastAsia"/>
              <w:lang w:eastAsia="zh-CN"/>
            </w:rPr>
            <w:t>研究</w:t>
          </w:r>
          <w:r w:rsidR="00394453">
            <w:rPr>
              <w:rFonts w:hint="eastAsia" w:cs="Microsoft YaHei" w:asciiTheme="majorEastAsia" w:hAnsiTheme="majorEastAsia"/>
              <w:lang w:eastAsia="zh-CN"/>
            </w:rPr>
            <w:t>设计</w:t>
          </w:r>
        </w:sdtContent>
      </w:sdt>
      <w:bookmarkEnd w:id="97"/>
      <w:bookmarkEnd w:id="106"/>
    </w:p>
    <w:sdt>
      <w:sdtPr>
        <w:rPr>
          <w:rStyle w:val="CPTVariable"/>
        </w:rPr>
        <w:alias w:val="CPT:StudyDesign"/>
        <w:tag w:val="StudyDesign"/>
        <w:id w:val="1532232798"/>
        <w:lock w:val="sdtLocked"/>
        <w:placeholder>
          <w:docPart w:val="AF09FCFD862144A989E2C052D9931F3F"/>
        </w:placeholder>
      </w:sdtPr>
      <w:sdtEndPr>
        <w:rPr>
          <w:rStyle w:val="CPTVariable"/>
          <w:lang w:eastAsia="zh-CN"/>
        </w:rPr>
      </w:sdtEndPr>
      <w:sdtContent>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17"/>
            <w:gridCol w:w="7934"/>
          </w:tblGrid>
          <w:tr w:rsidR="002330F8" w14:paraId="0E955AF7" w14:textId="77777777">
            <w:trPr>
              <w:tblHeader/>
            </w:trPr>
            <w:tc>
              <w:tcPr>
                <w:tcW w:w="9351" w:type="dxa"/>
                <w:gridSpan w:val="2"/>
                <w:shd w:val="clear" w:color="auto" w:fill="B8CCE4" w:themeFill="accent1" w:themeFillTint="66"/>
              </w:tcPr>
              <w:p w:rsidR="002330F8" w:rsidRDefault="00394453" w14:paraId="0E955AF6" w14:textId="77777777">
                <w:pPr>
                  <w:autoSpaceDE w:val="0"/>
                  <w:autoSpaceDN w:val="0"/>
                  <w:adjustRightInd w:val="0"/>
                  <w:jc w:val="both"/>
                  <w:rPr>
                    <w:rStyle w:val="CPTVariable"/>
                    <w:b/>
                    <w:bCs/>
                    <w:lang w:eastAsia="zh-CN"/>
                  </w:rPr>
                </w:pPr>
                <w:r>
                  <w:rPr>
                    <w:rStyle w:val="CPTVariable"/>
                    <w:rFonts w:hint="eastAsia"/>
                    <w:b/>
                    <w:bCs/>
                    <w:lang w:eastAsia="zh-CN"/>
                  </w:rPr>
                  <w:t>研究设计概述以及关键特征</w:t>
                </w:r>
              </w:p>
            </w:tc>
          </w:tr>
          <w:tr w:rsidR="002330F8" w14:paraId="0E955B06" w14:textId="77777777">
            <w:trPr>
              <w:trHeight w:val="4302"/>
            </w:trPr>
            <w:tc>
              <w:tcPr>
                <w:tcW w:w="9351" w:type="dxa"/>
                <w:gridSpan w:val="2"/>
                <w:vAlign w:val="center"/>
              </w:tcPr>
              <w:p w:rsidR="002330F8" w:rsidRDefault="00394453" w14:paraId="0E955AF8" w14:textId="77777777">
                <w:pPr>
                  <w:snapToGrid w:val="0"/>
                  <w:spacing w:before="14" w:after="144" w:line="300" w:lineRule="atLeast"/>
                  <w:rPr>
                    <w:rFonts w:hint="eastAsia" w:asciiTheme="minorEastAsia" w:hAnsiTheme="minorEastAsia"/>
                    <w:lang w:eastAsia="zh-CN"/>
                  </w:rPr>
                </w:pPr>
                <w:r>
                  <w:rPr>
                    <w:rFonts w:hint="eastAsia" w:asciiTheme="minorEastAsia" w:hAnsiTheme="minorEastAsia"/>
                    <w:lang w:eastAsia="zh-CN"/>
                  </w:rPr>
                  <w:t>本研究是一项随机、开放、阳性药对照的 III 期临床研究，主要目的是为了对比注射用IMM01联合</w:t>
                </w:r>
                <w:proofErr w:type="gramStart"/>
                <w:r>
                  <w:rPr>
                    <w:rFonts w:hint="eastAsia" w:asciiTheme="minorEastAsia" w:hAnsiTheme="minorEastAsia"/>
                    <w:lang w:eastAsia="zh-CN"/>
                  </w:rPr>
                  <w:t>替雷利珠单抗和</w:t>
                </w:r>
                <w:proofErr w:type="gramEnd"/>
                <w:r>
                  <w:rPr>
                    <w:rFonts w:hint="eastAsia" w:asciiTheme="minorEastAsia" w:hAnsiTheme="minorEastAsia"/>
                    <w:lang w:eastAsia="zh-CN"/>
                  </w:rPr>
                  <w:t xml:space="preserve">研究者选择化疗治疗 PD-(L)1 单抗难治性 </w:t>
                </w:r>
                <w:proofErr w:type="spellStart"/>
                <w:r>
                  <w:rPr>
                    <w:rFonts w:hint="eastAsia" w:asciiTheme="minorEastAsia" w:hAnsiTheme="minorEastAsia"/>
                    <w:lang w:eastAsia="zh-CN"/>
                  </w:rPr>
                  <w:t>cHL</w:t>
                </w:r>
                <w:proofErr w:type="spellEnd"/>
                <w:r>
                  <w:rPr>
                    <w:rFonts w:hint="eastAsia" w:asciiTheme="minorEastAsia" w:hAnsiTheme="minorEastAsia"/>
                    <w:lang w:eastAsia="zh-CN"/>
                  </w:rPr>
                  <w:t xml:space="preserve"> 患者的有效性。</w:t>
                </w:r>
              </w:p>
              <w:p w:rsidR="002330F8" w:rsidRDefault="00394453" w14:paraId="0E955AF9" w14:textId="77777777">
                <w:pPr>
                  <w:snapToGrid w:val="0"/>
                  <w:spacing w:before="14" w:after="144" w:line="300" w:lineRule="atLeast"/>
                  <w:rPr>
                    <w:rFonts w:hint="eastAsia" w:asciiTheme="minorEastAsia" w:hAnsiTheme="minorEastAsia"/>
                    <w:lang w:eastAsia="zh-CN"/>
                  </w:rPr>
                </w:pPr>
                <w:r>
                  <w:rPr>
                    <w:rFonts w:hint="eastAsia" w:asciiTheme="minorEastAsia" w:hAnsiTheme="minorEastAsia"/>
                    <w:lang w:eastAsia="zh-CN"/>
                  </w:rPr>
                  <w:t>计划入组约</w:t>
                </w:r>
                <w:r>
                  <w:rPr>
                    <w:rFonts w:asciiTheme="minorEastAsia" w:hAnsiTheme="minorEastAsia"/>
                    <w:lang w:eastAsia="zh-CN"/>
                  </w:rPr>
                  <w:t>202</w:t>
                </w:r>
                <w:r>
                  <w:rPr>
                    <w:rFonts w:hint="eastAsia" w:asciiTheme="minorEastAsia" w:hAnsiTheme="minorEastAsia"/>
                    <w:lang w:eastAsia="zh-CN"/>
                  </w:rPr>
                  <w:t>例中国受试者。将按</w:t>
                </w:r>
                <w:r>
                  <w:rPr>
                    <w:rFonts w:asciiTheme="minorEastAsia" w:hAnsiTheme="minorEastAsia"/>
                    <w:lang w:eastAsia="zh-CN"/>
                  </w:rPr>
                  <w:t>1:1</w:t>
                </w:r>
                <w:r>
                  <w:rPr>
                    <w:rFonts w:hint="eastAsia" w:asciiTheme="minorEastAsia" w:hAnsiTheme="minorEastAsia"/>
                    <w:lang w:eastAsia="zh-CN"/>
                  </w:rPr>
                  <w:t>的比例随机分配到</w:t>
                </w:r>
                <w:r>
                  <w:rPr>
                    <w:rFonts w:asciiTheme="minorEastAsia" w:hAnsiTheme="minorEastAsia"/>
                    <w:lang w:eastAsia="zh-CN"/>
                  </w:rPr>
                  <w:t>2</w:t>
                </w:r>
                <w:r>
                  <w:rPr>
                    <w:rFonts w:hint="eastAsia" w:asciiTheme="minorEastAsia" w:hAnsiTheme="minorEastAsia"/>
                    <w:lang w:eastAsia="zh-CN"/>
                  </w:rPr>
                  <w:t>个治疗组（</w:t>
                </w:r>
                <w:r>
                  <w:rPr>
                    <w:rFonts w:asciiTheme="minorEastAsia" w:hAnsiTheme="minorEastAsia"/>
                    <w:lang w:eastAsia="zh-CN"/>
                  </w:rPr>
                  <w:t>IMM01</w:t>
                </w:r>
                <w:r>
                  <w:rPr>
                    <w:rFonts w:hint="eastAsia" w:asciiTheme="minorEastAsia" w:hAnsiTheme="minorEastAsia"/>
                    <w:lang w:eastAsia="zh-CN"/>
                  </w:rPr>
                  <w:t>联合</w:t>
                </w:r>
                <w:proofErr w:type="gramStart"/>
                <w:r>
                  <w:rPr>
                    <w:rFonts w:hint="eastAsia" w:asciiTheme="minorEastAsia" w:hAnsiTheme="minorEastAsia"/>
                    <w:lang w:eastAsia="zh-CN"/>
                  </w:rPr>
                  <w:t>替雷利珠单</w:t>
                </w:r>
                <w:proofErr w:type="gramEnd"/>
                <w:r>
                  <w:rPr>
                    <w:rFonts w:hint="eastAsia" w:asciiTheme="minorEastAsia" w:hAnsiTheme="minorEastAsia"/>
                    <w:lang w:eastAsia="zh-CN"/>
                  </w:rPr>
                  <w:t>抗试验组</w:t>
                </w:r>
                <w:r>
                  <w:rPr>
                    <w:rFonts w:asciiTheme="minorEastAsia" w:hAnsiTheme="minorEastAsia"/>
                    <w:lang w:eastAsia="zh-CN"/>
                  </w:rPr>
                  <w:t>101</w:t>
                </w:r>
                <w:r>
                  <w:rPr>
                    <w:rFonts w:hint="eastAsia" w:asciiTheme="minorEastAsia" w:hAnsiTheme="minorEastAsia"/>
                    <w:lang w:eastAsia="zh-CN"/>
                  </w:rPr>
                  <w:t>例，化疗对照组</w:t>
                </w:r>
                <w:r>
                  <w:rPr>
                    <w:rFonts w:asciiTheme="minorEastAsia" w:hAnsiTheme="minorEastAsia"/>
                    <w:lang w:eastAsia="zh-CN"/>
                  </w:rPr>
                  <w:t>101</w:t>
                </w:r>
                <w:r>
                  <w:rPr>
                    <w:rFonts w:hint="eastAsia" w:asciiTheme="minorEastAsia" w:hAnsiTheme="minorEastAsia"/>
                    <w:lang w:eastAsia="zh-CN"/>
                  </w:rPr>
                  <w:t>例）。随机分层因素为：既往是否接受自体干细胞移植</w:t>
                </w:r>
                <w:r>
                  <w:rPr>
                    <w:rFonts w:asciiTheme="minorEastAsia" w:hAnsiTheme="minorEastAsia"/>
                    <w:lang w:eastAsia="zh-CN"/>
                  </w:rPr>
                  <w:t xml:space="preserve"> </w:t>
                </w:r>
                <w:r>
                  <w:rPr>
                    <w:rFonts w:hint="eastAsia" w:asciiTheme="minorEastAsia" w:hAnsiTheme="minorEastAsia"/>
                    <w:lang w:eastAsia="zh-CN"/>
                  </w:rPr>
                  <w:t>（是或否），和E</w:t>
                </w:r>
                <w:r>
                  <w:rPr>
                    <w:rFonts w:asciiTheme="minorEastAsia" w:hAnsiTheme="minorEastAsia"/>
                    <w:lang w:eastAsia="zh-CN"/>
                  </w:rPr>
                  <w:t>COG</w:t>
                </w:r>
                <w:r>
                  <w:rPr>
                    <w:rFonts w:hint="eastAsia" w:asciiTheme="minorEastAsia" w:hAnsiTheme="minorEastAsia"/>
                    <w:lang w:eastAsia="zh-CN"/>
                  </w:rPr>
                  <w:t>评分（</w:t>
                </w:r>
                <w:r>
                  <w:rPr>
                    <w:rFonts w:asciiTheme="minorEastAsia" w:hAnsiTheme="minorEastAsia"/>
                    <w:lang w:eastAsia="zh-CN"/>
                  </w:rPr>
                  <w:t xml:space="preserve"> 0</w:t>
                </w:r>
                <w:r>
                  <w:rPr>
                    <w:rFonts w:hint="eastAsia" w:asciiTheme="minorEastAsia" w:hAnsiTheme="minorEastAsia"/>
                    <w:lang w:eastAsia="zh-CN"/>
                  </w:rPr>
                  <w:t>/</w:t>
                </w:r>
                <w:r>
                  <w:rPr>
                    <w:rFonts w:asciiTheme="minorEastAsia" w:hAnsiTheme="minorEastAsia"/>
                    <w:lang w:eastAsia="zh-CN"/>
                  </w:rPr>
                  <w:t>1</w:t>
                </w:r>
                <w:r>
                  <w:rPr>
                    <w:rFonts w:hint="eastAsia" w:asciiTheme="minorEastAsia" w:hAnsiTheme="minorEastAsia"/>
                    <w:lang w:eastAsia="zh-CN"/>
                  </w:rPr>
                  <w:t>或2）</w:t>
                </w:r>
                <w:r>
                  <w:rPr>
                    <w:rFonts w:asciiTheme="minorEastAsia" w:hAnsiTheme="minorEastAsia"/>
                    <w:lang w:eastAsia="zh-CN"/>
                  </w:rPr>
                  <w:t xml:space="preserve"> </w:t>
                </w:r>
                <w:r>
                  <w:rPr>
                    <w:rFonts w:hint="eastAsia" w:asciiTheme="minorEastAsia" w:hAnsiTheme="minorEastAsia"/>
                    <w:lang w:eastAsia="zh-CN"/>
                  </w:rPr>
                  <w:t>使用分层区组随机方法。</w:t>
                </w:r>
              </w:p>
              <w:p w:rsidR="002330F8" w:rsidRDefault="00394453" w14:paraId="0E955AFA" w14:textId="77777777">
                <w:pPr>
                  <w:snapToGrid w:val="0"/>
                  <w:spacing w:before="14" w:after="144" w:line="300" w:lineRule="atLeast"/>
                  <w:rPr>
                    <w:rFonts w:hint="eastAsia" w:asciiTheme="minorEastAsia" w:hAnsiTheme="minorEastAsia"/>
                    <w:lang w:eastAsia="zh-CN"/>
                  </w:rPr>
                </w:pPr>
                <w:r>
                  <w:rPr>
                    <w:rFonts w:hint="eastAsia" w:asciiTheme="minorEastAsia" w:hAnsiTheme="minorEastAsia"/>
                    <w:lang w:eastAsia="zh-CN"/>
                  </w:rPr>
                  <w:t>研究包括筛选期、治疗期、治疗结束随访期。</w:t>
                </w:r>
              </w:p>
              <w:p w:rsidR="002330F8" w:rsidRDefault="00394453" w14:paraId="0E955AFB" w14:textId="77777777">
                <w:pPr>
                  <w:pStyle w:val="ListParagraph"/>
                  <w:numPr>
                    <w:ilvl w:val="0"/>
                    <w:numId w:val="30"/>
                  </w:numPr>
                  <w:spacing w:before="0"/>
                  <w:jc w:val="both"/>
                  <w:rPr>
                    <w:lang w:eastAsia="zh-CN"/>
                  </w:rPr>
                </w:pPr>
                <w:r>
                  <w:rPr>
                    <w:rFonts w:hint="eastAsia" w:ascii="SimSun" w:hAnsi="SimSun" w:eastAsia="SimSun" w:cs="SimSun"/>
                    <w:lang w:eastAsia="zh-CN"/>
                  </w:rPr>
                  <w:t>筛选期：不超过</w:t>
                </w:r>
                <w:r>
                  <w:rPr>
                    <w:lang w:eastAsia="zh-CN"/>
                  </w:rPr>
                  <w:t>28</w:t>
                </w:r>
                <w:r>
                  <w:rPr>
                    <w:rFonts w:hint="eastAsia" w:ascii="SimSun" w:hAnsi="SimSun" w:eastAsia="SimSun" w:cs="SimSun"/>
                    <w:lang w:eastAsia="zh-CN"/>
                  </w:rPr>
                  <w:t>天，受试者签署</w:t>
                </w:r>
                <w:r>
                  <w:rPr>
                    <w:lang w:eastAsia="zh-CN"/>
                  </w:rPr>
                  <w:t>ICF</w:t>
                </w:r>
                <w:r>
                  <w:rPr>
                    <w:rFonts w:hint="eastAsia" w:ascii="SimSun" w:hAnsi="SimSun" w:eastAsia="SimSun" w:cs="SimSun"/>
                    <w:lang w:eastAsia="zh-CN"/>
                  </w:rPr>
                  <w:t>后进入筛选期，筛选合格的受试者将接受注射用</w:t>
                </w:r>
                <w:r>
                  <w:rPr>
                    <w:lang w:eastAsia="zh-CN"/>
                  </w:rPr>
                  <w:t>IMM01</w:t>
                </w:r>
                <w:r>
                  <w:rPr>
                    <w:rFonts w:hint="eastAsia" w:ascii="SimSun" w:hAnsi="SimSun" w:eastAsia="SimSun" w:cs="SimSun"/>
                    <w:lang w:eastAsia="zh-CN"/>
                  </w:rPr>
                  <w:t>联合</w:t>
                </w:r>
                <w:proofErr w:type="gramStart"/>
                <w:r>
                  <w:rPr>
                    <w:rFonts w:hint="eastAsia" w:ascii="SimSun" w:hAnsi="SimSun" w:eastAsia="SimSun" w:cs="SimSun"/>
                    <w:lang w:eastAsia="zh-CN"/>
                  </w:rPr>
                  <w:t>替雷利珠单</w:t>
                </w:r>
                <w:proofErr w:type="gramEnd"/>
                <w:r>
                  <w:rPr>
                    <w:rFonts w:hint="eastAsia" w:ascii="SimSun" w:hAnsi="SimSun" w:eastAsia="SimSun" w:cs="SimSun"/>
                    <w:lang w:eastAsia="zh-CN"/>
                  </w:rPr>
                  <w:t>抗或研究者选择的化疗方案（苯达莫司汀或吉西他滨）的治疗。</w:t>
                </w:r>
              </w:p>
              <w:p w:rsidR="002330F8" w:rsidRDefault="00394453" w14:paraId="0E955AFC" w14:textId="4E3A5775">
                <w:pPr>
                  <w:pStyle w:val="ListParagraph"/>
                  <w:numPr>
                    <w:ilvl w:val="0"/>
                    <w:numId w:val="30"/>
                  </w:numPr>
                  <w:spacing w:before="0"/>
                  <w:jc w:val="both"/>
                  <w:rPr>
                    <w:lang w:eastAsia="zh-CN"/>
                  </w:rPr>
                </w:pPr>
                <w:r>
                  <w:rPr>
                    <w:rFonts w:hint="eastAsia" w:ascii="SimSun" w:hAnsi="SimSun" w:eastAsia="SimSun" w:cs="SimSun"/>
                    <w:lang w:eastAsia="zh-CN"/>
                  </w:rPr>
                  <w:t>治疗期：受试者均按照方案规定的给药剂量和频率接受试验药物治疗，持续给药直至疾病进展（不包含怀疑疾病进展）、发生无法耐受的不良事件、经研究者评估认为有必要永久停药、（以最早发生者为准）。对所有受试者将进行定期肿瘤</w:t>
                </w:r>
                <w:r w:rsidR="004E48B6">
                  <w:rPr>
                    <w:rFonts w:hint="eastAsia" w:ascii="SimSun" w:hAnsi="SimSun" w:eastAsia="SimSun" w:cs="SimSun"/>
                    <w:lang w:eastAsia="zh-CN"/>
                  </w:rPr>
                  <w:t>疗效</w:t>
                </w:r>
                <w:r>
                  <w:rPr>
                    <w:rFonts w:hint="eastAsia" w:ascii="SimSun" w:hAnsi="SimSun" w:eastAsia="SimSun" w:cs="SimSun"/>
                    <w:lang w:eastAsia="zh-CN"/>
                  </w:rPr>
                  <w:t>评估，由</w:t>
                </w:r>
                <w:r>
                  <w:rPr>
                    <w:rFonts w:hint="eastAsia"/>
                    <w:lang w:eastAsia="zh-CN"/>
                  </w:rPr>
                  <w:t>IRC</w:t>
                </w:r>
                <w:r>
                  <w:rPr>
                    <w:rFonts w:hint="eastAsia" w:ascii="SimSun" w:hAnsi="SimSun" w:eastAsia="SimSun" w:cs="SimSun"/>
                    <w:lang w:eastAsia="zh-CN"/>
                  </w:rPr>
                  <w:t>根据</w:t>
                </w:r>
                <w:r>
                  <w:rPr>
                    <w:rFonts w:hint="eastAsia"/>
                    <w:lang w:eastAsia="zh-CN"/>
                  </w:rPr>
                  <w:t>Lugano 2014</w:t>
                </w:r>
                <w:r>
                  <w:rPr>
                    <w:rFonts w:hint="eastAsia" w:ascii="SimSun" w:hAnsi="SimSun" w:eastAsia="SimSun" w:cs="SimSun"/>
                    <w:lang w:eastAsia="zh-CN"/>
                  </w:rPr>
                  <w:t>淋巴瘤疗效评价标准评价的</w:t>
                </w:r>
                <w:r>
                  <w:rPr>
                    <w:rFonts w:hint="eastAsia"/>
                    <w:lang w:eastAsia="zh-CN"/>
                  </w:rPr>
                  <w:t>PFS</w:t>
                </w:r>
                <w:r>
                  <w:rPr>
                    <w:rFonts w:hint="eastAsia" w:ascii="SimSun" w:hAnsi="SimSun" w:eastAsia="SimSun" w:cs="SimSun"/>
                    <w:lang w:eastAsia="zh-CN"/>
                  </w:rPr>
                  <w:t>作为主要终点。首次给药后每</w:t>
                </w:r>
                <w:r>
                  <w:rPr>
                    <w:rFonts w:hint="eastAsia"/>
                    <w:lang w:eastAsia="zh-CN"/>
                  </w:rPr>
                  <w:t>12</w:t>
                </w:r>
                <w:r>
                  <w:rPr>
                    <w:rFonts w:hint="eastAsia" w:ascii="SimSun" w:hAnsi="SimSun" w:eastAsia="SimSun" w:cs="SimSun"/>
                    <w:lang w:eastAsia="zh-CN"/>
                  </w:rPr>
                  <w:t>周（</w:t>
                </w:r>
                <w:r>
                  <w:rPr>
                    <w:lang w:eastAsia="zh-CN"/>
                  </w:rPr>
                  <w:t>±</w:t>
                </w:r>
                <w:r>
                  <w:rPr>
                    <w:rFonts w:hint="eastAsia"/>
                    <w:lang w:eastAsia="zh-CN"/>
                  </w:rPr>
                  <w:t xml:space="preserve"> 7</w:t>
                </w:r>
                <w:r>
                  <w:rPr>
                    <w:rFonts w:hint="eastAsia" w:ascii="SimSun" w:hAnsi="SimSun" w:eastAsia="SimSun" w:cs="SimSun"/>
                    <w:lang w:eastAsia="zh-CN"/>
                  </w:rPr>
                  <w:t>天）进行一次</w:t>
                </w:r>
                <w:r>
                  <w:rPr>
                    <w:rFonts w:hint="eastAsia"/>
                    <w:lang w:eastAsia="zh-CN"/>
                  </w:rPr>
                  <w:t>CT</w:t>
                </w:r>
                <w:r>
                  <w:rPr>
                    <w:rFonts w:hint="eastAsia" w:ascii="SimSun" w:hAnsi="SimSun" w:eastAsia="SimSun" w:cs="SimSun"/>
                    <w:lang w:eastAsia="zh-CN"/>
                  </w:rPr>
                  <w:t>和</w:t>
                </w:r>
                <w:proofErr w:type="gramStart"/>
                <w:r>
                  <w:rPr>
                    <w:rFonts w:hint="eastAsia" w:ascii="SimSun" w:hAnsi="SimSun" w:eastAsia="SimSun" w:cs="SimSun"/>
                    <w:lang w:eastAsia="zh-CN"/>
                  </w:rPr>
                  <w:t>或</w:t>
                </w:r>
                <w:proofErr w:type="gramEnd"/>
                <w:r>
                  <w:rPr>
                    <w:rFonts w:hint="eastAsia"/>
                    <w:lang w:eastAsia="zh-CN"/>
                  </w:rPr>
                  <w:t>MRI</w:t>
                </w:r>
                <w:r>
                  <w:rPr>
                    <w:rFonts w:hint="eastAsia" w:ascii="SimSun" w:hAnsi="SimSun" w:eastAsia="SimSun" w:cs="SimSun"/>
                    <w:lang w:eastAsia="zh-CN"/>
                  </w:rPr>
                  <w:t>检查。首次给药后第</w:t>
                </w:r>
                <w:r>
                  <w:rPr>
                    <w:rFonts w:hint="eastAsia"/>
                    <w:lang w:eastAsia="zh-CN"/>
                  </w:rPr>
                  <w:t>12</w:t>
                </w:r>
                <w:r>
                  <w:rPr>
                    <w:rFonts w:hint="eastAsia" w:ascii="SimSun" w:hAnsi="SimSun" w:eastAsia="SimSun" w:cs="SimSun"/>
                    <w:lang w:eastAsia="zh-CN"/>
                  </w:rPr>
                  <w:t>周（</w:t>
                </w:r>
                <w:r>
                  <w:rPr>
                    <w:lang w:eastAsia="zh-CN"/>
                  </w:rPr>
                  <w:t>±</w:t>
                </w:r>
                <w:r>
                  <w:rPr>
                    <w:rFonts w:hint="eastAsia"/>
                    <w:lang w:eastAsia="zh-CN"/>
                  </w:rPr>
                  <w:t>7</w:t>
                </w:r>
                <w:r>
                  <w:rPr>
                    <w:rFonts w:hint="eastAsia" w:ascii="SimSun" w:hAnsi="SimSun" w:eastAsia="SimSun" w:cs="SimSun"/>
                    <w:lang w:eastAsia="zh-CN"/>
                  </w:rPr>
                  <w:t>天）和第</w:t>
                </w:r>
                <w:r>
                  <w:rPr>
                    <w:rFonts w:hint="eastAsia"/>
                    <w:lang w:eastAsia="zh-CN"/>
                  </w:rPr>
                  <w:t>24</w:t>
                </w:r>
                <w:r>
                  <w:rPr>
                    <w:rFonts w:hint="eastAsia" w:ascii="SimSun" w:hAnsi="SimSun" w:eastAsia="SimSun" w:cs="SimSun"/>
                    <w:lang w:eastAsia="zh-CN"/>
                  </w:rPr>
                  <w:t>周（</w:t>
                </w:r>
                <w:r>
                  <w:rPr>
                    <w:lang w:eastAsia="zh-CN"/>
                  </w:rPr>
                  <w:t>±</w:t>
                </w:r>
                <w:r>
                  <w:rPr>
                    <w:rFonts w:hint="eastAsia"/>
                    <w:lang w:eastAsia="zh-CN"/>
                  </w:rPr>
                  <w:t>7</w:t>
                </w:r>
                <w:r>
                  <w:rPr>
                    <w:rFonts w:hint="eastAsia" w:ascii="SimSun" w:hAnsi="SimSun" w:eastAsia="SimSun" w:cs="SimSun"/>
                    <w:lang w:eastAsia="zh-CN"/>
                  </w:rPr>
                  <w:t>天）进行</w:t>
                </w:r>
                <w:r>
                  <w:rPr>
                    <w:rFonts w:hint="eastAsia"/>
                    <w:lang w:eastAsia="zh-CN"/>
                  </w:rPr>
                  <w:t>PET-CT</w:t>
                </w:r>
                <w:r>
                  <w:rPr>
                    <w:rFonts w:hint="eastAsia" w:ascii="SimSun" w:hAnsi="SimSun" w:eastAsia="SimSun" w:cs="SimSun"/>
                    <w:lang w:eastAsia="zh-CN"/>
                  </w:rPr>
                  <w:t>检查。对于</w:t>
                </w:r>
                <w:r w:rsidR="009037E3">
                  <w:rPr>
                    <w:rFonts w:hint="eastAsia"/>
                    <w:color w:val="000000" w:themeColor="text1"/>
                    <w:szCs w:val="21"/>
                    <w:u w:color="000000"/>
                    <w:lang w:val="zh-CN" w:eastAsia="zh-CN"/>
                  </w:rPr>
                  <w:t>怀疑疾病进展</w:t>
                </w:r>
                <w:r>
                  <w:rPr>
                    <w:rFonts w:hint="eastAsia" w:ascii="SimSun" w:hAnsi="SimSun" w:eastAsia="SimSun" w:cs="SimSun"/>
                    <w:lang w:eastAsia="zh-CN"/>
                  </w:rPr>
                  <w:t>的受试者，应在计划评估提示疾病进展后</w:t>
                </w:r>
                <w:r>
                  <w:rPr>
                    <w:rFonts w:hint="eastAsia"/>
                    <w:lang w:eastAsia="zh-CN"/>
                  </w:rPr>
                  <w:t>4-6</w:t>
                </w:r>
                <w:r>
                  <w:rPr>
                    <w:rFonts w:hint="eastAsia" w:ascii="SimSun" w:hAnsi="SimSun" w:eastAsia="SimSun" w:cs="SimSun"/>
                    <w:lang w:eastAsia="zh-CN"/>
                  </w:rPr>
                  <w:t>周进行</w:t>
                </w:r>
                <w:r w:rsidR="00DD18DA">
                  <w:rPr>
                    <w:rFonts w:hint="eastAsia"/>
                    <w:color w:val="000000" w:themeColor="text1"/>
                    <w:szCs w:val="21"/>
                    <w:u w:color="000000"/>
                    <w:lang w:val="zh-CN" w:eastAsia="zh-CN"/>
                  </w:rPr>
                  <w:t>影像学检查确认</w:t>
                </w:r>
                <w:r>
                  <w:rPr>
                    <w:rFonts w:hint="eastAsia" w:ascii="SimSun" w:hAnsi="SimSun" w:eastAsia="SimSun" w:cs="SimSun"/>
                    <w:lang w:eastAsia="zh-CN"/>
                  </w:rPr>
                  <w:t>。如果受试者因疾病进展（不包含怀疑疾病进展）或研究者判断不再有临床获益之外的其他原因终止治疗，则建议在接受其它系统性抗肿瘤治疗或退出研究前持续进行肿瘤评估。受试者因任何原因终止研究治疗，均应尽可能在终止治疗后</w:t>
                </w:r>
                <w:r>
                  <w:rPr>
                    <w:rFonts w:hint="eastAsia"/>
                    <w:lang w:eastAsia="zh-CN"/>
                  </w:rPr>
                  <w:t>7</w:t>
                </w:r>
                <w:r>
                  <w:rPr>
                    <w:rFonts w:hint="eastAsia" w:ascii="SimSun" w:hAnsi="SimSun" w:eastAsia="SimSun" w:cs="SimSun"/>
                    <w:lang w:eastAsia="zh-CN"/>
                  </w:rPr>
                  <w:t>天内（新的抗肿瘤治疗开始前）完成研究治疗终止访视。</w:t>
                </w:r>
              </w:p>
              <w:p w:rsidR="002330F8" w:rsidRDefault="00394453" w14:paraId="0E955AFD" w14:textId="77777777">
                <w:pPr>
                  <w:widowControl w:val="0"/>
                  <w:numPr>
                    <w:ilvl w:val="0"/>
                    <w:numId w:val="31"/>
                  </w:numPr>
                  <w:adjustRightInd w:val="0"/>
                  <w:snapToGrid w:val="0"/>
                  <w:rPr>
                    <w:color w:val="000000" w:themeColor="text1"/>
                    <w:szCs w:val="21"/>
                    <w:u w:color="000000"/>
                    <w:lang w:val="zh-CN"/>
                  </w:rPr>
                </w:pPr>
                <w:r>
                  <w:rPr>
                    <w:color w:val="000000" w:themeColor="text1"/>
                    <w:szCs w:val="21"/>
                    <w:u w:color="000000"/>
                    <w:lang w:val="zh-CN" w:eastAsia="zh-CN"/>
                  </w:rPr>
                  <w:t>A</w:t>
                </w:r>
                <w:r>
                  <w:rPr>
                    <w:color w:val="000000" w:themeColor="text1"/>
                    <w:szCs w:val="21"/>
                    <w:u w:color="000000"/>
                    <w:lang w:val="zh-CN" w:eastAsia="zh-CN"/>
                  </w:rPr>
                  <w:t>组</w:t>
                </w:r>
                <w:r>
                  <w:rPr>
                    <w:rFonts w:hint="eastAsia"/>
                    <w:color w:val="000000" w:themeColor="text1"/>
                    <w:szCs w:val="21"/>
                    <w:u w:color="000000"/>
                    <w:lang w:val="zh-CN" w:eastAsia="zh-CN"/>
                  </w:rPr>
                  <w:t>（</w:t>
                </w:r>
                <w:r>
                  <w:rPr>
                    <w:rFonts w:hint="eastAsia"/>
                    <w:color w:val="000000" w:themeColor="text1"/>
                    <w:szCs w:val="21"/>
                    <w:u w:color="000000"/>
                    <w:lang w:val="zh-CN" w:eastAsia="zh-CN"/>
                  </w:rPr>
                  <w:t>IMM</w:t>
                </w:r>
                <w:r>
                  <w:rPr>
                    <w:color w:val="000000" w:themeColor="text1"/>
                    <w:szCs w:val="21"/>
                    <w:u w:color="000000"/>
                    <w:lang w:val="zh-CN" w:eastAsia="zh-CN"/>
                  </w:rPr>
                  <w:t>01</w:t>
                </w:r>
                <w:r>
                  <w:rPr>
                    <w:rFonts w:hint="eastAsia"/>
                    <w:color w:val="000000" w:themeColor="text1"/>
                    <w:szCs w:val="21"/>
                    <w:u w:color="000000"/>
                    <w:lang w:val="zh-CN" w:eastAsia="zh-CN"/>
                  </w:rPr>
                  <w:t>联合</w:t>
                </w:r>
                <w:proofErr w:type="gramStart"/>
                <w:r>
                  <w:rPr>
                    <w:rFonts w:hint="eastAsia"/>
                    <w:color w:val="000000" w:themeColor="text1"/>
                    <w:szCs w:val="21"/>
                    <w:u w:color="000000"/>
                    <w:lang w:val="zh-CN" w:eastAsia="zh-CN"/>
                  </w:rPr>
                  <w:t>替雷利珠单</w:t>
                </w:r>
                <w:proofErr w:type="gramEnd"/>
                <w:r>
                  <w:rPr>
                    <w:rFonts w:hint="eastAsia"/>
                    <w:color w:val="000000" w:themeColor="text1"/>
                    <w:szCs w:val="21"/>
                    <w:u w:color="000000"/>
                    <w:lang w:val="zh-CN" w:eastAsia="zh-CN"/>
                  </w:rPr>
                  <w:t>抗）</w:t>
                </w:r>
                <w:r>
                  <w:rPr>
                    <w:color w:val="000000" w:themeColor="text1"/>
                    <w:szCs w:val="21"/>
                    <w:u w:color="000000"/>
                    <w:lang w:val="zh-CN" w:eastAsia="zh-CN"/>
                  </w:rPr>
                  <w:t>：以每</w:t>
                </w:r>
                <w:r>
                  <w:rPr>
                    <w:color w:val="000000" w:themeColor="text1"/>
                    <w:szCs w:val="21"/>
                    <w:u w:color="000000"/>
                    <w:lang w:val="zh-CN" w:eastAsia="zh-CN"/>
                  </w:rPr>
                  <w:t>3</w:t>
                </w:r>
                <w:r>
                  <w:rPr>
                    <w:color w:val="000000" w:themeColor="text1"/>
                    <w:szCs w:val="21"/>
                    <w:u w:color="000000"/>
                    <w:lang w:val="zh-CN" w:eastAsia="zh-CN"/>
                  </w:rPr>
                  <w:t>周（</w:t>
                </w:r>
                <w:r>
                  <w:rPr>
                    <w:color w:val="000000" w:themeColor="text1"/>
                    <w:szCs w:val="21"/>
                    <w:u w:color="000000"/>
                    <w:lang w:val="zh-CN" w:eastAsia="zh-CN"/>
                  </w:rPr>
                  <w:t>21</w:t>
                </w:r>
                <w:r>
                  <w:rPr>
                    <w:color w:val="000000" w:themeColor="text1"/>
                    <w:szCs w:val="21"/>
                    <w:u w:color="000000"/>
                    <w:lang w:val="zh-CN" w:eastAsia="zh-CN"/>
                  </w:rPr>
                  <w:t>天）为一个治疗周期，</w:t>
                </w:r>
                <w:proofErr w:type="gramStart"/>
                <w:r>
                  <w:rPr>
                    <w:color w:val="000000" w:themeColor="text1"/>
                    <w:szCs w:val="21"/>
                    <w:u w:color="000000"/>
                    <w:lang w:val="zh-CN" w:eastAsia="zh-CN"/>
                  </w:rPr>
                  <w:t>替雷利珠单抗每治疗</w:t>
                </w:r>
                <w:proofErr w:type="gramEnd"/>
                <w:r>
                  <w:rPr>
                    <w:color w:val="000000" w:themeColor="text1"/>
                    <w:szCs w:val="21"/>
                    <w:u w:color="000000"/>
                    <w:lang w:val="zh-CN" w:eastAsia="zh-CN"/>
                  </w:rPr>
                  <w:t>周期第一天给药一次，注射用</w:t>
                </w:r>
                <w:r>
                  <w:rPr>
                    <w:color w:val="000000" w:themeColor="text1"/>
                    <w:szCs w:val="21"/>
                    <w:u w:color="000000"/>
                    <w:lang w:val="zh-CN" w:eastAsia="zh-CN"/>
                  </w:rPr>
                  <w:t>IMM01</w:t>
                </w:r>
                <w:r>
                  <w:rPr>
                    <w:color w:val="000000" w:themeColor="text1"/>
                    <w:szCs w:val="21"/>
                    <w:u w:color="000000"/>
                    <w:lang w:val="zh-CN" w:eastAsia="zh-CN"/>
                  </w:rPr>
                  <w:t>每周给药一次，</w:t>
                </w:r>
                <w:proofErr w:type="gramStart"/>
                <w:r>
                  <w:rPr>
                    <w:color w:val="000000" w:themeColor="text1"/>
                    <w:szCs w:val="21"/>
                    <w:u w:color="000000"/>
                    <w:lang w:val="zh-CN" w:eastAsia="zh-CN"/>
                  </w:rPr>
                  <w:t>替雷利珠单抗和</w:t>
                </w:r>
                <w:proofErr w:type="gramEnd"/>
                <w:r>
                  <w:rPr>
                    <w:color w:val="000000" w:themeColor="text1"/>
                    <w:szCs w:val="21"/>
                    <w:u w:color="000000"/>
                    <w:lang w:val="zh-CN" w:eastAsia="zh-CN"/>
                  </w:rPr>
                  <w:t>注射用</w:t>
                </w:r>
                <w:r>
                  <w:rPr>
                    <w:color w:val="000000" w:themeColor="text1"/>
                    <w:szCs w:val="21"/>
                    <w:u w:color="000000"/>
                    <w:lang w:val="zh-CN" w:eastAsia="zh-CN"/>
                  </w:rPr>
                  <w:t>IMM01</w:t>
                </w:r>
                <w:r>
                  <w:rPr>
                    <w:color w:val="000000" w:themeColor="text1"/>
                    <w:szCs w:val="21"/>
                    <w:u w:color="000000"/>
                    <w:lang w:val="zh-CN" w:eastAsia="zh-CN"/>
                  </w:rPr>
                  <w:t>可在同一天给药，联合给药时首先接受</w:t>
                </w:r>
                <w:proofErr w:type="gramStart"/>
                <w:r>
                  <w:rPr>
                    <w:color w:val="000000" w:themeColor="text1"/>
                    <w:szCs w:val="21"/>
                    <w:u w:color="000000"/>
                    <w:lang w:val="zh-CN" w:eastAsia="zh-CN"/>
                  </w:rPr>
                  <w:t>替雷利珠单</w:t>
                </w:r>
                <w:proofErr w:type="gramEnd"/>
                <w:r>
                  <w:rPr>
                    <w:color w:val="000000" w:themeColor="text1"/>
                    <w:szCs w:val="21"/>
                    <w:u w:color="000000"/>
                    <w:lang w:val="zh-CN" w:eastAsia="zh-CN"/>
                  </w:rPr>
                  <w:t>抗给药，之后接受注射用</w:t>
                </w:r>
                <w:r>
                  <w:rPr>
                    <w:color w:val="000000" w:themeColor="text1"/>
                    <w:szCs w:val="21"/>
                    <w:u w:color="000000"/>
                    <w:lang w:val="zh-CN" w:eastAsia="zh-CN"/>
                  </w:rPr>
                  <w:t>IMM01</w:t>
                </w:r>
                <w:r>
                  <w:rPr>
                    <w:color w:val="000000" w:themeColor="text1"/>
                    <w:szCs w:val="21"/>
                    <w:u w:color="000000"/>
                    <w:lang w:val="zh-CN" w:eastAsia="zh-CN"/>
                  </w:rPr>
                  <w:t>给药</w:t>
                </w:r>
                <w:bookmarkStart w:name="_Hlk89275310" w:id="107"/>
                <w:r>
                  <w:rPr>
                    <w:color w:val="000000" w:themeColor="text1"/>
                    <w:szCs w:val="21"/>
                    <w:u w:color="000000"/>
                    <w:lang w:val="zh-CN" w:eastAsia="zh-CN"/>
                  </w:rPr>
                  <w:t>（</w:t>
                </w:r>
                <w:proofErr w:type="gramStart"/>
                <w:r>
                  <w:rPr>
                    <w:color w:val="000000" w:themeColor="text1"/>
                    <w:szCs w:val="21"/>
                    <w:u w:color="000000"/>
                    <w:lang w:val="zh-CN" w:eastAsia="zh-CN"/>
                  </w:rPr>
                  <w:t>替雷利珠单抗与</w:t>
                </w:r>
                <w:proofErr w:type="gramEnd"/>
                <w:r>
                  <w:rPr>
                    <w:color w:val="000000" w:themeColor="text1"/>
                    <w:szCs w:val="21"/>
                    <w:u w:color="000000"/>
                    <w:lang w:val="zh-CN" w:eastAsia="zh-CN"/>
                  </w:rPr>
                  <w:t>注射用</w:t>
                </w:r>
                <w:r>
                  <w:rPr>
                    <w:color w:val="000000" w:themeColor="text1"/>
                    <w:szCs w:val="21"/>
                    <w:u w:color="000000"/>
                    <w:lang w:val="zh-CN" w:eastAsia="zh-CN"/>
                  </w:rPr>
                  <w:t>IMM01</w:t>
                </w:r>
                <w:r>
                  <w:rPr>
                    <w:color w:val="000000" w:themeColor="text1"/>
                    <w:szCs w:val="21"/>
                    <w:u w:color="000000"/>
                    <w:lang w:val="zh-CN" w:eastAsia="zh-CN"/>
                  </w:rPr>
                  <w:t>给药间隔</w:t>
                </w:r>
                <w:r>
                  <w:rPr>
                    <w:color w:val="000000" w:themeColor="text1"/>
                    <w:szCs w:val="21"/>
                    <w:u w:color="000000"/>
                    <w:lang w:eastAsia="zh-CN"/>
                  </w:rPr>
                  <w:t>需</w:t>
                </w:r>
                <w:r>
                  <w:rPr>
                    <w:color w:val="000000" w:themeColor="text1"/>
                    <w:szCs w:val="21"/>
                    <w:u w:color="000000"/>
                    <w:lang w:eastAsia="zh-CN"/>
                  </w:rPr>
                  <w:t>≥</w:t>
                </w:r>
                <w:r>
                  <w:rPr>
                    <w:color w:val="000000" w:themeColor="text1"/>
                    <w:szCs w:val="21"/>
                    <w:u w:color="000000"/>
                    <w:lang w:val="zh-CN" w:eastAsia="zh-CN"/>
                  </w:rPr>
                  <w:t>30 min</w:t>
                </w:r>
                <w:r>
                  <w:rPr>
                    <w:color w:val="000000" w:themeColor="text1"/>
                    <w:szCs w:val="21"/>
                    <w:u w:color="000000"/>
                    <w:lang w:val="zh-CN" w:eastAsia="zh-CN"/>
                  </w:rPr>
                  <w:t>）</w:t>
                </w:r>
                <w:bookmarkEnd w:id="107"/>
                <w:r>
                  <w:rPr>
                    <w:rFonts w:hint="eastAsia"/>
                    <w:color w:val="000000" w:themeColor="text1"/>
                    <w:szCs w:val="21"/>
                    <w:u w:color="000000"/>
                    <w:lang w:val="zh-CN" w:eastAsia="zh-CN"/>
                  </w:rPr>
                  <w:t>。</w:t>
                </w:r>
                <w:proofErr w:type="spellStart"/>
                <w:r>
                  <w:rPr>
                    <w:color w:val="000000" w:themeColor="text1"/>
                    <w:szCs w:val="21"/>
                    <w:u w:color="000000"/>
                    <w:lang w:val="zh-CN"/>
                  </w:rPr>
                  <w:t>最长</w:t>
                </w:r>
                <w:r>
                  <w:rPr>
                    <w:rFonts w:hint="eastAsia"/>
                    <w:color w:val="000000" w:themeColor="text1"/>
                    <w:szCs w:val="21"/>
                    <w:u w:color="000000"/>
                    <w:lang w:val="zh-CN"/>
                  </w:rPr>
                  <w:t>给药</w:t>
                </w:r>
                <w:proofErr w:type="spellEnd"/>
                <w:r>
                  <w:rPr>
                    <w:color w:val="000000" w:themeColor="text1"/>
                    <w:szCs w:val="21"/>
                    <w:u w:color="000000"/>
                    <w:lang w:val="zh-CN"/>
                  </w:rPr>
                  <w:t>2</w:t>
                </w:r>
                <w:proofErr w:type="spellStart"/>
                <w:r>
                  <w:rPr>
                    <w:rFonts w:hint="eastAsia"/>
                    <w:color w:val="000000" w:themeColor="text1"/>
                    <w:szCs w:val="21"/>
                    <w:u w:color="000000"/>
                    <w:lang w:val="zh-CN"/>
                  </w:rPr>
                  <w:t>年（至</w:t>
                </w:r>
                <w:proofErr w:type="spellEnd"/>
                <w:r>
                  <w:rPr>
                    <w:rFonts w:hint="eastAsia"/>
                    <w:color w:val="000000" w:themeColor="text1"/>
                    <w:szCs w:val="21"/>
                    <w:u w:color="000000"/>
                    <w:lang w:val="zh-CN"/>
                  </w:rPr>
                  <w:t>1</w:t>
                </w:r>
                <w:r>
                  <w:rPr>
                    <w:color w:val="000000" w:themeColor="text1"/>
                    <w:szCs w:val="21"/>
                    <w:u w:color="000000"/>
                    <w:lang w:val="zh-CN"/>
                  </w:rPr>
                  <w:t>08</w:t>
                </w:r>
                <w:r>
                  <w:rPr>
                    <w:rFonts w:hint="eastAsia"/>
                    <w:color w:val="000000" w:themeColor="text1"/>
                    <w:szCs w:val="21"/>
                    <w:u w:color="000000"/>
                    <w:lang w:val="zh-CN"/>
                  </w:rPr>
                  <w:t>周）</w:t>
                </w:r>
                <w:r>
                  <w:rPr>
                    <w:color w:val="000000" w:themeColor="text1"/>
                    <w:szCs w:val="21"/>
                    <w:u w:color="000000"/>
                    <w:lang w:val="zh-CN"/>
                  </w:rPr>
                  <w:t>。</w:t>
                </w:r>
              </w:p>
              <w:p w:rsidR="002330F8" w:rsidRDefault="00394453" w14:paraId="0E955AFE" w14:textId="77777777">
                <w:pPr>
                  <w:keepNext/>
                  <w:widowControl w:val="0"/>
                  <w:numPr>
                    <w:ilvl w:val="0"/>
                    <w:numId w:val="31"/>
                  </w:numPr>
                  <w:adjustRightInd w:val="0"/>
                  <w:snapToGrid w:val="0"/>
                  <w:rPr>
                    <w:color w:val="000000" w:themeColor="text1"/>
                    <w:lang w:val="zh-CN"/>
                  </w:rPr>
                </w:pPr>
                <w:r>
                  <w:rPr>
                    <w:rFonts w:hint="eastAsia"/>
                    <w:color w:val="000000" w:themeColor="text1"/>
                    <w:szCs w:val="21"/>
                    <w:u w:color="000000"/>
                    <w:lang w:val="zh-CN" w:eastAsia="zh-CN"/>
                  </w:rPr>
                  <w:t>B</w:t>
                </w:r>
                <w:r>
                  <w:rPr>
                    <w:rFonts w:hint="eastAsia"/>
                    <w:color w:val="000000" w:themeColor="text1"/>
                    <w:szCs w:val="21"/>
                    <w:u w:color="000000"/>
                    <w:lang w:val="zh-CN" w:eastAsia="zh-CN"/>
                  </w:rPr>
                  <w:t>组（研究者选择的化疗方案：苯达莫司汀或吉西他滨）：</w:t>
                </w:r>
                <w:r>
                  <w:rPr>
                    <w:color w:val="000000" w:themeColor="text1"/>
                    <w:szCs w:val="21"/>
                    <w:u w:color="000000"/>
                    <w:lang w:val="zh-CN" w:eastAsia="zh-CN"/>
                  </w:rPr>
                  <w:t>以每</w:t>
                </w:r>
                <w:r>
                  <w:rPr>
                    <w:rFonts w:hint="eastAsia"/>
                    <w:color w:val="000000" w:themeColor="text1"/>
                    <w:szCs w:val="21"/>
                    <w:u w:color="000000"/>
                    <w:lang w:val="zh-CN" w:eastAsia="zh-CN"/>
                  </w:rPr>
                  <w:t>4</w:t>
                </w:r>
                <w:r>
                  <w:rPr>
                    <w:color w:val="000000" w:themeColor="text1"/>
                    <w:szCs w:val="21"/>
                    <w:u w:color="000000"/>
                    <w:lang w:val="zh-CN" w:eastAsia="zh-CN"/>
                  </w:rPr>
                  <w:t>周（</w:t>
                </w:r>
                <w:r>
                  <w:rPr>
                    <w:color w:val="000000" w:themeColor="text1"/>
                    <w:szCs w:val="21"/>
                    <w:u w:color="000000"/>
                    <w:lang w:val="zh-CN" w:eastAsia="zh-CN"/>
                  </w:rPr>
                  <w:t>28</w:t>
                </w:r>
                <w:r>
                  <w:rPr>
                    <w:color w:val="000000" w:themeColor="text1"/>
                    <w:szCs w:val="21"/>
                    <w:u w:color="000000"/>
                    <w:lang w:val="zh-CN" w:eastAsia="zh-CN"/>
                  </w:rPr>
                  <w:t>天）为一个治疗周期，</w:t>
                </w:r>
                <w:bookmarkStart w:name="_Hlk154662255" w:id="108"/>
                <w:r>
                  <w:rPr>
                    <w:rFonts w:hint="eastAsia"/>
                    <w:color w:val="000000" w:themeColor="text1"/>
                    <w:szCs w:val="21"/>
                    <w:u w:color="000000"/>
                    <w:lang w:val="zh-CN" w:eastAsia="zh-CN"/>
                  </w:rPr>
                  <w:t>苯达莫司汀每个周期的第</w:t>
                </w:r>
                <w:r>
                  <w:rPr>
                    <w:rFonts w:hint="eastAsia"/>
                    <w:color w:val="000000" w:themeColor="text1"/>
                    <w:szCs w:val="21"/>
                    <w:u w:color="000000"/>
                    <w:lang w:val="zh-CN" w:eastAsia="zh-CN"/>
                  </w:rPr>
                  <w:t>1</w:t>
                </w:r>
                <w:r>
                  <w:rPr>
                    <w:rFonts w:hint="eastAsia"/>
                    <w:color w:val="000000" w:themeColor="text1"/>
                    <w:szCs w:val="21"/>
                    <w:u w:color="000000"/>
                    <w:lang w:val="zh-CN" w:eastAsia="zh-CN"/>
                  </w:rPr>
                  <w:t>天及第</w:t>
                </w:r>
                <w:r>
                  <w:rPr>
                    <w:rFonts w:hint="eastAsia"/>
                    <w:color w:val="000000" w:themeColor="text1"/>
                    <w:szCs w:val="21"/>
                    <w:u w:color="000000"/>
                    <w:lang w:val="zh-CN" w:eastAsia="zh-CN"/>
                  </w:rPr>
                  <w:t>2</w:t>
                </w:r>
                <w:r>
                  <w:rPr>
                    <w:rFonts w:hint="eastAsia"/>
                    <w:color w:val="000000" w:themeColor="text1"/>
                    <w:szCs w:val="21"/>
                    <w:u w:color="000000"/>
                    <w:lang w:val="zh-CN" w:eastAsia="zh-CN"/>
                  </w:rPr>
                  <w:t>天给药一次；</w:t>
                </w:r>
                <w:r>
                  <w:rPr>
                    <w:color w:val="000000" w:themeColor="text1"/>
                    <w:szCs w:val="21"/>
                    <w:u w:color="000000"/>
                    <w:lang w:val="zh-CN" w:eastAsia="zh-CN"/>
                  </w:rPr>
                  <w:t>以每</w:t>
                </w:r>
                <w:r>
                  <w:rPr>
                    <w:rFonts w:hint="eastAsia"/>
                    <w:color w:val="000000" w:themeColor="text1"/>
                    <w:szCs w:val="21"/>
                    <w:u w:color="000000"/>
                    <w:lang w:val="zh-CN" w:eastAsia="zh-CN"/>
                  </w:rPr>
                  <w:t>3</w:t>
                </w:r>
                <w:r>
                  <w:rPr>
                    <w:color w:val="000000" w:themeColor="text1"/>
                    <w:szCs w:val="21"/>
                    <w:u w:color="000000"/>
                    <w:lang w:val="zh-CN" w:eastAsia="zh-CN"/>
                  </w:rPr>
                  <w:t>周（</w:t>
                </w:r>
                <w:r>
                  <w:rPr>
                    <w:color w:val="000000" w:themeColor="text1"/>
                    <w:szCs w:val="21"/>
                    <w:u w:color="000000"/>
                    <w:lang w:val="zh-CN" w:eastAsia="zh-CN"/>
                  </w:rPr>
                  <w:t>21</w:t>
                </w:r>
                <w:r>
                  <w:rPr>
                    <w:color w:val="000000" w:themeColor="text1"/>
                    <w:szCs w:val="21"/>
                    <w:u w:color="000000"/>
                    <w:lang w:val="zh-CN" w:eastAsia="zh-CN"/>
                  </w:rPr>
                  <w:t>天）为一个治疗周期，</w:t>
                </w:r>
                <w:r>
                  <w:rPr>
                    <w:rFonts w:hint="eastAsia"/>
                    <w:color w:val="000000" w:themeColor="text1"/>
                    <w:szCs w:val="21"/>
                    <w:u w:color="000000"/>
                    <w:lang w:val="zh-CN" w:eastAsia="zh-CN"/>
                  </w:rPr>
                  <w:t>吉西</w:t>
                </w:r>
                <w:proofErr w:type="gramStart"/>
                <w:r>
                  <w:rPr>
                    <w:rFonts w:hint="eastAsia"/>
                    <w:color w:val="000000" w:themeColor="text1"/>
                    <w:szCs w:val="21"/>
                    <w:u w:color="000000"/>
                    <w:lang w:val="zh-CN" w:eastAsia="zh-CN"/>
                  </w:rPr>
                  <w:t>他滨每个</w:t>
                </w:r>
                <w:proofErr w:type="gramEnd"/>
                <w:r>
                  <w:rPr>
                    <w:rFonts w:hint="eastAsia"/>
                    <w:color w:val="000000" w:themeColor="text1"/>
                    <w:szCs w:val="21"/>
                    <w:u w:color="000000"/>
                    <w:lang w:val="zh-CN" w:eastAsia="zh-CN"/>
                  </w:rPr>
                  <w:t>周期的第</w:t>
                </w:r>
                <w:r>
                  <w:rPr>
                    <w:rFonts w:hint="eastAsia"/>
                    <w:color w:val="000000" w:themeColor="text1"/>
                    <w:szCs w:val="21"/>
                    <w:u w:color="000000"/>
                    <w:lang w:val="zh-CN" w:eastAsia="zh-CN"/>
                  </w:rPr>
                  <w:t>1</w:t>
                </w:r>
                <w:r>
                  <w:rPr>
                    <w:rFonts w:hint="eastAsia"/>
                    <w:color w:val="000000" w:themeColor="text1"/>
                    <w:szCs w:val="21"/>
                    <w:u w:color="000000"/>
                    <w:lang w:val="zh-CN" w:eastAsia="zh-CN"/>
                  </w:rPr>
                  <w:t>天和第</w:t>
                </w:r>
                <w:r>
                  <w:rPr>
                    <w:rFonts w:hint="eastAsia"/>
                    <w:color w:val="000000" w:themeColor="text1"/>
                    <w:szCs w:val="21"/>
                    <w:u w:color="000000"/>
                    <w:lang w:val="zh-CN" w:eastAsia="zh-CN"/>
                  </w:rPr>
                  <w:t>8</w:t>
                </w:r>
                <w:r>
                  <w:rPr>
                    <w:rFonts w:hint="eastAsia"/>
                    <w:color w:val="000000" w:themeColor="text1"/>
                    <w:szCs w:val="21"/>
                    <w:u w:color="000000"/>
                    <w:lang w:val="zh-CN" w:eastAsia="zh-CN"/>
                  </w:rPr>
                  <w:t>天给药一次。</w:t>
                </w:r>
                <w:proofErr w:type="spellStart"/>
                <w:r>
                  <w:rPr>
                    <w:color w:val="000000" w:themeColor="text1"/>
                    <w:szCs w:val="21"/>
                    <w:u w:color="000000"/>
                    <w:lang w:val="zh-CN"/>
                  </w:rPr>
                  <w:t>最</w:t>
                </w:r>
                <w:r>
                  <w:rPr>
                    <w:rFonts w:hint="eastAsia"/>
                    <w:color w:val="000000" w:themeColor="text1"/>
                    <w:szCs w:val="21"/>
                    <w:u w:color="000000"/>
                    <w:lang w:val="zh-CN"/>
                  </w:rPr>
                  <w:t>多给药</w:t>
                </w:r>
                <w:proofErr w:type="spellEnd"/>
                <w:r>
                  <w:rPr>
                    <w:rFonts w:hint="eastAsia"/>
                    <w:color w:val="000000" w:themeColor="text1"/>
                    <w:szCs w:val="21"/>
                    <w:u w:color="000000"/>
                    <w:lang w:val="zh-CN"/>
                  </w:rPr>
                  <w:t>6</w:t>
                </w:r>
                <w:proofErr w:type="spellStart"/>
                <w:r>
                  <w:rPr>
                    <w:rFonts w:hint="eastAsia"/>
                    <w:color w:val="000000" w:themeColor="text1"/>
                    <w:szCs w:val="21"/>
                    <w:u w:color="000000"/>
                    <w:lang w:val="zh-CN"/>
                  </w:rPr>
                  <w:t>个周期</w:t>
                </w:r>
                <w:bookmarkEnd w:id="108"/>
                <w:proofErr w:type="spellEnd"/>
                <w:r>
                  <w:rPr>
                    <w:rFonts w:hint="eastAsia"/>
                    <w:color w:val="000000" w:themeColor="text1"/>
                    <w:szCs w:val="21"/>
                    <w:u w:color="000000"/>
                    <w:lang w:val="zh-CN"/>
                  </w:rPr>
                  <w:t>。</w:t>
                </w:r>
              </w:p>
              <w:p w:rsidR="002330F8" w:rsidRDefault="00394453" w14:paraId="0E955AFF" w14:textId="77777777">
                <w:pPr>
                  <w:pStyle w:val="ListParagraph"/>
                  <w:numPr>
                    <w:ilvl w:val="0"/>
                    <w:numId w:val="32"/>
                  </w:numPr>
                  <w:jc w:val="both"/>
                  <w:rPr>
                    <w:lang w:eastAsia="zh-CN"/>
                  </w:rPr>
                </w:pPr>
                <w:r>
                  <w:rPr>
                    <w:rFonts w:hint="eastAsia" w:ascii="SimSun" w:hAnsi="SimSun" w:eastAsia="SimSun" w:cs="SimSun"/>
                    <w:lang w:eastAsia="zh-CN"/>
                  </w:rPr>
                  <w:t>治疗结束随访期：包括安全性随访和生存随访。</w:t>
                </w:r>
              </w:p>
              <w:p w:rsidR="002330F8" w:rsidRDefault="00394453" w14:paraId="0E955B00" w14:textId="77777777">
                <w:pPr>
                  <w:widowControl w:val="0"/>
                  <w:numPr>
                    <w:ilvl w:val="0"/>
                    <w:numId w:val="33"/>
                  </w:numPr>
                  <w:spacing w:before="0" w:after="0"/>
                  <w:jc w:val="both"/>
                  <w:rPr>
                    <w:rFonts w:eastAsia="Calibri"/>
                    <w:color w:val="000000" w:themeColor="text1"/>
                    <w:lang w:eastAsia="zh-CN"/>
                  </w:rPr>
                </w:pPr>
                <w:r>
                  <w:rPr>
                    <w:color w:val="000000" w:themeColor="text1"/>
                    <w:lang w:val="zh-CN" w:eastAsia="zh-CN"/>
                  </w:rPr>
                  <w:t>安全性随访：因任何原因终止治疗，均应在</w:t>
                </w:r>
                <w:r>
                  <w:rPr>
                    <w:rFonts w:hint="eastAsia"/>
                    <w:color w:val="000000" w:themeColor="text1"/>
                    <w:lang w:val="zh-CN" w:eastAsia="zh-CN"/>
                  </w:rPr>
                  <w:t>末</w:t>
                </w:r>
                <w:r>
                  <w:rPr>
                    <w:color w:val="000000" w:themeColor="text1"/>
                    <w:lang w:val="zh-CN" w:eastAsia="zh-CN"/>
                  </w:rPr>
                  <w:t>次给药后</w:t>
                </w:r>
                <w:r>
                  <w:rPr>
                    <w:rFonts w:hint="eastAsia"/>
                    <w:color w:val="000000" w:themeColor="text1"/>
                    <w:lang w:val="zh-CN" w:eastAsia="zh-CN"/>
                  </w:rPr>
                  <w:t>3</w:t>
                </w:r>
                <w:r>
                  <w:rPr>
                    <w:rFonts w:eastAsia="Calibri"/>
                    <w:color w:val="000000" w:themeColor="text1"/>
                    <w:lang w:val="zh-CN" w:eastAsia="zh-CN"/>
                  </w:rPr>
                  <w:t>0</w:t>
                </w:r>
                <w:r>
                  <w:rPr>
                    <w:color w:val="000000" w:themeColor="text1"/>
                    <w:lang w:val="zh-CN" w:eastAsia="zh-CN"/>
                  </w:rPr>
                  <w:t>天（</w:t>
                </w:r>
                <w:r>
                  <w:rPr>
                    <w:rFonts w:eastAsia="Calibri"/>
                    <w:color w:val="000000" w:themeColor="text1"/>
                    <w:lang w:val="zh-CN" w:eastAsia="zh-CN"/>
                  </w:rPr>
                  <w:t>±7</w:t>
                </w:r>
                <w:r>
                  <w:rPr>
                    <w:color w:val="000000" w:themeColor="text1"/>
                    <w:lang w:val="zh-CN" w:eastAsia="zh-CN"/>
                  </w:rPr>
                  <w:t>天）或开始抗肿瘤系统治疗前返回研究中心进行安全性随访（以先发生者为准）。</w:t>
                </w:r>
                <w:bookmarkStart w:name="OLE_LINK1" w:id="109"/>
                <w:r>
                  <w:rPr>
                    <w:rFonts w:hint="eastAsia"/>
                    <w:color w:val="000000" w:themeColor="text1"/>
                    <w:lang w:val="zh-CN" w:eastAsia="zh-CN"/>
                  </w:rPr>
                  <w:t>末次给药后</w:t>
                </w:r>
                <w:r>
                  <w:rPr>
                    <w:rFonts w:hint="eastAsia"/>
                    <w:color w:val="000000" w:themeColor="text1"/>
                    <w:lang w:val="zh-CN" w:eastAsia="zh-CN"/>
                  </w:rPr>
                  <w:t>60</w:t>
                </w:r>
                <w:r>
                  <w:rPr>
                    <w:rFonts w:hint="eastAsia"/>
                    <w:color w:val="000000" w:themeColor="text1"/>
                    <w:lang w:val="zh-CN" w:eastAsia="zh-CN"/>
                  </w:rPr>
                  <w:t>天（±</w:t>
                </w:r>
                <w:r>
                  <w:rPr>
                    <w:rFonts w:hint="eastAsia"/>
                    <w:color w:val="000000" w:themeColor="text1"/>
                    <w:lang w:val="zh-CN" w:eastAsia="zh-CN"/>
                  </w:rPr>
                  <w:t>7</w:t>
                </w:r>
                <w:r>
                  <w:rPr>
                    <w:rFonts w:hint="eastAsia"/>
                    <w:color w:val="000000" w:themeColor="text1"/>
                    <w:lang w:val="zh-CN" w:eastAsia="zh-CN"/>
                  </w:rPr>
                  <w:t>天），</w:t>
                </w:r>
                <w:r>
                  <w:rPr>
                    <w:rFonts w:hint="eastAsia"/>
                    <w:color w:val="000000" w:themeColor="text1"/>
                    <w:lang w:val="zh-CN" w:eastAsia="zh-CN"/>
                  </w:rPr>
                  <w:t>90</w:t>
                </w:r>
                <w:r>
                  <w:rPr>
                    <w:rFonts w:hint="eastAsia"/>
                    <w:color w:val="000000" w:themeColor="text1"/>
                    <w:lang w:val="zh-CN" w:eastAsia="zh-CN"/>
                  </w:rPr>
                  <w:t>天（±</w:t>
                </w:r>
                <w:r>
                  <w:rPr>
                    <w:rFonts w:hint="eastAsia"/>
                    <w:color w:val="000000" w:themeColor="text1"/>
                    <w:lang w:val="zh-CN" w:eastAsia="zh-CN"/>
                  </w:rPr>
                  <w:t>7</w:t>
                </w:r>
                <w:r>
                  <w:rPr>
                    <w:rFonts w:hint="eastAsia"/>
                    <w:color w:val="000000" w:themeColor="text1"/>
                    <w:lang w:val="zh-CN" w:eastAsia="zh-CN"/>
                  </w:rPr>
                  <w:t>天）通过电话随访等方式收集安全性信息和后续抗肿瘤治疗等</w:t>
                </w:r>
                <w:bookmarkEnd w:id="109"/>
                <w:r>
                  <w:rPr>
                    <w:rFonts w:hint="eastAsia"/>
                    <w:color w:val="000000" w:themeColor="text1"/>
                    <w:lang w:val="zh-CN" w:eastAsia="zh-CN"/>
                  </w:rPr>
                  <w:t>。</w:t>
                </w:r>
              </w:p>
              <w:p w:rsidR="002330F8" w:rsidRDefault="00394453" w14:paraId="0E955B01" w14:textId="77777777">
                <w:pPr>
                  <w:widowControl w:val="0"/>
                  <w:numPr>
                    <w:ilvl w:val="0"/>
                    <w:numId w:val="33"/>
                  </w:numPr>
                  <w:spacing w:before="0" w:after="0"/>
                  <w:jc w:val="both"/>
                  <w:rPr>
                    <w:rFonts w:eastAsia="Calibri"/>
                    <w:color w:val="000000" w:themeColor="text1"/>
                    <w:szCs w:val="21"/>
                    <w:u w:color="000000"/>
                    <w:lang w:eastAsia="zh-CN"/>
                  </w:rPr>
                </w:pPr>
                <w:r>
                  <w:rPr>
                    <w:color w:val="000000" w:themeColor="text1"/>
                    <w:szCs w:val="21"/>
                    <w:u w:color="000000"/>
                    <w:lang w:val="zh-CN" w:eastAsia="zh-CN"/>
                  </w:rPr>
                  <w:t>生存随访期：</w:t>
                </w:r>
                <w:r>
                  <w:rPr>
                    <w:color w:val="000000" w:themeColor="text1"/>
                    <w:szCs w:val="21"/>
                    <w:u w:color="000000"/>
                    <w:lang w:eastAsia="zh-CN"/>
                  </w:rPr>
                  <w:t>大约每</w:t>
                </w:r>
                <w:r>
                  <w:rPr>
                    <w:rFonts w:eastAsia="Calibri"/>
                    <w:color w:val="000000" w:themeColor="text1"/>
                    <w:szCs w:val="21"/>
                    <w:u w:color="000000"/>
                    <w:lang w:eastAsia="zh-CN"/>
                  </w:rPr>
                  <w:t>Q12W</w:t>
                </w:r>
                <w:r>
                  <w:rPr>
                    <w:color w:val="000000" w:themeColor="text1"/>
                    <w:szCs w:val="21"/>
                    <w:u w:color="000000"/>
                    <w:lang w:eastAsia="zh-CN"/>
                  </w:rPr>
                  <w:t>（</w:t>
                </w:r>
                <w:r>
                  <w:rPr>
                    <w:rFonts w:eastAsia="Calibri"/>
                    <w:color w:val="000000" w:themeColor="text1"/>
                    <w:szCs w:val="21"/>
                    <w:u w:color="000000"/>
                    <w:lang w:eastAsia="zh-CN"/>
                  </w:rPr>
                  <w:t>±14</w:t>
                </w:r>
                <w:r>
                  <w:rPr>
                    <w:color w:val="000000" w:themeColor="text1"/>
                    <w:szCs w:val="21"/>
                    <w:u w:color="000000"/>
                    <w:lang w:eastAsia="zh-CN"/>
                  </w:rPr>
                  <w:t>天）评估一次受试者的生存期随访状态，以评估生存状态，直至死亡、撤回知情同意或研究结束，以先发生者为准。</w:t>
                </w:r>
              </w:p>
              <w:p w:rsidR="002330F8" w:rsidRDefault="00394453" w14:paraId="0E955B02" w14:textId="77777777">
                <w:pPr>
                  <w:snapToGrid w:val="0"/>
                  <w:spacing w:after="14" w:line="300" w:lineRule="atLeast"/>
                  <w:ind w:firstLine="480" w:firstLineChars="200"/>
                  <w:rPr>
                    <w:rFonts w:hint="eastAsia" w:asciiTheme="minorEastAsia" w:hAnsiTheme="minorEastAsia"/>
                    <w:lang w:eastAsia="zh-CN"/>
                  </w:rPr>
                </w:pPr>
                <w:r>
                  <w:rPr>
                    <w:rFonts w:asciiTheme="minorEastAsia" w:hAnsiTheme="minorEastAsia"/>
                    <w:lang w:eastAsia="zh-CN"/>
                  </w:rPr>
                  <w:t>首次生存随访评估应安排如下：</w:t>
                </w:r>
              </w:p>
              <w:p w:rsidR="002330F8" w:rsidRDefault="00394453" w14:paraId="0E955B03" w14:textId="77777777">
                <w:pPr>
                  <w:widowControl w:val="0"/>
                  <w:numPr>
                    <w:ilvl w:val="0"/>
                    <w:numId w:val="34"/>
                  </w:numPr>
                  <w:adjustRightInd w:val="0"/>
                  <w:snapToGrid w:val="0"/>
                  <w:rPr>
                    <w:color w:val="000000" w:themeColor="text1"/>
                    <w:szCs w:val="21"/>
                    <w:u w:color="000000"/>
                    <w:lang w:val="zh-CN" w:eastAsia="zh-CN"/>
                  </w:rPr>
                </w:pPr>
                <w:r>
                  <w:rPr>
                    <w:color w:val="000000" w:themeColor="text1"/>
                    <w:szCs w:val="21"/>
                    <w:u w:color="000000"/>
                    <w:lang w:val="zh-CN" w:eastAsia="zh-CN"/>
                  </w:rPr>
                  <w:t>对于终止治疗干预且不会进入有效性随访</w:t>
                </w:r>
                <w:r>
                  <w:rPr>
                    <w:rFonts w:hint="eastAsia"/>
                    <w:color w:val="000000" w:themeColor="text1"/>
                    <w:szCs w:val="21"/>
                    <w:u w:color="000000"/>
                    <w:lang w:val="zh-CN" w:eastAsia="zh-CN"/>
                  </w:rPr>
                  <w:t>（指后续进行肿瘤评估）</w:t>
                </w:r>
                <w:r>
                  <w:rPr>
                    <w:color w:val="000000" w:themeColor="text1"/>
                    <w:szCs w:val="21"/>
                    <w:u w:color="000000"/>
                    <w:lang w:val="zh-CN" w:eastAsia="zh-CN"/>
                  </w:rPr>
                  <w:t>的受试者，首次生存期随访联系将安排在终止访视和</w:t>
                </w:r>
                <w:r>
                  <w:rPr>
                    <w:color w:val="000000" w:themeColor="text1"/>
                    <w:szCs w:val="21"/>
                    <w:u w:color="000000"/>
                    <w:lang w:val="zh-CN" w:eastAsia="zh-CN"/>
                  </w:rPr>
                  <w:t>/</w:t>
                </w:r>
                <w:r>
                  <w:rPr>
                    <w:color w:val="000000" w:themeColor="text1"/>
                    <w:szCs w:val="21"/>
                    <w:u w:color="000000"/>
                    <w:lang w:val="zh-CN" w:eastAsia="zh-CN"/>
                  </w:rPr>
                  <w:t>或安全性随访访视后</w:t>
                </w:r>
                <w:r>
                  <w:rPr>
                    <w:color w:val="000000" w:themeColor="text1"/>
                    <w:szCs w:val="21"/>
                    <w:u w:color="000000"/>
                    <w:lang w:val="zh-CN" w:eastAsia="zh-CN"/>
                  </w:rPr>
                  <w:t xml:space="preserve"> 12 </w:t>
                </w:r>
                <w:r>
                  <w:rPr>
                    <w:color w:val="000000" w:themeColor="text1"/>
                    <w:szCs w:val="21"/>
                    <w:u w:color="000000"/>
                    <w:lang w:val="zh-CN" w:eastAsia="zh-CN"/>
                  </w:rPr>
                  <w:t>周（以最后发生者为准）；</w:t>
                </w:r>
              </w:p>
              <w:p w:rsidR="002330F8" w:rsidRDefault="00394453" w14:paraId="0E955B04" w14:textId="77777777">
                <w:pPr>
                  <w:widowControl w:val="0"/>
                  <w:numPr>
                    <w:ilvl w:val="0"/>
                    <w:numId w:val="34"/>
                  </w:numPr>
                  <w:adjustRightInd w:val="0"/>
                  <w:snapToGrid w:val="0"/>
                  <w:rPr>
                    <w:color w:val="000000" w:themeColor="text1"/>
                    <w:szCs w:val="21"/>
                    <w:u w:color="000000"/>
                    <w:lang w:val="zh-CN" w:eastAsia="zh-CN"/>
                  </w:rPr>
                </w:pPr>
                <w:r>
                  <w:rPr>
                    <w:color w:val="000000" w:themeColor="text1"/>
                    <w:szCs w:val="21"/>
                    <w:u w:color="000000"/>
                    <w:lang w:val="zh-CN" w:eastAsia="zh-CN"/>
                  </w:rPr>
                  <w:t>对于完成有效性随访评估的受试者，首次生存期随访联系将安排在末次有效性评估随访访视实施后</w:t>
                </w:r>
                <w:r>
                  <w:rPr>
                    <w:color w:val="000000" w:themeColor="text1"/>
                    <w:szCs w:val="21"/>
                    <w:u w:color="000000"/>
                    <w:lang w:val="zh-CN" w:eastAsia="zh-CN"/>
                  </w:rPr>
                  <w:t xml:space="preserve">12 </w:t>
                </w:r>
                <w:r>
                  <w:rPr>
                    <w:color w:val="000000" w:themeColor="text1"/>
                    <w:szCs w:val="21"/>
                    <w:u w:color="000000"/>
                    <w:lang w:val="zh-CN" w:eastAsia="zh-CN"/>
                  </w:rPr>
                  <w:t>周。</w:t>
                </w:r>
              </w:p>
              <w:p w:rsidR="002330F8" w:rsidRDefault="00394453" w14:paraId="0E955B05" w14:textId="77777777">
                <w:pPr>
                  <w:widowControl w:val="0"/>
                  <w:numPr>
                    <w:ilvl w:val="0"/>
                    <w:numId w:val="35"/>
                  </w:numPr>
                  <w:adjustRightInd w:val="0"/>
                  <w:snapToGrid w:val="0"/>
                  <w:spacing w:before="0" w:after="0" w:line="360" w:lineRule="auto"/>
                  <w:rPr>
                    <w:rStyle w:val="CPTVariable"/>
                    <w:rFonts w:ascii="Calibri" w:hAnsi="Calibri" w:eastAsia="Calibri" w:cs="Calibri"/>
                    <w:color w:val="000000"/>
                    <w:szCs w:val="21"/>
                    <w:u w:color="000000"/>
                    <w:lang w:eastAsia="zh-CN"/>
                  </w:rPr>
                </w:pPr>
                <w:r>
                  <w:rPr>
                    <w:rStyle w:val="CPTVariable"/>
                    <w:rFonts w:hint="eastAsia"/>
                    <w:b/>
                    <w:bCs/>
                    <w:lang w:eastAsia="zh-CN"/>
                  </w:rPr>
                  <w:t>试验设计流程图如下：</w:t>
                </w:r>
                <w:r>
                  <w:rPr>
                    <w:noProof/>
                  </w:rPr>
                  <w:drawing>
                    <wp:inline distT="0" distB="0" distL="0" distR="0" wp14:anchorId="0E956104" wp14:editId="0E956105">
                      <wp:extent cx="5194300" cy="2579370"/>
                      <wp:effectExtent l="0" t="0" r="635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7"/>
                              <a:stretch>
                                <a:fillRect/>
                              </a:stretch>
                            </pic:blipFill>
                            <pic:spPr>
                              <a:xfrm>
                                <a:off x="0" y="0"/>
                                <a:ext cx="5194300" cy="2579370"/>
                              </a:xfrm>
                              <a:prstGeom prst="rect">
                                <a:avLst/>
                              </a:prstGeom>
                            </pic:spPr>
                          </pic:pic>
                        </a:graphicData>
                      </a:graphic>
                    </wp:inline>
                  </w:drawing>
                </w:r>
              </w:p>
            </w:tc>
          </w:tr>
          <w:tr w:rsidR="002330F8" w14:paraId="0E955B09" w14:textId="77777777">
            <w:tc>
              <w:tcPr>
                <w:tcW w:w="1417" w:type="dxa"/>
              </w:tcPr>
              <w:p w:rsidR="002330F8" w:rsidRDefault="00394453" w14:paraId="0E955B07" w14:textId="77777777">
                <w:pPr>
                  <w:autoSpaceDE w:val="0"/>
                  <w:autoSpaceDN w:val="0"/>
                  <w:adjustRightInd w:val="0"/>
                  <w:jc w:val="both"/>
                  <w:rPr>
                    <w:rStyle w:val="CPTVariable"/>
                  </w:rPr>
                </w:pPr>
                <w:proofErr w:type="spellStart"/>
                <w:r>
                  <w:rPr>
                    <w:rStyle w:val="CPTVariable"/>
                    <w:rFonts w:hint="eastAsia"/>
                  </w:rPr>
                  <w:t>设计特征</w:t>
                </w:r>
                <w:proofErr w:type="spellEnd"/>
              </w:p>
            </w:tc>
            <w:tc>
              <w:tcPr>
                <w:tcW w:w="7934" w:type="dxa"/>
              </w:tcPr>
              <w:p w:rsidR="002330F8" w:rsidRDefault="00394453" w14:paraId="0E955B08" w14:textId="77777777">
                <w:pPr>
                  <w:numPr>
                    <w:ilvl w:val="0"/>
                    <w:numId w:val="36"/>
                  </w:numPr>
                  <w:autoSpaceDE w:val="0"/>
                  <w:autoSpaceDN w:val="0"/>
                  <w:adjustRightInd w:val="0"/>
                  <w:jc w:val="both"/>
                  <w:rPr>
                    <w:rStyle w:val="CPTVariable"/>
                    <w:lang w:eastAsia="zh-CN"/>
                  </w:rPr>
                </w:pPr>
                <w:r>
                  <w:rPr>
                    <w:rStyle w:val="CPTVariable"/>
                    <w:rFonts w:hint="eastAsia"/>
                    <w:lang w:eastAsia="zh-CN"/>
                  </w:rPr>
                  <w:t>随机、开放、对照、多中心临床研究</w:t>
                </w:r>
              </w:p>
            </w:tc>
          </w:tr>
          <w:tr w:rsidR="002330F8" w14:paraId="0E955B13" w14:textId="77777777">
            <w:tc>
              <w:tcPr>
                <w:tcW w:w="1417" w:type="dxa"/>
              </w:tcPr>
              <w:p w:rsidR="002330F8" w:rsidRDefault="00394453" w14:paraId="0E955B0A" w14:textId="77777777">
                <w:pPr>
                  <w:autoSpaceDE w:val="0"/>
                  <w:autoSpaceDN w:val="0"/>
                  <w:adjustRightInd w:val="0"/>
                  <w:jc w:val="both"/>
                  <w:rPr>
                    <w:rStyle w:val="CPTVariable"/>
                  </w:rPr>
                </w:pPr>
                <w:proofErr w:type="spellStart"/>
                <w:r>
                  <w:rPr>
                    <w:rStyle w:val="CPTVariable"/>
                    <w:rFonts w:hint="eastAsia"/>
                  </w:rPr>
                  <w:t>给药剂量</w:t>
                </w:r>
                <w:proofErr w:type="spellEnd"/>
              </w:p>
            </w:tc>
            <w:tc>
              <w:tcPr>
                <w:tcW w:w="7934" w:type="dxa"/>
              </w:tcPr>
              <w:p w:rsidR="002330F8" w:rsidRDefault="00394453" w14:paraId="0E955B0B" w14:textId="77777777">
                <w:pPr>
                  <w:autoSpaceDE w:val="0"/>
                  <w:autoSpaceDN w:val="0"/>
                  <w:adjustRightInd w:val="0"/>
                  <w:jc w:val="both"/>
                  <w:rPr>
                    <w:rStyle w:val="CPTVariable"/>
                    <w:b/>
                    <w:bCs/>
                  </w:rPr>
                </w:pPr>
                <w:proofErr w:type="spellStart"/>
                <w:r>
                  <w:rPr>
                    <w:rStyle w:val="CPTVariable"/>
                    <w:rFonts w:hint="eastAsia"/>
                    <w:b/>
                    <w:bCs/>
                  </w:rPr>
                  <w:t>A</w:t>
                </w:r>
                <w:r>
                  <w:rPr>
                    <w:rStyle w:val="CPTVariable"/>
                    <w:rFonts w:hint="eastAsia"/>
                    <w:b/>
                    <w:bCs/>
                  </w:rPr>
                  <w:t>组</w:t>
                </w:r>
                <w:proofErr w:type="spellEnd"/>
                <w:r>
                  <w:rPr>
                    <w:rStyle w:val="CPTVariable"/>
                    <w:rFonts w:hint="eastAsia"/>
                    <w:b/>
                    <w:bCs/>
                    <w:lang w:eastAsia="zh-CN"/>
                  </w:rPr>
                  <w:t>（试验组）</w:t>
                </w:r>
                <w:r>
                  <w:rPr>
                    <w:rStyle w:val="CPTVariable"/>
                    <w:rFonts w:hint="eastAsia"/>
                    <w:b/>
                    <w:bCs/>
                  </w:rPr>
                  <w:t>：</w:t>
                </w:r>
              </w:p>
              <w:p w:rsidR="002330F8" w:rsidRDefault="00394453" w14:paraId="0E955B0C" w14:textId="77777777">
                <w:pPr>
                  <w:numPr>
                    <w:ilvl w:val="0"/>
                    <w:numId w:val="36"/>
                  </w:numPr>
                  <w:autoSpaceDE w:val="0"/>
                  <w:autoSpaceDN w:val="0"/>
                  <w:adjustRightInd w:val="0"/>
                  <w:jc w:val="both"/>
                  <w:rPr>
                    <w:rStyle w:val="CPTVariable"/>
                    <w:lang w:eastAsia="zh-CN"/>
                  </w:rPr>
                </w:pPr>
                <w:proofErr w:type="gramStart"/>
                <w:r>
                  <w:rPr>
                    <w:rStyle w:val="CPTVariable"/>
                    <w:rFonts w:hint="eastAsia"/>
                    <w:lang w:eastAsia="zh-CN"/>
                  </w:rPr>
                  <w:t>替雷利珠单</w:t>
                </w:r>
                <w:proofErr w:type="gramEnd"/>
                <w:r>
                  <w:rPr>
                    <w:rStyle w:val="CPTVariable"/>
                    <w:rFonts w:hint="eastAsia"/>
                    <w:lang w:eastAsia="zh-CN"/>
                  </w:rPr>
                  <w:t>抗注射液：</w:t>
                </w:r>
                <w:r>
                  <w:rPr>
                    <w:rStyle w:val="CPTVariable"/>
                    <w:rFonts w:hint="eastAsia"/>
                    <w:lang w:eastAsia="zh-CN"/>
                  </w:rPr>
                  <w:t>200 mg</w:t>
                </w:r>
                <w:r>
                  <w:rPr>
                    <w:rStyle w:val="CPTVariable"/>
                    <w:rFonts w:hint="eastAsia"/>
                    <w:lang w:eastAsia="zh-CN"/>
                  </w:rPr>
                  <w:t>，</w:t>
                </w:r>
                <w:r>
                  <w:rPr>
                    <w:rStyle w:val="CPTVariable"/>
                    <w:rFonts w:hint="eastAsia"/>
                    <w:lang w:eastAsia="zh-CN"/>
                  </w:rPr>
                  <w:t>IV</w:t>
                </w:r>
                <w:r>
                  <w:rPr>
                    <w:rStyle w:val="CPTVariable"/>
                    <w:rFonts w:hint="eastAsia"/>
                    <w:lang w:eastAsia="zh-CN"/>
                  </w:rPr>
                  <w:t>，</w:t>
                </w:r>
                <w:r>
                  <w:rPr>
                    <w:rStyle w:val="CPTVariable"/>
                    <w:rFonts w:hint="eastAsia"/>
                    <w:lang w:eastAsia="zh-CN"/>
                  </w:rPr>
                  <w:t>Q3W</w:t>
                </w:r>
                <w:r>
                  <w:rPr>
                    <w:rStyle w:val="CPTVariable"/>
                    <w:rFonts w:hint="eastAsia"/>
                    <w:lang w:eastAsia="zh-CN"/>
                  </w:rPr>
                  <w:t>。每</w:t>
                </w:r>
                <w:r>
                  <w:rPr>
                    <w:rStyle w:val="CPTVariable"/>
                    <w:rFonts w:hint="eastAsia"/>
                    <w:lang w:eastAsia="zh-CN"/>
                  </w:rPr>
                  <w:t>3</w:t>
                </w:r>
                <w:r>
                  <w:rPr>
                    <w:rStyle w:val="CPTVariable"/>
                    <w:rFonts w:hint="eastAsia"/>
                    <w:lang w:eastAsia="zh-CN"/>
                  </w:rPr>
                  <w:t>周一</w:t>
                </w:r>
                <w:proofErr w:type="gramStart"/>
                <w:r>
                  <w:rPr>
                    <w:rStyle w:val="CPTVariable"/>
                    <w:rFonts w:hint="eastAsia"/>
                    <w:lang w:eastAsia="zh-CN"/>
                  </w:rPr>
                  <w:t>个</w:t>
                </w:r>
                <w:proofErr w:type="gramEnd"/>
                <w:r>
                  <w:rPr>
                    <w:rStyle w:val="CPTVariable"/>
                    <w:rFonts w:hint="eastAsia"/>
                    <w:lang w:eastAsia="zh-CN"/>
                  </w:rPr>
                  <w:t>治疗周期，首次输</w:t>
                </w:r>
                <w:proofErr w:type="gramStart"/>
                <w:r>
                  <w:rPr>
                    <w:rStyle w:val="CPTVariable"/>
                    <w:rFonts w:hint="eastAsia"/>
                    <w:lang w:eastAsia="zh-CN"/>
                  </w:rPr>
                  <w:t>注时间</w:t>
                </w:r>
                <w:proofErr w:type="gramEnd"/>
                <w:r>
                  <w:rPr>
                    <w:rStyle w:val="CPTVariable"/>
                    <w:rFonts w:hint="eastAsia"/>
                    <w:lang w:eastAsia="zh-CN"/>
                  </w:rPr>
                  <w:t xml:space="preserve"> 60 min</w:t>
                </w:r>
                <w:r>
                  <w:rPr>
                    <w:rStyle w:val="CPTVariable"/>
                    <w:rFonts w:hint="eastAsia"/>
                    <w:lang w:eastAsia="zh-CN"/>
                  </w:rPr>
                  <w:t>以上，若耐受性良好，后续输注可改为</w:t>
                </w:r>
                <w:r>
                  <w:rPr>
                    <w:rStyle w:val="CPTVariable"/>
                    <w:rFonts w:hint="eastAsia"/>
                    <w:lang w:eastAsia="zh-CN"/>
                  </w:rPr>
                  <w:t>30 min</w:t>
                </w:r>
                <w:r>
                  <w:rPr>
                    <w:rStyle w:val="CPTVariable"/>
                    <w:rFonts w:hint="eastAsia"/>
                    <w:lang w:eastAsia="zh-CN"/>
                  </w:rPr>
                  <w:t>及以上。</w:t>
                </w:r>
              </w:p>
              <w:p w:rsidR="002330F8" w:rsidRDefault="00394453" w14:paraId="0E955B0D" w14:textId="77777777">
                <w:pPr>
                  <w:numPr>
                    <w:ilvl w:val="0"/>
                    <w:numId w:val="36"/>
                  </w:numPr>
                  <w:autoSpaceDE w:val="0"/>
                  <w:autoSpaceDN w:val="0"/>
                  <w:adjustRightInd w:val="0"/>
                  <w:jc w:val="both"/>
                  <w:rPr>
                    <w:rStyle w:val="CPTVariable"/>
                    <w:lang w:eastAsia="zh-CN"/>
                  </w:rPr>
                </w:pPr>
                <w:r>
                  <w:rPr>
                    <w:rStyle w:val="CPTVariable"/>
                    <w:rFonts w:hint="eastAsia"/>
                    <w:lang w:eastAsia="zh-CN"/>
                  </w:rPr>
                  <w:t>注射用</w:t>
                </w:r>
                <w:r>
                  <w:rPr>
                    <w:rStyle w:val="CPTVariable"/>
                    <w:rFonts w:hint="eastAsia"/>
                    <w:lang w:eastAsia="zh-CN"/>
                  </w:rPr>
                  <w:t>IMM01</w:t>
                </w:r>
                <w:r>
                  <w:rPr>
                    <w:rStyle w:val="CPTVariable"/>
                    <w:rFonts w:hint="eastAsia"/>
                    <w:lang w:eastAsia="zh-CN"/>
                  </w:rPr>
                  <w:t>：</w:t>
                </w:r>
                <w:r>
                  <w:rPr>
                    <w:rStyle w:val="CPTVariable"/>
                    <w:rFonts w:hint="eastAsia"/>
                    <w:lang w:eastAsia="zh-CN"/>
                  </w:rPr>
                  <w:tab/>
                </w:r>
                <w:r>
                  <w:rPr>
                    <w:rStyle w:val="CPTVariable"/>
                    <w:rFonts w:hint="eastAsia"/>
                    <w:lang w:eastAsia="zh-CN"/>
                  </w:rPr>
                  <w:t>2.0 mg/kg</w:t>
                </w:r>
                <w:r>
                  <w:rPr>
                    <w:rStyle w:val="CPTVariable"/>
                    <w:rFonts w:hint="eastAsia"/>
                    <w:lang w:eastAsia="zh-CN"/>
                  </w:rPr>
                  <w:t>，</w:t>
                </w:r>
                <w:r>
                  <w:rPr>
                    <w:rStyle w:val="CPTVariable"/>
                    <w:rFonts w:hint="eastAsia"/>
                    <w:lang w:eastAsia="zh-CN"/>
                  </w:rPr>
                  <w:t>IV</w:t>
                </w:r>
                <w:r>
                  <w:rPr>
                    <w:rStyle w:val="CPTVariable"/>
                    <w:rFonts w:hint="eastAsia"/>
                    <w:lang w:eastAsia="zh-CN"/>
                  </w:rPr>
                  <w:t>，</w:t>
                </w:r>
                <w:r>
                  <w:rPr>
                    <w:rStyle w:val="CPTVariable"/>
                    <w:rFonts w:hint="eastAsia"/>
                    <w:lang w:eastAsia="zh-CN"/>
                  </w:rPr>
                  <w:t>QW</w:t>
                </w:r>
                <w:r>
                  <w:rPr>
                    <w:rStyle w:val="CPTVariable"/>
                    <w:rFonts w:hint="eastAsia"/>
                    <w:lang w:eastAsia="zh-CN"/>
                  </w:rPr>
                  <w:t>，每</w:t>
                </w:r>
                <w:r>
                  <w:rPr>
                    <w:rStyle w:val="CPTVariable"/>
                    <w:rFonts w:hint="eastAsia"/>
                    <w:lang w:eastAsia="zh-CN"/>
                  </w:rPr>
                  <w:t>3</w:t>
                </w:r>
                <w:r>
                  <w:rPr>
                    <w:rStyle w:val="CPTVariable"/>
                    <w:rFonts w:hint="eastAsia"/>
                    <w:lang w:eastAsia="zh-CN"/>
                  </w:rPr>
                  <w:t>周一</w:t>
                </w:r>
                <w:proofErr w:type="gramStart"/>
                <w:r>
                  <w:rPr>
                    <w:rStyle w:val="CPTVariable"/>
                    <w:rFonts w:hint="eastAsia"/>
                    <w:lang w:eastAsia="zh-CN"/>
                  </w:rPr>
                  <w:t>个</w:t>
                </w:r>
                <w:proofErr w:type="gramEnd"/>
                <w:r>
                  <w:rPr>
                    <w:rStyle w:val="CPTVariable"/>
                    <w:rFonts w:hint="eastAsia"/>
                    <w:lang w:eastAsia="zh-CN"/>
                  </w:rPr>
                  <w:t>治疗周期。首次输液时间均为</w:t>
                </w:r>
                <w:r>
                  <w:rPr>
                    <w:rStyle w:val="CPTVariable"/>
                    <w:rFonts w:hint="eastAsia"/>
                    <w:lang w:eastAsia="zh-CN"/>
                  </w:rPr>
                  <w:t>180 min</w:t>
                </w:r>
                <w:r>
                  <w:rPr>
                    <w:rStyle w:val="CPTVariable"/>
                    <w:rFonts w:hint="eastAsia"/>
                    <w:lang w:eastAsia="zh-CN"/>
                  </w:rPr>
                  <w:t>（±</w:t>
                </w:r>
                <w:r>
                  <w:rPr>
                    <w:rStyle w:val="CPTVariable"/>
                    <w:rFonts w:hint="eastAsia"/>
                    <w:lang w:eastAsia="zh-CN"/>
                  </w:rPr>
                  <w:t>15 min</w:t>
                </w:r>
                <w:r>
                  <w:rPr>
                    <w:rStyle w:val="CPTVariable"/>
                    <w:rFonts w:hint="eastAsia"/>
                    <w:lang w:eastAsia="zh-CN"/>
                  </w:rPr>
                  <w:t>），第</w:t>
                </w:r>
                <w:r>
                  <w:rPr>
                    <w:rStyle w:val="CPTVariable"/>
                    <w:rFonts w:hint="eastAsia"/>
                    <w:lang w:eastAsia="zh-CN"/>
                  </w:rPr>
                  <w:t>2</w:t>
                </w:r>
                <w:r>
                  <w:rPr>
                    <w:rStyle w:val="CPTVariable"/>
                    <w:rFonts w:hint="eastAsia"/>
                    <w:lang w:eastAsia="zh-CN"/>
                  </w:rPr>
                  <w:t>次输液时间均为</w:t>
                </w:r>
                <w:r>
                  <w:rPr>
                    <w:rStyle w:val="CPTVariable"/>
                    <w:rFonts w:hint="eastAsia"/>
                    <w:lang w:eastAsia="zh-CN"/>
                  </w:rPr>
                  <w:t>120 min</w:t>
                </w:r>
                <w:r>
                  <w:rPr>
                    <w:rStyle w:val="CPTVariable"/>
                    <w:rFonts w:hint="eastAsia"/>
                    <w:lang w:eastAsia="zh-CN"/>
                  </w:rPr>
                  <w:t>（±</w:t>
                </w:r>
                <w:r>
                  <w:rPr>
                    <w:rStyle w:val="CPTVariable"/>
                    <w:rFonts w:hint="eastAsia"/>
                    <w:lang w:eastAsia="zh-CN"/>
                  </w:rPr>
                  <w:t>15 min</w:t>
                </w:r>
                <w:r>
                  <w:rPr>
                    <w:rStyle w:val="CPTVariable"/>
                    <w:rFonts w:hint="eastAsia"/>
                    <w:lang w:eastAsia="zh-CN"/>
                  </w:rPr>
                  <w:t>），之后每次输液时间为</w:t>
                </w:r>
                <w:r>
                  <w:rPr>
                    <w:rStyle w:val="CPTVariable"/>
                    <w:rFonts w:hint="eastAsia"/>
                    <w:lang w:eastAsia="zh-CN"/>
                  </w:rPr>
                  <w:t>60 min</w:t>
                </w:r>
                <w:r>
                  <w:rPr>
                    <w:rStyle w:val="CPTVariable"/>
                    <w:rFonts w:hint="eastAsia"/>
                    <w:lang w:eastAsia="zh-CN"/>
                  </w:rPr>
                  <w:t>（±</w:t>
                </w:r>
                <w:r>
                  <w:rPr>
                    <w:rStyle w:val="CPTVariable"/>
                    <w:rFonts w:hint="eastAsia"/>
                    <w:lang w:eastAsia="zh-CN"/>
                  </w:rPr>
                  <w:t>15 min</w:t>
                </w:r>
                <w:r>
                  <w:rPr>
                    <w:rStyle w:val="CPTVariable"/>
                    <w:rFonts w:hint="eastAsia"/>
                    <w:lang w:eastAsia="zh-CN"/>
                  </w:rPr>
                  <w:t>）。</w:t>
                </w:r>
              </w:p>
              <w:p w:rsidR="002330F8" w:rsidRDefault="00394453" w14:paraId="0E955B0E" w14:textId="77777777">
                <w:pPr>
                  <w:autoSpaceDE w:val="0"/>
                  <w:autoSpaceDN w:val="0"/>
                  <w:adjustRightInd w:val="0"/>
                  <w:jc w:val="both"/>
                  <w:rPr>
                    <w:rStyle w:val="CPTVariable"/>
                    <w:lang w:eastAsia="zh-CN"/>
                  </w:rPr>
                </w:pPr>
                <w:r>
                  <w:rPr>
                    <w:rStyle w:val="CPTVariable"/>
                    <w:rFonts w:hint="eastAsia"/>
                    <w:lang w:eastAsia="zh-CN"/>
                  </w:rPr>
                  <w:t>注射用</w:t>
                </w:r>
                <w:r>
                  <w:rPr>
                    <w:rStyle w:val="CPTVariable"/>
                    <w:rFonts w:hint="eastAsia"/>
                    <w:lang w:eastAsia="zh-CN"/>
                  </w:rPr>
                  <w:t>IMM01</w:t>
                </w:r>
                <w:r>
                  <w:rPr>
                    <w:rStyle w:val="CPTVariable"/>
                    <w:rFonts w:hint="eastAsia"/>
                    <w:lang w:eastAsia="zh-CN"/>
                  </w:rPr>
                  <w:t>和</w:t>
                </w:r>
                <w:proofErr w:type="gramStart"/>
                <w:r>
                  <w:rPr>
                    <w:rStyle w:val="CPTVariable"/>
                    <w:rFonts w:hint="eastAsia"/>
                    <w:lang w:eastAsia="zh-CN"/>
                  </w:rPr>
                  <w:t>替雷利珠单抗可</w:t>
                </w:r>
                <w:proofErr w:type="gramEnd"/>
                <w:r>
                  <w:rPr>
                    <w:rStyle w:val="CPTVariable"/>
                    <w:rFonts w:hint="eastAsia"/>
                    <w:lang w:eastAsia="zh-CN"/>
                  </w:rPr>
                  <w:t>在同一天通过静脉滴注给药。</w:t>
                </w:r>
                <w:proofErr w:type="gramStart"/>
                <w:r>
                  <w:rPr>
                    <w:rStyle w:val="CPTVariable"/>
                    <w:rFonts w:hint="eastAsia"/>
                    <w:lang w:eastAsia="zh-CN"/>
                  </w:rPr>
                  <w:t>替雷利珠单</w:t>
                </w:r>
                <w:proofErr w:type="gramEnd"/>
                <w:r>
                  <w:rPr>
                    <w:rStyle w:val="CPTVariable"/>
                    <w:rFonts w:hint="eastAsia"/>
                    <w:lang w:eastAsia="zh-CN"/>
                  </w:rPr>
                  <w:t>抗给药结束≥</w:t>
                </w:r>
                <w:r>
                  <w:rPr>
                    <w:rStyle w:val="CPTVariable"/>
                    <w:rFonts w:hint="eastAsia"/>
                    <w:lang w:eastAsia="zh-CN"/>
                  </w:rPr>
                  <w:t>30 min</w:t>
                </w:r>
                <w:r>
                  <w:rPr>
                    <w:rStyle w:val="CPTVariable"/>
                    <w:rFonts w:hint="eastAsia"/>
                    <w:lang w:eastAsia="zh-CN"/>
                  </w:rPr>
                  <w:t>后开始注射用</w:t>
                </w:r>
                <w:r>
                  <w:rPr>
                    <w:rStyle w:val="CPTVariable"/>
                    <w:rFonts w:hint="eastAsia"/>
                    <w:lang w:eastAsia="zh-CN"/>
                  </w:rPr>
                  <w:t>IMM01</w:t>
                </w:r>
                <w:r>
                  <w:rPr>
                    <w:rStyle w:val="CPTVariable"/>
                    <w:rFonts w:hint="eastAsia"/>
                    <w:lang w:eastAsia="zh-CN"/>
                  </w:rPr>
                  <w:t>给药。最长给药</w:t>
                </w:r>
                <w:r>
                  <w:rPr>
                    <w:rStyle w:val="CPTVariable"/>
                    <w:rFonts w:hint="eastAsia"/>
                    <w:lang w:eastAsia="zh-CN"/>
                  </w:rPr>
                  <w:t>2</w:t>
                </w:r>
                <w:r>
                  <w:rPr>
                    <w:rStyle w:val="CPTVariable"/>
                    <w:rFonts w:hint="eastAsia"/>
                    <w:lang w:eastAsia="zh-CN"/>
                  </w:rPr>
                  <w:t>年（</w:t>
                </w:r>
                <w:r>
                  <w:rPr>
                    <w:rStyle w:val="CPTVariable"/>
                    <w:rFonts w:hint="eastAsia"/>
                    <w:lang w:eastAsia="zh-CN"/>
                  </w:rPr>
                  <w:t>108</w:t>
                </w:r>
                <w:r>
                  <w:rPr>
                    <w:rStyle w:val="CPTVariable"/>
                    <w:rFonts w:hint="eastAsia"/>
                    <w:lang w:eastAsia="zh-CN"/>
                  </w:rPr>
                  <w:t>周）。</w:t>
                </w:r>
              </w:p>
              <w:p w:rsidR="002330F8" w:rsidRDefault="00394453" w14:paraId="0E955B0F" w14:textId="77777777">
                <w:pPr>
                  <w:autoSpaceDE w:val="0"/>
                  <w:autoSpaceDN w:val="0"/>
                  <w:adjustRightInd w:val="0"/>
                  <w:jc w:val="both"/>
                  <w:rPr>
                    <w:rStyle w:val="CPTVariable"/>
                    <w:b/>
                    <w:bCs/>
                    <w:lang w:eastAsia="zh-CN"/>
                  </w:rPr>
                </w:pPr>
                <w:r>
                  <w:rPr>
                    <w:rStyle w:val="CPTVariable"/>
                    <w:rFonts w:hint="eastAsia"/>
                    <w:b/>
                    <w:bCs/>
                    <w:lang w:eastAsia="zh-CN"/>
                  </w:rPr>
                  <w:t>B</w:t>
                </w:r>
                <w:r>
                  <w:rPr>
                    <w:rStyle w:val="CPTVariable"/>
                    <w:rFonts w:hint="eastAsia"/>
                    <w:b/>
                    <w:bCs/>
                    <w:lang w:eastAsia="zh-CN"/>
                  </w:rPr>
                  <w:t>组（对照组）：</w:t>
                </w:r>
              </w:p>
              <w:p w:rsidR="002330F8" w:rsidRDefault="00394453" w14:paraId="0E955B10" w14:textId="77777777">
                <w:pPr>
                  <w:autoSpaceDE w:val="0"/>
                  <w:autoSpaceDN w:val="0"/>
                  <w:adjustRightInd w:val="0"/>
                  <w:jc w:val="both"/>
                  <w:rPr>
                    <w:rStyle w:val="CPTVariable"/>
                    <w:lang w:eastAsia="zh-CN"/>
                  </w:rPr>
                </w:pPr>
                <w:r>
                  <w:rPr>
                    <w:rStyle w:val="CPTVariable"/>
                    <w:rFonts w:hint="eastAsia"/>
                    <w:lang w:eastAsia="zh-CN"/>
                  </w:rPr>
                  <w:t>研究者选择的化疗方案（苯达莫司汀或吉西他滨）</w:t>
                </w:r>
              </w:p>
              <w:p w:rsidR="002330F8" w:rsidRDefault="00394453" w14:paraId="0E955B11" w14:textId="77777777">
                <w:pPr>
                  <w:numPr>
                    <w:ilvl w:val="0"/>
                    <w:numId w:val="36"/>
                  </w:numPr>
                  <w:autoSpaceDE w:val="0"/>
                  <w:autoSpaceDN w:val="0"/>
                  <w:adjustRightInd w:val="0"/>
                  <w:jc w:val="both"/>
                  <w:rPr>
                    <w:rStyle w:val="CPTVariable"/>
                    <w:lang w:eastAsia="zh-CN"/>
                  </w:rPr>
                </w:pPr>
                <w:r>
                  <w:rPr>
                    <w:rStyle w:val="CPTVariable"/>
                    <w:rFonts w:hint="eastAsia"/>
                    <w:lang w:eastAsia="zh-CN"/>
                  </w:rPr>
                  <w:t>苯达莫司汀：每个周期的第</w:t>
                </w:r>
                <w:r>
                  <w:rPr>
                    <w:rStyle w:val="CPTVariable"/>
                    <w:rFonts w:hint="eastAsia"/>
                    <w:lang w:eastAsia="zh-CN"/>
                  </w:rPr>
                  <w:t>1</w:t>
                </w:r>
                <w:r>
                  <w:rPr>
                    <w:rStyle w:val="CPTVariable"/>
                    <w:rFonts w:hint="eastAsia"/>
                    <w:lang w:eastAsia="zh-CN"/>
                  </w:rPr>
                  <w:t>天及第</w:t>
                </w:r>
                <w:r>
                  <w:rPr>
                    <w:rStyle w:val="CPTVariable"/>
                    <w:rFonts w:hint="eastAsia"/>
                    <w:lang w:eastAsia="zh-CN"/>
                  </w:rPr>
                  <w:t>2</w:t>
                </w:r>
                <w:r>
                  <w:rPr>
                    <w:rStyle w:val="CPTVariable"/>
                    <w:rFonts w:hint="eastAsia"/>
                    <w:lang w:eastAsia="zh-CN"/>
                  </w:rPr>
                  <w:t>天给药一次，每次给药剂量为</w:t>
                </w:r>
                <w:r>
                  <w:rPr>
                    <w:rStyle w:val="CPTVariable"/>
                    <w:rFonts w:hint="eastAsia"/>
                    <w:lang w:eastAsia="zh-CN"/>
                  </w:rPr>
                  <w:t>90mg/m</w:t>
                </w:r>
                <w:r>
                  <w:rPr>
                    <w:rStyle w:val="CPTVariable"/>
                    <w:rFonts w:hint="eastAsia"/>
                    <w:vertAlign w:val="superscript"/>
                    <w:lang w:eastAsia="zh-CN"/>
                  </w:rPr>
                  <w:t>2</w:t>
                </w:r>
                <w:r>
                  <w:rPr>
                    <w:rStyle w:val="CPTVariable"/>
                    <w:rFonts w:hint="eastAsia"/>
                    <w:lang w:eastAsia="zh-CN"/>
                  </w:rPr>
                  <w:t>或</w:t>
                </w:r>
                <w:r>
                  <w:rPr>
                    <w:rStyle w:val="CPTVariable"/>
                    <w:rFonts w:hint="eastAsia"/>
                    <w:lang w:eastAsia="zh-CN"/>
                  </w:rPr>
                  <w:t>120mg/m</w:t>
                </w:r>
                <w:r>
                  <w:rPr>
                    <w:rStyle w:val="CPTVariable"/>
                    <w:rFonts w:hint="eastAsia"/>
                    <w:vertAlign w:val="superscript"/>
                    <w:lang w:eastAsia="zh-CN"/>
                  </w:rPr>
                  <w:t>2</w:t>
                </w:r>
                <w:r>
                  <w:rPr>
                    <w:rStyle w:val="CPTVariable"/>
                    <w:rFonts w:hint="eastAsia"/>
                    <w:lang w:eastAsia="zh-CN"/>
                  </w:rPr>
                  <w:t>，静脉输注</w:t>
                </w:r>
                <w:r>
                  <w:rPr>
                    <w:rStyle w:val="CPTVariable"/>
                    <w:rFonts w:hint="eastAsia"/>
                    <w:lang w:eastAsia="zh-CN"/>
                  </w:rPr>
                  <w:t>60~120</w:t>
                </w:r>
                <w:r>
                  <w:rPr>
                    <w:rStyle w:val="CPTVariable"/>
                    <w:rFonts w:hint="eastAsia"/>
                    <w:lang w:eastAsia="zh-CN"/>
                  </w:rPr>
                  <w:t>分钟，最长至</w:t>
                </w:r>
                <w:r>
                  <w:rPr>
                    <w:rStyle w:val="CPTVariable"/>
                    <w:rFonts w:hint="eastAsia"/>
                    <w:lang w:eastAsia="zh-CN"/>
                  </w:rPr>
                  <w:t>6</w:t>
                </w:r>
                <w:r>
                  <w:rPr>
                    <w:rStyle w:val="CPTVariable"/>
                    <w:rFonts w:hint="eastAsia"/>
                    <w:lang w:eastAsia="zh-CN"/>
                  </w:rPr>
                  <w:t>个周期。每</w:t>
                </w:r>
                <w:r>
                  <w:rPr>
                    <w:rStyle w:val="CPTVariable"/>
                    <w:rFonts w:hint="eastAsia"/>
                    <w:lang w:eastAsia="zh-CN"/>
                  </w:rPr>
                  <w:t>4</w:t>
                </w:r>
                <w:r>
                  <w:rPr>
                    <w:rStyle w:val="CPTVariable"/>
                    <w:rFonts w:hint="eastAsia"/>
                    <w:lang w:eastAsia="zh-CN"/>
                  </w:rPr>
                  <w:t>周为一个治疗周期。每例受试者均接受固定剂量的化疗（剂量调整除外）。研究者将在规定范围内确定每例受试者的适当剂量。</w:t>
                </w:r>
              </w:p>
              <w:p w:rsidR="002330F8" w:rsidRDefault="00394453" w14:paraId="0E955B12" w14:textId="77777777">
                <w:pPr>
                  <w:numPr>
                    <w:ilvl w:val="0"/>
                    <w:numId w:val="36"/>
                  </w:numPr>
                  <w:autoSpaceDE w:val="0"/>
                  <w:autoSpaceDN w:val="0"/>
                  <w:adjustRightInd w:val="0"/>
                  <w:jc w:val="both"/>
                  <w:rPr>
                    <w:rStyle w:val="CPTVariable"/>
                    <w:lang w:eastAsia="zh-CN"/>
                  </w:rPr>
                </w:pPr>
                <w:r>
                  <w:rPr>
                    <w:rStyle w:val="CPTVariable"/>
                    <w:rFonts w:hint="eastAsia"/>
                    <w:lang w:eastAsia="zh-CN"/>
                  </w:rPr>
                  <w:t>吉西他滨：每个周期的第</w:t>
                </w:r>
                <w:r>
                  <w:rPr>
                    <w:rStyle w:val="CPTVariable"/>
                    <w:rFonts w:hint="eastAsia"/>
                    <w:lang w:eastAsia="zh-CN"/>
                  </w:rPr>
                  <w:t>1</w:t>
                </w:r>
                <w:r>
                  <w:rPr>
                    <w:rStyle w:val="CPTVariable"/>
                    <w:rFonts w:hint="eastAsia"/>
                    <w:lang w:eastAsia="zh-CN"/>
                  </w:rPr>
                  <w:t>天和第</w:t>
                </w:r>
                <w:r>
                  <w:rPr>
                    <w:rStyle w:val="CPTVariable"/>
                    <w:rFonts w:hint="eastAsia"/>
                    <w:lang w:eastAsia="zh-CN"/>
                  </w:rPr>
                  <w:t>8</w:t>
                </w:r>
                <w:r>
                  <w:rPr>
                    <w:rStyle w:val="CPTVariable"/>
                    <w:rFonts w:hint="eastAsia"/>
                    <w:lang w:eastAsia="zh-CN"/>
                  </w:rPr>
                  <w:t>天给药一次，每次给药剂量为</w:t>
                </w:r>
                <w:r>
                  <w:rPr>
                    <w:rStyle w:val="CPTVariable"/>
                    <w:rFonts w:hint="eastAsia"/>
                    <w:lang w:eastAsia="zh-CN"/>
                  </w:rPr>
                  <w:t>1000mg/m</w:t>
                </w:r>
                <w:r>
                  <w:rPr>
                    <w:rStyle w:val="CPTVariable"/>
                    <w:rFonts w:hint="eastAsia"/>
                    <w:vertAlign w:val="superscript"/>
                    <w:lang w:eastAsia="zh-CN"/>
                  </w:rPr>
                  <w:t>2</w:t>
                </w:r>
                <w:r>
                  <w:rPr>
                    <w:rStyle w:val="CPTVariable"/>
                    <w:rFonts w:hint="eastAsia"/>
                    <w:lang w:eastAsia="zh-CN"/>
                  </w:rPr>
                  <w:t>，静脉滴注</w:t>
                </w:r>
                <w:r>
                  <w:rPr>
                    <w:rStyle w:val="CPTVariable"/>
                    <w:rFonts w:hint="eastAsia"/>
                    <w:lang w:eastAsia="zh-CN"/>
                  </w:rPr>
                  <w:t>30</w:t>
                </w:r>
                <w:r>
                  <w:rPr>
                    <w:rStyle w:val="CPTVariable"/>
                    <w:rFonts w:hint="eastAsia"/>
                    <w:lang w:eastAsia="zh-CN"/>
                  </w:rPr>
                  <w:t>分钟，最长至</w:t>
                </w:r>
                <w:r>
                  <w:rPr>
                    <w:rStyle w:val="CPTVariable"/>
                    <w:rFonts w:hint="eastAsia"/>
                    <w:lang w:eastAsia="zh-CN"/>
                  </w:rPr>
                  <w:t>6</w:t>
                </w:r>
                <w:r>
                  <w:rPr>
                    <w:rStyle w:val="CPTVariable"/>
                    <w:rFonts w:hint="eastAsia"/>
                    <w:lang w:eastAsia="zh-CN"/>
                  </w:rPr>
                  <w:t>个周期。每</w:t>
                </w:r>
                <w:r>
                  <w:rPr>
                    <w:rStyle w:val="CPTVariable"/>
                    <w:rFonts w:hint="eastAsia"/>
                    <w:lang w:eastAsia="zh-CN"/>
                  </w:rPr>
                  <w:t>3</w:t>
                </w:r>
                <w:r>
                  <w:rPr>
                    <w:rStyle w:val="CPTVariable"/>
                    <w:rFonts w:hint="eastAsia"/>
                    <w:lang w:eastAsia="zh-CN"/>
                  </w:rPr>
                  <w:t>周为一个治疗周期。</w:t>
                </w:r>
              </w:p>
            </w:tc>
          </w:tr>
          <w:tr w:rsidR="002330F8" w14:paraId="0E955B16" w14:textId="77777777">
            <w:tc>
              <w:tcPr>
                <w:tcW w:w="1417" w:type="dxa"/>
              </w:tcPr>
              <w:p w:rsidR="002330F8" w:rsidRDefault="00394453" w14:paraId="0E955B14" w14:textId="77777777">
                <w:pPr>
                  <w:autoSpaceDE w:val="0"/>
                  <w:autoSpaceDN w:val="0"/>
                  <w:adjustRightInd w:val="0"/>
                  <w:jc w:val="both"/>
                  <w:rPr>
                    <w:rStyle w:val="CPTVariable"/>
                  </w:rPr>
                </w:pPr>
                <w:proofErr w:type="spellStart"/>
                <w:r>
                  <w:rPr>
                    <w:rStyle w:val="CPTVariable"/>
                  </w:rPr>
                  <w:t>随机化</w:t>
                </w:r>
                <w:proofErr w:type="spellEnd"/>
              </w:p>
            </w:tc>
            <w:tc>
              <w:tcPr>
                <w:tcW w:w="7934" w:type="dxa"/>
              </w:tcPr>
              <w:p w:rsidR="002330F8" w:rsidRDefault="00394453" w14:paraId="0E955B15" w14:textId="77777777">
                <w:pPr>
                  <w:numPr>
                    <w:ilvl w:val="0"/>
                    <w:numId w:val="36"/>
                  </w:numPr>
                  <w:autoSpaceDE w:val="0"/>
                  <w:autoSpaceDN w:val="0"/>
                  <w:adjustRightInd w:val="0"/>
                  <w:jc w:val="both"/>
                  <w:rPr>
                    <w:rStyle w:val="CPTVariable"/>
                    <w:lang w:eastAsia="zh-CN"/>
                  </w:rPr>
                </w:pPr>
                <w:r>
                  <w:rPr>
                    <w:rStyle w:val="CPTVariable"/>
                    <w:rFonts w:hint="eastAsia"/>
                    <w:lang w:eastAsia="zh-CN"/>
                  </w:rPr>
                  <w:t>本试验计划入组约</w:t>
                </w:r>
                <w:r>
                  <w:rPr>
                    <w:rStyle w:val="CPTVariable"/>
                    <w:rFonts w:hint="eastAsia"/>
                    <w:lang w:eastAsia="zh-CN"/>
                  </w:rPr>
                  <w:t xml:space="preserve">202 </w:t>
                </w:r>
                <w:r>
                  <w:rPr>
                    <w:rStyle w:val="CPTVariable"/>
                    <w:rFonts w:hint="eastAsia"/>
                    <w:lang w:eastAsia="zh-CN"/>
                  </w:rPr>
                  <w:t>例受试者，采用分层区组随机化方法，应用中央随机系统，各中心间竞争入组。受试者将由中央随机系统确定给予受试者实际的治疗。符合入组条件的受试者将以是否接受过自体干细胞移植（是或否）</w:t>
                </w:r>
                <w:r>
                  <w:rPr>
                    <w:rStyle w:val="CPTVariable"/>
                    <w:rFonts w:hint="eastAsia"/>
                    <w:lang w:eastAsia="zh-CN"/>
                  </w:rPr>
                  <w:t xml:space="preserve"> </w:t>
                </w:r>
                <w:r>
                  <w:rPr>
                    <w:rStyle w:val="CPTVariable"/>
                    <w:rFonts w:hint="eastAsia"/>
                    <w:lang w:eastAsia="zh-CN"/>
                  </w:rPr>
                  <w:t>和</w:t>
                </w:r>
                <w:r>
                  <w:rPr>
                    <w:rStyle w:val="CPTVariable"/>
                    <w:rFonts w:hint="eastAsia"/>
                    <w:lang w:eastAsia="zh-CN"/>
                  </w:rPr>
                  <w:t>ECOG</w:t>
                </w:r>
                <w:r>
                  <w:rPr>
                    <w:rStyle w:val="CPTVariable"/>
                    <w:rFonts w:hint="eastAsia"/>
                    <w:lang w:eastAsia="zh-CN"/>
                  </w:rPr>
                  <w:t>评分（</w:t>
                </w:r>
                <w:r>
                  <w:rPr>
                    <w:rStyle w:val="CPTVariable"/>
                    <w:rFonts w:hint="eastAsia"/>
                    <w:lang w:eastAsia="zh-CN"/>
                  </w:rPr>
                  <w:t>0/1</w:t>
                </w:r>
                <w:r>
                  <w:rPr>
                    <w:rStyle w:val="CPTVariable"/>
                    <w:rFonts w:hint="eastAsia"/>
                    <w:lang w:eastAsia="zh-CN"/>
                  </w:rPr>
                  <w:t>或</w:t>
                </w:r>
                <w:r>
                  <w:rPr>
                    <w:rStyle w:val="CPTVariable"/>
                    <w:rFonts w:hint="eastAsia"/>
                    <w:lang w:eastAsia="zh-CN"/>
                  </w:rPr>
                  <w:t>2</w:t>
                </w:r>
                <w:r>
                  <w:rPr>
                    <w:rStyle w:val="CPTVariable"/>
                    <w:rFonts w:hint="eastAsia"/>
                    <w:lang w:eastAsia="zh-CN"/>
                  </w:rPr>
                  <w:t>）作为分层因素，按照</w:t>
                </w:r>
                <w:r>
                  <w:rPr>
                    <w:rStyle w:val="CPTVariable"/>
                    <w:rFonts w:hint="eastAsia"/>
                    <w:lang w:eastAsia="zh-CN"/>
                  </w:rPr>
                  <w:t>1</w:t>
                </w:r>
                <w:r>
                  <w:rPr>
                    <w:rStyle w:val="CPTVariable"/>
                    <w:rFonts w:hint="eastAsia"/>
                    <w:lang w:eastAsia="zh-CN"/>
                  </w:rPr>
                  <w:t>：</w:t>
                </w:r>
                <w:r>
                  <w:rPr>
                    <w:rStyle w:val="CPTVariable"/>
                    <w:rFonts w:hint="eastAsia"/>
                    <w:lang w:eastAsia="zh-CN"/>
                  </w:rPr>
                  <w:t>1</w:t>
                </w:r>
                <w:r>
                  <w:rPr>
                    <w:rStyle w:val="CPTVariable"/>
                    <w:rFonts w:hint="eastAsia"/>
                    <w:lang w:eastAsia="zh-CN"/>
                  </w:rPr>
                  <w:t>比例和固定区组长度进行随机。</w:t>
                </w:r>
              </w:p>
            </w:tc>
          </w:tr>
          <w:tr w:rsidR="002330F8" w14:paraId="0E955B1A" w14:textId="77777777">
            <w:tc>
              <w:tcPr>
                <w:tcW w:w="1417" w:type="dxa"/>
              </w:tcPr>
              <w:p w:rsidR="002330F8" w:rsidRDefault="00394453" w14:paraId="0E955B17" w14:textId="77777777">
                <w:pPr>
                  <w:autoSpaceDE w:val="0"/>
                  <w:autoSpaceDN w:val="0"/>
                  <w:adjustRightInd w:val="0"/>
                  <w:jc w:val="both"/>
                  <w:rPr>
                    <w:rStyle w:val="CPTVariable"/>
                  </w:rPr>
                </w:pPr>
                <w:proofErr w:type="spellStart"/>
                <w:r>
                  <w:rPr>
                    <w:rStyle w:val="CPTVariable"/>
                    <w:rFonts w:hint="eastAsia"/>
                  </w:rPr>
                  <w:t>期中分析</w:t>
                </w:r>
                <w:proofErr w:type="spellEnd"/>
              </w:p>
            </w:tc>
            <w:tc>
              <w:tcPr>
                <w:tcW w:w="7934" w:type="dxa"/>
              </w:tcPr>
              <w:p w:rsidR="002330F8" w:rsidRDefault="005C7AFA" w14:paraId="0E955B18" w14:textId="1994E44D">
                <w:pPr>
                  <w:numPr>
                    <w:ilvl w:val="0"/>
                    <w:numId w:val="36"/>
                  </w:numPr>
                  <w:autoSpaceDE w:val="0"/>
                  <w:autoSpaceDN w:val="0"/>
                  <w:adjustRightInd w:val="0"/>
                  <w:jc w:val="both"/>
                  <w:rPr>
                    <w:rStyle w:val="CPTVariable"/>
                    <w:lang w:eastAsia="zh-CN"/>
                  </w:rPr>
                </w:pPr>
                <w:r w:rsidRPr="005C7AFA">
                  <w:rPr>
                    <w:rStyle w:val="CPTVariable"/>
                    <w:rFonts w:hint="eastAsia"/>
                    <w:lang w:eastAsia="zh-CN"/>
                  </w:rPr>
                  <w:t>第</w:t>
                </w:r>
                <w:r w:rsidRPr="005C7AFA">
                  <w:rPr>
                    <w:rStyle w:val="CPTVariable"/>
                    <w:rFonts w:hint="eastAsia"/>
                    <w:lang w:eastAsia="zh-CN"/>
                  </w:rPr>
                  <w:t>1</w:t>
                </w:r>
                <w:r w:rsidRPr="005C7AFA">
                  <w:rPr>
                    <w:rStyle w:val="CPTVariable"/>
                    <w:rFonts w:hint="eastAsia"/>
                    <w:lang w:eastAsia="zh-CN"/>
                  </w:rPr>
                  <w:t>次期中分析</w:t>
                </w:r>
                <w:r w:rsidR="00394453">
                  <w:rPr>
                    <w:rStyle w:val="CPTVariable"/>
                    <w:rFonts w:hint="eastAsia"/>
                    <w:lang w:eastAsia="zh-CN"/>
                  </w:rPr>
                  <w:t>计划在出现约</w:t>
                </w:r>
                <w:r w:rsidR="00927B52">
                  <w:rPr>
                    <w:rStyle w:val="CPTVariable"/>
                    <w:rFonts w:hint="eastAsia"/>
                    <w:lang w:eastAsia="zh-CN"/>
                  </w:rPr>
                  <w:t>46</w:t>
                </w:r>
                <w:r w:rsidR="00394453">
                  <w:rPr>
                    <w:rStyle w:val="CPTVariable"/>
                    <w:rFonts w:hint="eastAsia"/>
                    <w:lang w:eastAsia="zh-CN"/>
                  </w:rPr>
                  <w:t>个</w:t>
                </w:r>
                <w:r w:rsidR="00394453">
                  <w:rPr>
                    <w:rStyle w:val="CPTVariable"/>
                    <w:rFonts w:hint="eastAsia"/>
                    <w:lang w:eastAsia="zh-CN"/>
                  </w:rPr>
                  <w:t xml:space="preserve">IRC </w:t>
                </w:r>
                <w:r w:rsidR="00394453">
                  <w:rPr>
                    <w:rStyle w:val="CPTVariable"/>
                    <w:rFonts w:hint="eastAsia"/>
                    <w:lang w:eastAsia="zh-CN"/>
                  </w:rPr>
                  <w:t>评估的</w:t>
                </w:r>
                <w:r w:rsidR="00394453">
                  <w:rPr>
                    <w:rStyle w:val="CPTVariable"/>
                    <w:rFonts w:hint="eastAsia"/>
                    <w:lang w:eastAsia="zh-CN"/>
                  </w:rPr>
                  <w:t xml:space="preserve">PFS </w:t>
                </w:r>
                <w:r w:rsidR="00394453">
                  <w:rPr>
                    <w:rStyle w:val="CPTVariable"/>
                    <w:rFonts w:hint="eastAsia"/>
                    <w:lang w:eastAsia="zh-CN"/>
                  </w:rPr>
                  <w:t>事件时</w:t>
                </w:r>
                <w:r w:rsidRPr="008F7EA6" w:rsidR="008F7EA6">
                  <w:rPr>
                    <w:rStyle w:val="CPTVariable"/>
                    <w:rFonts w:hint="eastAsia"/>
                    <w:lang w:eastAsia="zh-CN"/>
                  </w:rPr>
                  <w:t>（约</w:t>
                </w:r>
                <w:r w:rsidRPr="008F7EA6" w:rsidR="008F7EA6">
                  <w:rPr>
                    <w:rStyle w:val="CPTVariable"/>
                    <w:rFonts w:hint="eastAsia"/>
                    <w:lang w:eastAsia="zh-CN"/>
                  </w:rPr>
                  <w:t xml:space="preserve">33% PFS </w:t>
                </w:r>
                <w:r w:rsidRPr="008F7EA6" w:rsidR="008F7EA6">
                  <w:rPr>
                    <w:rStyle w:val="CPTVariable"/>
                    <w:rFonts w:hint="eastAsia"/>
                    <w:lang w:eastAsia="zh-CN"/>
                  </w:rPr>
                  <w:t>事件），由独立统计团队基于</w:t>
                </w:r>
                <w:r w:rsidRPr="008F7EA6" w:rsidR="008F7EA6">
                  <w:rPr>
                    <w:rStyle w:val="CPTVariable"/>
                    <w:rFonts w:hint="eastAsia"/>
                    <w:lang w:eastAsia="zh-CN"/>
                  </w:rPr>
                  <w:t>PFS</w:t>
                </w:r>
                <w:r w:rsidRPr="008F7EA6" w:rsidR="008F7EA6">
                  <w:rPr>
                    <w:rStyle w:val="CPTVariable"/>
                    <w:rFonts w:hint="eastAsia"/>
                    <w:lang w:eastAsia="zh-CN"/>
                  </w:rPr>
                  <w:t>中期数据，判断</w:t>
                </w:r>
                <w:r w:rsidRPr="008F7EA6" w:rsidR="008F7EA6">
                  <w:rPr>
                    <w:rStyle w:val="CPTVariable"/>
                    <w:rFonts w:hint="eastAsia"/>
                    <w:lang w:eastAsia="zh-CN"/>
                  </w:rPr>
                  <w:t>PFS</w:t>
                </w:r>
                <w:r w:rsidRPr="008F7EA6" w:rsidR="008F7EA6">
                  <w:rPr>
                    <w:rStyle w:val="CPTVariable"/>
                    <w:rFonts w:hint="eastAsia"/>
                    <w:lang w:eastAsia="zh-CN"/>
                  </w:rPr>
                  <w:t>是否达到无效界值标准，并可能进行样本量重估</w:t>
                </w:r>
                <w:r w:rsidR="00394453">
                  <w:rPr>
                    <w:rStyle w:val="CPTVariable"/>
                    <w:rFonts w:hint="eastAsia"/>
                    <w:lang w:eastAsia="zh-CN"/>
                  </w:rPr>
                  <w:t>；</w:t>
                </w:r>
              </w:p>
              <w:p w:rsidR="002330F8" w:rsidRDefault="006735AC" w14:paraId="0E955B19" w14:textId="5D931159">
                <w:pPr>
                  <w:numPr>
                    <w:ilvl w:val="0"/>
                    <w:numId w:val="36"/>
                  </w:numPr>
                  <w:autoSpaceDE w:val="0"/>
                  <w:autoSpaceDN w:val="0"/>
                  <w:adjustRightInd w:val="0"/>
                  <w:jc w:val="both"/>
                  <w:rPr>
                    <w:rStyle w:val="CPTVariable"/>
                    <w:lang w:eastAsia="zh-CN"/>
                  </w:rPr>
                </w:pPr>
                <w:r w:rsidRPr="006735AC">
                  <w:rPr>
                    <w:rStyle w:val="CPTVariable"/>
                    <w:rFonts w:hint="eastAsia"/>
                    <w:lang w:eastAsia="zh-CN"/>
                  </w:rPr>
                  <w:t>第</w:t>
                </w:r>
                <w:r w:rsidRPr="006735AC">
                  <w:rPr>
                    <w:rStyle w:val="CPTVariable"/>
                    <w:rFonts w:hint="eastAsia"/>
                    <w:lang w:eastAsia="zh-CN"/>
                  </w:rPr>
                  <w:t>2</w:t>
                </w:r>
                <w:r w:rsidRPr="006735AC">
                  <w:rPr>
                    <w:rStyle w:val="CPTVariable"/>
                    <w:rFonts w:hint="eastAsia"/>
                    <w:lang w:eastAsia="zh-CN"/>
                  </w:rPr>
                  <w:t>次期中分析计划在</w:t>
                </w:r>
                <w:r w:rsidRPr="006735AC">
                  <w:rPr>
                    <w:rStyle w:val="CPTVariable"/>
                    <w:rFonts w:hint="eastAsia"/>
                    <w:lang w:eastAsia="zh-CN"/>
                  </w:rPr>
                  <w:t>PFS</w:t>
                </w:r>
                <w:r w:rsidRPr="006735AC">
                  <w:rPr>
                    <w:rStyle w:val="CPTVariable"/>
                    <w:rFonts w:hint="eastAsia"/>
                    <w:lang w:eastAsia="zh-CN"/>
                  </w:rPr>
                  <w:t>主要分析的时间点进行（约</w:t>
                </w:r>
                <w:r w:rsidRPr="006735AC">
                  <w:rPr>
                    <w:rStyle w:val="CPTVariable"/>
                    <w:rFonts w:hint="eastAsia"/>
                    <w:lang w:eastAsia="zh-CN"/>
                  </w:rPr>
                  <w:t>140</w:t>
                </w:r>
                <w:r w:rsidRPr="006735AC">
                  <w:rPr>
                    <w:rStyle w:val="CPTVariable"/>
                    <w:rFonts w:hint="eastAsia"/>
                    <w:lang w:eastAsia="zh-CN"/>
                  </w:rPr>
                  <w:t>例</w:t>
                </w:r>
                <w:r w:rsidRPr="006735AC">
                  <w:rPr>
                    <w:rStyle w:val="CPTVariable"/>
                    <w:rFonts w:hint="eastAsia"/>
                    <w:lang w:eastAsia="zh-CN"/>
                  </w:rPr>
                  <w:t>PFS</w:t>
                </w:r>
                <w:r w:rsidRPr="006735AC">
                  <w:rPr>
                    <w:rStyle w:val="CPTVariable"/>
                    <w:rFonts w:hint="eastAsia"/>
                    <w:lang w:eastAsia="zh-CN"/>
                  </w:rPr>
                  <w:t>事件数），由独立统计团队基于</w:t>
                </w:r>
                <w:r w:rsidRPr="006735AC">
                  <w:rPr>
                    <w:rStyle w:val="CPTVariable"/>
                    <w:rFonts w:hint="eastAsia"/>
                    <w:lang w:eastAsia="zh-CN"/>
                  </w:rPr>
                  <w:t>PFS</w:t>
                </w:r>
                <w:r w:rsidRPr="006735AC">
                  <w:rPr>
                    <w:rStyle w:val="CPTVariable"/>
                    <w:rFonts w:hint="eastAsia"/>
                    <w:lang w:eastAsia="zh-CN"/>
                  </w:rPr>
                  <w:t>和</w:t>
                </w:r>
                <w:r w:rsidRPr="006735AC">
                  <w:rPr>
                    <w:rStyle w:val="CPTVariable"/>
                    <w:rFonts w:hint="eastAsia"/>
                    <w:lang w:eastAsia="zh-CN"/>
                  </w:rPr>
                  <w:t>OS</w:t>
                </w:r>
                <w:r w:rsidRPr="006735AC">
                  <w:rPr>
                    <w:rStyle w:val="CPTVariable"/>
                    <w:rFonts w:hint="eastAsia"/>
                    <w:lang w:eastAsia="zh-CN"/>
                  </w:rPr>
                  <w:t>的数据</w:t>
                </w:r>
                <w:proofErr w:type="gramStart"/>
                <w:r w:rsidRPr="006735AC">
                  <w:rPr>
                    <w:rStyle w:val="CPTVariable"/>
                    <w:rFonts w:hint="eastAsia"/>
                    <w:lang w:eastAsia="zh-CN"/>
                  </w:rPr>
                  <w:t>进行优效性</w:t>
                </w:r>
                <w:proofErr w:type="gramEnd"/>
                <w:r w:rsidRPr="006735AC">
                  <w:rPr>
                    <w:rStyle w:val="CPTVariable"/>
                    <w:rFonts w:hint="eastAsia"/>
                    <w:lang w:eastAsia="zh-CN"/>
                  </w:rPr>
                  <w:t>检验</w:t>
                </w:r>
                <w:r w:rsidR="00394453">
                  <w:rPr>
                    <w:rStyle w:val="CPTVariable"/>
                    <w:rFonts w:hint="eastAsia"/>
                    <w:lang w:eastAsia="zh-CN"/>
                  </w:rPr>
                  <w:t>。</w:t>
                </w:r>
              </w:p>
            </w:tc>
          </w:tr>
        </w:tbl>
      </w:sdtContent>
    </w:sdt>
    <w:p w:rsidR="002330F8" w:rsidRDefault="002330F8" w14:paraId="0E955B1E" w14:textId="77777777">
      <w:pPr>
        <w:autoSpaceDE w:val="0"/>
        <w:autoSpaceDN w:val="0"/>
        <w:adjustRightInd w:val="0"/>
        <w:spacing w:before="0" w:after="0" w:line="276" w:lineRule="auto"/>
        <w:ind w:left="360"/>
        <w:rPr>
          <w:lang w:eastAsia="zh-CN"/>
        </w:rPr>
      </w:pPr>
    </w:p>
    <w:bookmarkStart w:name="_Ref436919059" w:displacedByCustomXml="next" w:id="110"/>
    <w:bookmarkEnd w:displacedByCustomXml="next" w:id="110"/>
    <w:bookmarkStart w:name="_Toc421709257" w:displacedByCustomXml="next" w:id="111"/>
    <w:bookmarkEnd w:displacedByCustomXml="next" w:id="111"/>
    <w:bookmarkStart w:name="_Toc395881629" w:displacedByCustomXml="next" w:id="112"/>
    <w:bookmarkEnd w:displacedByCustomXml="next" w:id="112"/>
    <w:bookmarkStart w:name="_Toc201319786" w:displacedByCustomXml="next" w:id="113"/>
    <w:bookmarkStart w:name="_Toc75640029" w:displacedByCustomXml="next" w:id="114"/>
    <w:sdt>
      <w:sdtPr>
        <w:rPr>
          <w:rFonts w:ascii="Times New Roman" w:hAnsi="Times New Roman" w:eastAsia="SimSun"/>
          <w:sz w:val="24"/>
          <w:szCs w:val="24"/>
        </w:rPr>
        <w:alias w:val="Statistical Hypotheses"/>
        <w:tag w:val="StatisticalHypotheses"/>
        <w:id w:val="946122848"/>
        <w:lock w:val="sdtContentLocked"/>
        <w:placeholder>
          <w:docPart w:val="5C9B5A6F6953497FAB4C4051FE50D324"/>
        </w:placeholder>
      </w:sdtPr>
      <w:sdtEndPr>
        <w:rPr>
          <w:rFonts w:ascii="宋体" w:hAnsi="宋体" w:eastAsia="宋体" w:asciiTheme="majorEastAsia" w:hAnsiTheme="majorEastAsia" w:eastAsiaTheme="majorEastAsia"/>
          <w:sz w:val="28"/>
          <w:szCs w:val="28"/>
        </w:rPr>
      </w:sdtEndPr>
      <w:sdtContent>
        <w:p w:rsidR="002330F8" w:rsidRDefault="00394453" w14:paraId="0E955B1F" w14:textId="77777777">
          <w:pPr>
            <w:pStyle w:val="Heading1"/>
            <w:pageBreakBefore w:val="0"/>
            <w:ind w:left="1077" w:hanging="1077"/>
            <w:rPr>
              <w:rFonts w:hint="eastAsia" w:asciiTheme="majorEastAsia" w:hAnsiTheme="majorEastAsia"/>
            </w:rPr>
          </w:pPr>
          <w:r>
            <w:rPr>
              <w:rFonts w:hint="eastAsia" w:cs="Microsoft YaHei" w:asciiTheme="majorEastAsia" w:hAnsiTheme="majorEastAsia"/>
              <w:lang w:eastAsia="zh-CN"/>
            </w:rPr>
            <w:t>统计假设</w:t>
          </w:r>
        </w:p>
      </w:sdtContent>
    </w:sdt>
    <w:bookmarkEnd w:displacedByCustomXml="prev" w:id="113"/>
    <w:bookmarkEnd w:displacedByCustomXml="next" w:id="114"/>
    <w:sdt>
      <w:sdtPr>
        <w:alias w:val="CPT:StatisticalHypotheses"/>
        <w:tag w:val="StatisticalHypotheses"/>
        <w:id w:val="1802650475"/>
        <w:lock w:val="sdtLocked"/>
        <w:placeholder>
          <w:docPart w:val="8CFBF9EB9E2C4669BD5C6FF16FDF1425"/>
        </w:placeholder>
        <w:rPr>
          <w:rStyle w:val="CPTVariable"/>
          <w:rFonts w:cs="Times New Roman"/>
        </w:rPr>
      </w:sdtPr>
      <w:sdtEndPr>
        <w:rPr>
          <w:rStyle w:val="DefaultParagraphFont"/>
          <w:rFonts w:eastAsia="Times New Roman" w:cs="Times New Roman"/>
        </w:rPr>
      </w:sdtEndPr>
      <w:sdtContent>
        <w:p w:rsidR="002330F8" w:rsidRDefault="00394453" w14:paraId="0E955B20" w14:textId="77777777">
          <w:pPr>
            <w:rPr>
              <w:rFonts w:eastAsia="SimSun" w:cs="Times New Roman"/>
              <w:szCs w:val="24"/>
              <w:lang w:eastAsia="zh-CN"/>
            </w:rPr>
          </w:pPr>
          <w:r>
            <w:rPr>
              <w:rFonts w:eastAsia="SimSun" w:cs="Times New Roman"/>
              <w:szCs w:val="24"/>
              <w:lang w:eastAsia="zh-CN"/>
            </w:rPr>
            <w:t>本研究将对主要研究终点</w:t>
          </w:r>
          <w:r>
            <w:rPr>
              <w:rFonts w:hint="eastAsia" w:eastAsia="SimSun" w:cs="Times New Roman"/>
              <w:szCs w:val="24"/>
              <w:lang w:eastAsia="zh-CN"/>
            </w:rPr>
            <w:t>IRC</w:t>
          </w:r>
          <w:r>
            <w:rPr>
              <w:rFonts w:hint="eastAsia" w:eastAsia="SimSun" w:cs="Times New Roman"/>
              <w:szCs w:val="24"/>
              <w:lang w:eastAsia="zh-CN"/>
            </w:rPr>
            <w:t>评估的</w:t>
          </w:r>
          <w:r>
            <w:rPr>
              <w:rFonts w:hint="eastAsia" w:eastAsia="SimSun" w:cs="Times New Roman"/>
              <w:szCs w:val="24"/>
              <w:lang w:eastAsia="zh-CN"/>
            </w:rPr>
            <w:t>PFS</w:t>
          </w:r>
          <w:r>
            <w:rPr>
              <w:rFonts w:hint="eastAsia" w:eastAsia="SimSun" w:cs="Times New Roman"/>
              <w:szCs w:val="24"/>
              <w:lang w:eastAsia="zh-CN"/>
            </w:rPr>
            <w:t>和关键次要终点</w:t>
          </w:r>
          <w:r>
            <w:rPr>
              <w:rFonts w:hint="eastAsia" w:eastAsia="SimSun" w:cs="Times New Roman"/>
              <w:szCs w:val="24"/>
              <w:lang w:eastAsia="zh-CN"/>
            </w:rPr>
            <w:t>OS</w:t>
          </w:r>
          <w:proofErr w:type="gramStart"/>
          <w:r>
            <w:rPr>
              <w:rFonts w:eastAsia="SimSun" w:cs="Times New Roman"/>
              <w:szCs w:val="24"/>
              <w:lang w:eastAsia="zh-CN"/>
            </w:rPr>
            <w:t>进行优效性</w:t>
          </w:r>
          <w:proofErr w:type="gramEnd"/>
          <w:r>
            <w:rPr>
              <w:rFonts w:eastAsia="SimSun" w:cs="Times New Roman"/>
              <w:szCs w:val="24"/>
              <w:lang w:eastAsia="zh-CN"/>
            </w:rPr>
            <w:t>检验</w:t>
          </w:r>
          <w:r>
            <w:rPr>
              <w:rFonts w:hint="eastAsia" w:eastAsia="SimSun" w:cs="Times New Roman"/>
              <w:szCs w:val="24"/>
              <w:lang w:eastAsia="zh-CN"/>
            </w:rPr>
            <w:t>，</w:t>
          </w:r>
          <w:r>
            <w:rPr>
              <w:rFonts w:hint="eastAsia"/>
              <w:lang w:val="zh-TW" w:eastAsia="zh-CN"/>
            </w:rPr>
            <w:t>总</w:t>
          </w:r>
          <w:r>
            <w:rPr>
              <w:rFonts w:hint="eastAsia"/>
              <w:lang w:val="zh-TW" w:eastAsia="zh-CN"/>
            </w:rPr>
            <w:t>I</w:t>
          </w:r>
          <w:r>
            <w:rPr>
              <w:rFonts w:hint="eastAsia"/>
              <w:lang w:val="zh-TW" w:eastAsia="zh-CN"/>
            </w:rPr>
            <w:t>类错误率为单侧</w:t>
          </w:r>
          <w:r>
            <w:rPr>
              <w:rFonts w:hint="eastAsia"/>
              <w:lang w:val="zh-TW" w:eastAsia="zh-CN"/>
            </w:rPr>
            <w:t>0.025</w:t>
          </w:r>
          <w:r>
            <w:rPr>
              <w:rFonts w:hint="eastAsia"/>
              <w:lang w:val="zh-TW" w:eastAsia="zh-CN"/>
            </w:rPr>
            <w:t>，两个终点将进行顺序检验（</w:t>
          </w:r>
          <w:r>
            <w:rPr>
              <w:rFonts w:hint="eastAsia"/>
              <w:lang w:val="zh-TW" w:eastAsia="zh-CN"/>
            </w:rPr>
            <w:t>PFS</w:t>
          </w:r>
          <w:r>
            <w:rPr>
              <w:rFonts w:hint="eastAsia"/>
              <w:lang w:val="zh-TW" w:eastAsia="zh-CN"/>
            </w:rPr>
            <w:t>→</w:t>
          </w:r>
          <w:r>
            <w:rPr>
              <w:rFonts w:hint="eastAsia"/>
              <w:lang w:val="zh-TW" w:eastAsia="zh-CN"/>
            </w:rPr>
            <w:t>OS</w:t>
          </w:r>
          <w:r>
            <w:rPr>
              <w:rFonts w:hint="eastAsia"/>
              <w:lang w:val="zh-TW" w:eastAsia="zh-CN"/>
            </w:rPr>
            <w:t>）</w:t>
          </w:r>
          <w:r>
            <w:rPr>
              <w:rFonts w:eastAsia="SimSun" w:cs="Times New Roman"/>
              <w:szCs w:val="24"/>
              <w:lang w:eastAsia="zh-CN"/>
            </w:rPr>
            <w:t>。</w:t>
          </w:r>
        </w:p>
        <w:p w:rsidR="002330F8" w:rsidRDefault="00394453" w14:paraId="0E955B21" w14:textId="77777777">
          <w:pPr>
            <w:rPr>
              <w:rFonts w:eastAsia="SimSun"/>
              <w:lang w:eastAsia="zh-CN"/>
            </w:rPr>
          </w:pPr>
          <w:r>
            <w:rPr>
              <w:rFonts w:hint="eastAsia" w:eastAsia="SimSun" w:cs="Times New Roman"/>
              <w:szCs w:val="24"/>
              <w:lang w:eastAsia="zh-CN"/>
            </w:rPr>
            <w:t>主要研究终点的统计学假设如下：</w:t>
          </w:r>
        </w:p>
        <w:p w:rsidR="002330F8" w:rsidP="1D9B96CB" w:rsidRDefault="00394453" w14:paraId="0E955B22" w14:textId="41E2F0B2">
          <w:pPr>
            <w:pStyle w:val="ListParagraph"/>
            <w:widowControl w:val="0"/>
            <w:numPr>
              <w:ilvl w:val="0"/>
              <w:numId w:val="37"/>
            </w:numPr>
            <w:spacing w:before="120" w:after="120" w:line="240" w:lineRule="auto"/>
            <w:ind w:left="839" w:hanging="357"/>
            <w:jc w:val="both"/>
            <w:rPr>
              <w:rFonts w:eastAsia="SimSun"/>
              <w:lang w:eastAsia="zh-CN"/>
            </w:rPr>
          </w:pPr>
          <w:r w:rsidRPr="1D9B96CB">
            <w:rPr>
              <w:rFonts w:eastAsia="SimSun"/>
              <w:lang w:eastAsia="zh-CN"/>
            </w:rPr>
            <w:t>H</w:t>
          </w:r>
          <w:r w:rsidRPr="1D9B96CB">
            <w:rPr>
              <w:rFonts w:eastAsia="SimSun"/>
              <w:vertAlign w:val="subscript"/>
              <w:lang w:eastAsia="zh-CN"/>
            </w:rPr>
            <w:t>0</w:t>
          </w:r>
          <w:r w:rsidRPr="1D9B96CB">
            <w:rPr>
              <w:rFonts w:eastAsia="SimSun"/>
              <w:lang w:eastAsia="zh-CN"/>
            </w:rPr>
            <w:t xml:space="preserve">: </w:t>
          </w:r>
          <w:r w:rsidRPr="1D9B96CB">
            <w:rPr>
              <w:rStyle w:val="10"/>
              <w:rFonts w:eastAsia="SimSun"/>
              <w:color w:val="auto"/>
            </w:rPr>
            <w:t>试验组</w:t>
          </w:r>
          <w:r w:rsidRPr="1D9B96CB">
            <w:rPr>
              <w:rFonts w:eastAsia="SimSun"/>
              <w:lang w:eastAsia="zh-CN"/>
            </w:rPr>
            <w:t>IRC</w:t>
          </w:r>
          <w:r w:rsidRPr="1D9B96CB">
            <w:rPr>
              <w:rFonts w:eastAsia="SimSun"/>
              <w:lang w:eastAsia="zh-CN"/>
            </w:rPr>
            <w:t>评估的</w:t>
          </w:r>
          <w:r w:rsidRPr="1D9B96CB">
            <w:rPr>
              <w:rFonts w:eastAsia="SimSun"/>
              <w:lang w:eastAsia="zh-CN"/>
            </w:rPr>
            <w:t>PFS</w:t>
          </w:r>
          <w:r w:rsidRPr="1D9B96CB">
            <w:rPr>
              <w:rFonts w:eastAsia="SimSun"/>
              <w:lang w:eastAsia="zh-CN"/>
            </w:rPr>
            <w:t>等于对照组</w:t>
          </w:r>
          <w:r w:rsidRPr="1D9B96CB">
            <w:rPr>
              <w:rFonts w:eastAsia="SimSun"/>
              <w:lang w:eastAsia="zh-CN"/>
            </w:rPr>
            <w:t>IRC</w:t>
          </w:r>
          <w:r w:rsidRPr="1D9B96CB">
            <w:rPr>
              <w:rFonts w:eastAsia="SimSun"/>
              <w:lang w:eastAsia="zh-CN"/>
            </w:rPr>
            <w:t>评估的</w:t>
          </w:r>
          <w:r w:rsidRPr="1D9B96CB">
            <w:rPr>
              <w:rFonts w:eastAsia="SimSun"/>
              <w:lang w:eastAsia="zh-CN"/>
            </w:rPr>
            <w:t>PFS</w:t>
          </w:r>
          <w:r w:rsidRPr="1D9B96CB">
            <w:rPr>
              <w:rFonts w:eastAsia="SimSun"/>
              <w:lang w:eastAsia="zh-CN"/>
            </w:rPr>
            <w:t>，即</w:t>
          </w:r>
          <w:r w:rsidRPr="1D9B96CB" w:rsidR="63361B31">
            <w:rPr>
              <w:rFonts w:ascii="SimSun" w:hAnsi="SimSun" w:eastAsia="SimSun" w:cs="SimSun"/>
              <w:color w:val="000000" w:themeColor="text1"/>
              <w:lang w:eastAsia="zh-CN"/>
            </w:rPr>
            <w:t>试验组比对照组</w:t>
          </w:r>
          <w:r w:rsidRPr="1D9B96CB" w:rsidR="63361B31">
            <w:rPr>
              <w:color w:val="000000" w:themeColor="text1"/>
              <w:lang w:val="en-GB" w:eastAsia="zh-CN"/>
            </w:rPr>
            <w:t>HR=1</w:t>
          </w:r>
        </w:p>
        <w:p w:rsidR="002330F8" w:rsidP="1D9B96CB" w:rsidRDefault="00394453" w14:paraId="0E955B23" w14:textId="444854E5">
          <w:pPr>
            <w:pStyle w:val="ListParagraph"/>
            <w:widowControl w:val="0"/>
            <w:numPr>
              <w:ilvl w:val="0"/>
              <w:numId w:val="37"/>
            </w:numPr>
            <w:spacing w:before="120" w:after="120" w:line="240" w:lineRule="auto"/>
            <w:ind w:left="839" w:hanging="357"/>
            <w:jc w:val="both"/>
            <w:rPr>
              <w:rStyle w:val="10"/>
              <w:rFonts w:eastAsia="SimSun"/>
              <w:color w:val="auto"/>
            </w:rPr>
          </w:pPr>
          <w:r w:rsidRPr="1D9B96CB">
            <w:rPr>
              <w:rFonts w:eastAsia="SimSun"/>
              <w:lang w:eastAsia="zh-CN"/>
            </w:rPr>
            <w:t>H</w:t>
          </w:r>
          <w:r w:rsidRPr="1D9B96CB">
            <w:rPr>
              <w:rFonts w:eastAsia="SimSun"/>
              <w:vertAlign w:val="subscript"/>
              <w:lang w:eastAsia="zh-CN"/>
            </w:rPr>
            <w:t>1</w:t>
          </w:r>
          <w:r w:rsidRPr="1D9B96CB">
            <w:rPr>
              <w:rFonts w:eastAsia="SimSun"/>
              <w:lang w:eastAsia="zh-CN"/>
            </w:rPr>
            <w:t xml:space="preserve">: </w:t>
          </w:r>
          <w:r w:rsidRPr="1D9B96CB">
            <w:rPr>
              <w:rStyle w:val="10"/>
              <w:rFonts w:eastAsia="SimSun"/>
              <w:color w:val="auto"/>
            </w:rPr>
            <w:t>试验组</w:t>
          </w:r>
          <w:r w:rsidRPr="1D9B96CB">
            <w:rPr>
              <w:rFonts w:eastAsia="SimSun"/>
              <w:lang w:eastAsia="zh-CN"/>
            </w:rPr>
            <w:t>IRC</w:t>
          </w:r>
          <w:r w:rsidRPr="1D9B96CB">
            <w:rPr>
              <w:rFonts w:eastAsia="SimSun"/>
              <w:lang w:eastAsia="zh-CN"/>
            </w:rPr>
            <w:t>评估的</w:t>
          </w:r>
          <w:r w:rsidRPr="1D9B96CB">
            <w:rPr>
              <w:rFonts w:eastAsia="SimSun"/>
              <w:lang w:eastAsia="zh-CN"/>
            </w:rPr>
            <w:t>PFS</w:t>
          </w:r>
          <w:r w:rsidRPr="1D9B96CB">
            <w:rPr>
              <w:rFonts w:eastAsia="SimSun"/>
              <w:lang w:eastAsia="zh-CN"/>
            </w:rPr>
            <w:t>大于对照组</w:t>
          </w:r>
          <w:r w:rsidRPr="1D9B96CB">
            <w:rPr>
              <w:rFonts w:eastAsia="SimSun"/>
              <w:lang w:eastAsia="zh-CN"/>
            </w:rPr>
            <w:t>IRC</w:t>
          </w:r>
          <w:r w:rsidRPr="1D9B96CB">
            <w:rPr>
              <w:rFonts w:eastAsia="SimSun"/>
              <w:lang w:eastAsia="zh-CN"/>
            </w:rPr>
            <w:t>评估的</w:t>
          </w:r>
          <w:r w:rsidRPr="1D9B96CB">
            <w:rPr>
              <w:rFonts w:eastAsia="SimSun"/>
              <w:lang w:eastAsia="zh-CN"/>
            </w:rPr>
            <w:t>PFS</w:t>
          </w:r>
          <w:r w:rsidRPr="1D9B96CB">
            <w:rPr>
              <w:rFonts w:eastAsia="SimSun"/>
              <w:lang w:eastAsia="zh-CN"/>
            </w:rPr>
            <w:t>，即</w:t>
          </w:r>
          <w:r w:rsidRPr="1D9B96CB">
            <w:rPr>
              <w:rFonts w:eastAsia="SimSun"/>
              <w:lang w:eastAsia="zh-CN"/>
            </w:rPr>
            <w:t xml:space="preserve"> </w:t>
          </w:r>
          <w:r w:rsidRPr="1D9B96CB" w:rsidR="5432EF62">
            <w:rPr>
              <w:rFonts w:ascii="SimSun" w:hAnsi="SimSun" w:eastAsia="SimSun" w:cs="SimSun"/>
              <w:color w:val="000000" w:themeColor="text1"/>
              <w:lang w:eastAsia="zh-CN"/>
            </w:rPr>
            <w:t>试验组比对照组</w:t>
          </w:r>
          <w:r w:rsidRPr="1D9B96CB" w:rsidR="5432EF62">
            <w:rPr>
              <w:color w:val="000000" w:themeColor="text1"/>
              <w:lang w:val="en-GB" w:eastAsia="zh-CN"/>
            </w:rPr>
            <w:t>HR&lt;1</w:t>
          </w:r>
          <w:r w:rsidRPr="1D9B96CB" w:rsidR="5432EF62">
            <w:rPr>
              <w:lang w:eastAsia="zh-CN"/>
            </w:rPr>
            <w:t xml:space="preserve"> </w:t>
          </w:r>
        </w:p>
        <w:p w:rsidR="002330F8" w:rsidP="1D9B96CB" w:rsidRDefault="00394453" w14:paraId="0E955B24" w14:textId="576CF8D5">
          <w:pPr>
            <w:pStyle w:val="ListParagraph"/>
            <w:widowControl w:val="0"/>
            <w:spacing w:before="120" w:after="120" w:line="240" w:lineRule="auto"/>
            <w:jc w:val="both"/>
            <w:rPr>
              <w:rFonts w:eastAsia="SimSun"/>
              <w:lang w:eastAsia="zh-CN"/>
            </w:rPr>
          </w:pPr>
          <w:r w:rsidRPr="1D9B96CB">
            <w:rPr>
              <w:rFonts w:eastAsia="SimSun"/>
              <w:lang w:eastAsia="zh-CN"/>
            </w:rPr>
            <w:t>关键次要终点的统计学假设如下：</w:t>
          </w:r>
        </w:p>
        <w:p w:rsidR="002330F8" w:rsidRDefault="00394453" w14:paraId="0E955B25" w14:textId="495B1D36">
          <w:pPr>
            <w:pStyle w:val="ListParagraph"/>
            <w:widowControl w:val="0"/>
            <w:numPr>
              <w:ilvl w:val="0"/>
              <w:numId w:val="38"/>
            </w:numPr>
            <w:spacing w:before="120" w:after="120" w:line="240" w:lineRule="auto"/>
            <w:ind w:left="839" w:hanging="357"/>
            <w:contextualSpacing w:val="0"/>
            <w:jc w:val="both"/>
            <w:rPr>
              <w:rFonts w:eastAsia="SimSun"/>
              <w:lang w:eastAsia="zh-CN"/>
            </w:rPr>
          </w:pPr>
          <w:r>
            <w:rPr>
              <w:rFonts w:eastAsia="SimSun"/>
              <w:lang w:eastAsia="zh-CN"/>
            </w:rPr>
            <w:t>H</w:t>
          </w:r>
          <w:r>
            <w:rPr>
              <w:rFonts w:eastAsia="SimSun"/>
              <w:vertAlign w:val="subscript"/>
              <w:lang w:eastAsia="zh-CN"/>
            </w:rPr>
            <w:t>0</w:t>
          </w:r>
          <w:r>
            <w:rPr>
              <w:rFonts w:eastAsia="SimSun"/>
              <w:lang w:eastAsia="zh-CN"/>
            </w:rPr>
            <w:t xml:space="preserve">: </w:t>
          </w:r>
          <w:r>
            <w:rPr>
              <w:rStyle w:val="10"/>
              <w:rFonts w:eastAsia="SimSun"/>
              <w:color w:val="auto"/>
            </w:rPr>
            <w:t>试验组</w:t>
          </w:r>
          <w:r>
            <w:rPr>
              <w:rFonts w:eastAsia="SimSun"/>
              <w:lang w:eastAsia="zh-CN"/>
            </w:rPr>
            <w:t>OS</w:t>
          </w:r>
          <w:r>
            <w:rPr>
              <w:rFonts w:eastAsia="SimSun"/>
              <w:lang w:eastAsia="zh-CN"/>
            </w:rPr>
            <w:t>等于对照组</w:t>
          </w:r>
          <w:r>
            <w:rPr>
              <w:rFonts w:eastAsia="SimSun"/>
              <w:lang w:eastAsia="zh-CN"/>
            </w:rPr>
            <w:t>OS</w:t>
          </w:r>
        </w:p>
        <w:p w:rsidR="002330F8" w:rsidRDefault="00394453" w14:paraId="0E955B26" w14:textId="77777777">
          <w:pPr>
            <w:pStyle w:val="ListParagraph"/>
            <w:widowControl w:val="0"/>
            <w:numPr>
              <w:ilvl w:val="0"/>
              <w:numId w:val="38"/>
            </w:numPr>
            <w:spacing w:before="120" w:after="120" w:line="240" w:lineRule="auto"/>
            <w:ind w:left="839" w:hanging="357"/>
            <w:contextualSpacing w:val="0"/>
            <w:jc w:val="both"/>
            <w:rPr>
              <w:rFonts w:eastAsia="SimSun"/>
              <w:lang w:eastAsia="zh-CN"/>
            </w:rPr>
          </w:pPr>
          <w:r>
            <w:rPr>
              <w:rFonts w:eastAsia="SimSun"/>
              <w:lang w:eastAsia="zh-CN"/>
            </w:rPr>
            <w:t>H</w:t>
          </w:r>
          <w:r>
            <w:rPr>
              <w:rFonts w:eastAsia="SimSun"/>
              <w:vertAlign w:val="subscript"/>
              <w:lang w:eastAsia="zh-CN"/>
            </w:rPr>
            <w:t>1</w:t>
          </w:r>
          <w:r>
            <w:rPr>
              <w:rFonts w:eastAsia="SimSun"/>
              <w:lang w:eastAsia="zh-CN"/>
            </w:rPr>
            <w:t xml:space="preserve">: </w:t>
          </w:r>
          <w:r>
            <w:rPr>
              <w:rStyle w:val="10"/>
              <w:rFonts w:eastAsia="SimSun"/>
              <w:color w:val="auto"/>
            </w:rPr>
            <w:t>试验组</w:t>
          </w:r>
          <w:r>
            <w:rPr>
              <w:rFonts w:eastAsia="SimSun"/>
              <w:lang w:eastAsia="zh-CN"/>
            </w:rPr>
            <w:t>OS</w:t>
          </w:r>
          <w:r>
            <w:rPr>
              <w:rFonts w:eastAsia="SimSun"/>
              <w:lang w:eastAsia="zh-CN"/>
            </w:rPr>
            <w:t>大于对照组</w:t>
          </w:r>
          <w:r>
            <w:rPr>
              <w:rFonts w:eastAsia="SimSun"/>
              <w:lang w:eastAsia="zh-CN"/>
            </w:rPr>
            <w:t>OS</w:t>
          </w:r>
        </w:p>
      </w:sdtContent>
    </w:sdt>
    <w:bookmarkStart w:name="_Toc201319787" w:displacedByCustomXml="next" w:id="115"/>
    <w:bookmarkStart w:name="_Toc75640030" w:displacedByCustomXml="next" w:id="116"/>
    <w:sdt>
      <w:sdtPr>
        <w:alias w:val="Sample Size Considerations"/>
        <w:tag w:val="Sample Size Considerations"/>
        <w:id w:val="1694562828"/>
        <w:lock w:val="sdtContentLocked"/>
        <w:placeholder>
          <w:docPart w:val="E6E3F221454441EEAE1C70C3F53001C6"/>
        </w:placeholder>
      </w:sdtPr>
      <w:sdtEndPr>
        <w:rPr>
          <w:rFonts w:ascii="宋体" w:hAnsi="宋体" w:asciiTheme="majorEastAsia" w:hAnsiTheme="majorEastAsia"/>
        </w:rPr>
      </w:sdtEndPr>
      <w:sdtContent>
        <w:p w:rsidR="002330F8" w:rsidRDefault="00394453" w14:paraId="0E955B27" w14:textId="77777777">
          <w:pPr>
            <w:pStyle w:val="Heading1"/>
            <w:pageBreakBefore w:val="0"/>
            <w:ind w:left="1077" w:hanging="1077"/>
            <w:rPr>
              <w:rFonts w:hint="eastAsia" w:asciiTheme="majorEastAsia" w:hAnsiTheme="majorEastAsia"/>
              <w:b w:val="0"/>
              <w:sz w:val="24"/>
              <w:lang w:eastAsia="en-US"/>
            </w:rPr>
          </w:pPr>
          <w:r>
            <w:rPr>
              <w:rFonts w:hint="eastAsia" w:cs="Microsoft YaHei" w:asciiTheme="majorEastAsia" w:hAnsiTheme="majorEastAsia"/>
              <w:lang w:eastAsia="zh-CN"/>
            </w:rPr>
            <w:t>样本量考量</w:t>
          </w:r>
        </w:p>
      </w:sdtContent>
    </w:sdt>
    <w:bookmarkEnd w:displacedByCustomXml="prev" w:id="115"/>
    <w:bookmarkEnd w:displacedByCustomXml="next" w:id="116"/>
    <w:bookmarkStart w:name="OLE_LINK2" w:displacedByCustomXml="next" w:id="117"/>
    <w:sdt>
      <w:sdtPr>
        <w:rPr>
          <w:rStyle w:val="CPTVariable"/>
        </w:rPr>
        <w:alias w:val="CPT:SampleSizeConsiderations"/>
        <w:tag w:val="SampleSizeConsiderations"/>
        <w:id w:val="-1502427336"/>
        <w:lock w:val="sdtLocked"/>
        <w:placeholder>
          <w:docPart w:val="A9F1D95048C04291B37D0452DEB16175"/>
        </w:placeholder>
      </w:sdtPr>
      <w:sdtEndPr>
        <w:rPr>
          <w:rStyle w:val="DefaultParagraphFont"/>
          <w:rFonts w:eastAsia="宋体" w:eastAsiaTheme="minorEastAsia"/>
        </w:rPr>
      </w:sdtEndPr>
      <w:sdtContent>
        <w:p w:rsidR="002330F8" w:rsidRDefault="00111B51" w14:paraId="0E955B28" w14:textId="663970FD">
          <w:pPr>
            <w:rPr>
              <w:rStyle w:val="CPTVariable"/>
              <w:lang w:eastAsia="zh-CN"/>
            </w:rPr>
          </w:pPr>
          <w:r w:rsidRPr="00111B51">
            <w:rPr>
              <w:rStyle w:val="CPTVariable"/>
              <w:rFonts w:hint="eastAsia"/>
              <w:lang w:eastAsia="zh-CN"/>
            </w:rPr>
            <w:t>本研究采用主要终点指标</w:t>
          </w:r>
          <w:r w:rsidRPr="00111B51">
            <w:rPr>
              <w:rStyle w:val="CPTVariable"/>
              <w:rFonts w:hint="eastAsia"/>
              <w:lang w:eastAsia="zh-CN"/>
            </w:rPr>
            <w:t xml:space="preserve">IRC </w:t>
          </w:r>
          <w:r w:rsidRPr="00111B51">
            <w:rPr>
              <w:rStyle w:val="CPTVariable"/>
              <w:rFonts w:hint="eastAsia"/>
              <w:lang w:eastAsia="zh-CN"/>
            </w:rPr>
            <w:t>评估的</w:t>
          </w:r>
          <w:r w:rsidRPr="00111B51">
            <w:rPr>
              <w:rStyle w:val="CPTVariable"/>
              <w:rFonts w:hint="eastAsia"/>
              <w:lang w:eastAsia="zh-CN"/>
            </w:rPr>
            <w:t>PFS</w:t>
          </w:r>
          <w:r w:rsidRPr="00111B51">
            <w:rPr>
              <w:rStyle w:val="CPTVariable"/>
              <w:rFonts w:hint="eastAsia"/>
              <w:lang w:eastAsia="zh-CN"/>
            </w:rPr>
            <w:t>和关键次要终点指标</w:t>
          </w:r>
          <w:r w:rsidRPr="00111B51">
            <w:rPr>
              <w:rStyle w:val="CPTVariable"/>
              <w:rFonts w:hint="eastAsia"/>
              <w:lang w:eastAsia="zh-CN"/>
            </w:rPr>
            <w:t>OS</w:t>
          </w:r>
          <w:r w:rsidRPr="00111B51">
            <w:rPr>
              <w:rStyle w:val="CPTVariable"/>
              <w:rFonts w:hint="eastAsia"/>
              <w:lang w:eastAsia="zh-CN"/>
            </w:rPr>
            <w:t>进行评价，总</w:t>
          </w:r>
          <w:r w:rsidRPr="00111B51">
            <w:rPr>
              <w:rStyle w:val="CPTVariable"/>
              <w:rFonts w:hint="eastAsia"/>
              <w:lang w:eastAsia="zh-CN"/>
            </w:rPr>
            <w:t>I</w:t>
          </w:r>
          <w:r w:rsidRPr="00111B51">
            <w:rPr>
              <w:rStyle w:val="CPTVariable"/>
              <w:rFonts w:hint="eastAsia"/>
              <w:lang w:eastAsia="zh-CN"/>
            </w:rPr>
            <w:t>类错误率为单侧</w:t>
          </w:r>
          <w:r w:rsidRPr="00111B51">
            <w:rPr>
              <w:rStyle w:val="CPTVariable"/>
              <w:rFonts w:hint="eastAsia"/>
              <w:lang w:eastAsia="zh-CN"/>
            </w:rPr>
            <w:t>0.025</w:t>
          </w:r>
          <w:r w:rsidRPr="00111B51">
            <w:rPr>
              <w:rStyle w:val="CPTVariable"/>
              <w:rFonts w:hint="eastAsia"/>
              <w:lang w:eastAsia="zh-CN"/>
            </w:rPr>
            <w:t>，两个终点将进行顺序检验（</w:t>
          </w:r>
          <w:r w:rsidRPr="00111B51">
            <w:rPr>
              <w:rStyle w:val="CPTVariable"/>
              <w:rFonts w:hint="eastAsia"/>
              <w:lang w:eastAsia="zh-CN"/>
            </w:rPr>
            <w:t>PFS</w:t>
          </w:r>
          <w:r w:rsidRPr="00111B51">
            <w:rPr>
              <w:rStyle w:val="CPTVariable"/>
              <w:rFonts w:hint="eastAsia"/>
              <w:lang w:eastAsia="zh-CN"/>
            </w:rPr>
            <w:t>→</w:t>
          </w:r>
          <w:r w:rsidRPr="00111B51">
            <w:rPr>
              <w:rStyle w:val="CPTVariable"/>
              <w:rFonts w:hint="eastAsia"/>
              <w:lang w:eastAsia="zh-CN"/>
            </w:rPr>
            <w:t>OS</w:t>
          </w:r>
          <w:r w:rsidRPr="00111B51">
            <w:rPr>
              <w:rStyle w:val="CPTVariable"/>
              <w:rFonts w:hint="eastAsia"/>
              <w:lang w:eastAsia="zh-CN"/>
            </w:rPr>
            <w:t>）。</w:t>
          </w:r>
          <w:r w:rsidR="00394453">
            <w:rPr>
              <w:rStyle w:val="CPTVariable"/>
              <w:rFonts w:hint="eastAsia"/>
              <w:lang w:eastAsia="zh-CN"/>
            </w:rPr>
            <w:t>样本量计算采用</w:t>
          </w:r>
          <w:r w:rsidR="00394453">
            <w:rPr>
              <w:rStyle w:val="CPTVariable"/>
              <w:rFonts w:hint="eastAsia"/>
              <w:lang w:eastAsia="zh-CN"/>
            </w:rPr>
            <w:t>PROC SEQDESIGN</w:t>
          </w:r>
          <w:r w:rsidR="00394453">
            <w:rPr>
              <w:rStyle w:val="CPTVariable"/>
              <w:rFonts w:hint="eastAsia"/>
              <w:lang w:eastAsia="zh-CN"/>
            </w:rPr>
            <w:t>（</w:t>
          </w:r>
          <w:r w:rsidR="00394453">
            <w:rPr>
              <w:rStyle w:val="CPTVariable"/>
              <w:rFonts w:hint="eastAsia"/>
              <w:lang w:eastAsia="zh-CN"/>
            </w:rPr>
            <w:t>SAS 9.4</w:t>
          </w:r>
          <w:r w:rsidR="00394453">
            <w:rPr>
              <w:rStyle w:val="CPTVariable"/>
              <w:rFonts w:hint="eastAsia"/>
              <w:lang w:eastAsia="zh-CN"/>
            </w:rPr>
            <w:t>）进行。</w:t>
          </w:r>
        </w:p>
        <w:p w:rsidR="002330F8" w:rsidRDefault="00394453" w14:paraId="0E955B29" w14:textId="6F45981D">
          <w:pPr>
            <w:rPr>
              <w:rStyle w:val="CPTVariable"/>
              <w:lang w:eastAsia="zh-CN"/>
            </w:rPr>
          </w:pPr>
          <w:r>
            <w:rPr>
              <w:rStyle w:val="CPTVariable"/>
              <w:rFonts w:hint="eastAsia"/>
              <w:lang w:eastAsia="zh-CN"/>
            </w:rPr>
            <w:t>对于主要终点</w:t>
          </w:r>
          <w:r>
            <w:rPr>
              <w:rStyle w:val="CPTVariable"/>
              <w:rFonts w:hint="eastAsia"/>
              <w:lang w:eastAsia="zh-CN"/>
            </w:rPr>
            <w:t xml:space="preserve">IRC </w:t>
          </w:r>
          <w:r>
            <w:rPr>
              <w:rStyle w:val="CPTVariable"/>
              <w:rFonts w:hint="eastAsia"/>
              <w:lang w:eastAsia="zh-CN"/>
            </w:rPr>
            <w:t>评估的</w:t>
          </w:r>
          <w:r>
            <w:rPr>
              <w:rStyle w:val="CPTVariable"/>
              <w:rFonts w:hint="eastAsia"/>
              <w:lang w:eastAsia="zh-CN"/>
            </w:rPr>
            <w:t>PFS</w:t>
          </w:r>
          <w:r>
            <w:rPr>
              <w:rStyle w:val="CPTVariable"/>
              <w:rFonts w:hint="eastAsia"/>
              <w:lang w:eastAsia="zh-CN"/>
            </w:rPr>
            <w:t>，参考同类研究结果，假设对照组</w:t>
          </w:r>
          <w:r>
            <w:rPr>
              <w:rStyle w:val="CPTVariable"/>
              <w:rFonts w:hint="eastAsia"/>
              <w:lang w:eastAsia="zh-CN"/>
            </w:rPr>
            <w:t>PFS</w:t>
          </w:r>
          <w:r>
            <w:rPr>
              <w:rStyle w:val="CPTVariable"/>
              <w:rFonts w:hint="eastAsia"/>
              <w:lang w:eastAsia="zh-CN"/>
            </w:rPr>
            <w:t>中位时间为</w:t>
          </w:r>
          <w:r>
            <w:rPr>
              <w:rStyle w:val="CPTVariable"/>
              <w:rFonts w:hint="eastAsia"/>
              <w:lang w:eastAsia="zh-CN"/>
            </w:rPr>
            <w:t>5</w:t>
          </w:r>
          <w:r>
            <w:rPr>
              <w:rStyle w:val="CPTVariable"/>
              <w:rFonts w:hint="eastAsia"/>
              <w:lang w:eastAsia="zh-CN"/>
            </w:rPr>
            <w:t>个月，假定试验组与对照组的风险比（</w:t>
          </w:r>
          <w:r>
            <w:rPr>
              <w:rStyle w:val="CPTVariable"/>
              <w:rFonts w:hint="eastAsia"/>
              <w:lang w:eastAsia="zh-CN"/>
            </w:rPr>
            <w:t>HR</w:t>
          </w:r>
          <w:r>
            <w:rPr>
              <w:rStyle w:val="CPTVariable"/>
              <w:rFonts w:hint="eastAsia"/>
              <w:lang w:eastAsia="zh-CN"/>
            </w:rPr>
            <w:t>）为</w:t>
          </w:r>
          <w:r>
            <w:rPr>
              <w:rStyle w:val="CPTVariable"/>
              <w:rFonts w:hint="eastAsia"/>
              <w:lang w:eastAsia="zh-CN"/>
            </w:rPr>
            <w:t>0.6</w:t>
          </w:r>
          <w:r>
            <w:rPr>
              <w:rStyle w:val="CPTVariable"/>
              <w:rFonts w:hint="eastAsia"/>
              <w:lang w:eastAsia="zh-CN"/>
            </w:rPr>
            <w:t>，且</w:t>
          </w:r>
          <w:r>
            <w:rPr>
              <w:rStyle w:val="CPTVariable"/>
              <w:rFonts w:hint="eastAsia"/>
              <w:lang w:eastAsia="zh-CN"/>
            </w:rPr>
            <w:t xml:space="preserve">PFS </w:t>
          </w:r>
          <w:r>
            <w:rPr>
              <w:rStyle w:val="CPTVariable"/>
              <w:rFonts w:hint="eastAsia"/>
              <w:lang w:eastAsia="zh-CN"/>
            </w:rPr>
            <w:t>服从指数分布，试验组、对照组入组比例为</w:t>
          </w:r>
          <w:r>
            <w:rPr>
              <w:rStyle w:val="CPTVariable"/>
              <w:rFonts w:hint="eastAsia"/>
              <w:lang w:eastAsia="zh-CN"/>
            </w:rPr>
            <w:t>1:1</w:t>
          </w:r>
          <w:r>
            <w:rPr>
              <w:rStyle w:val="CPTVariable"/>
              <w:rFonts w:hint="eastAsia"/>
              <w:lang w:eastAsia="zh-CN"/>
            </w:rPr>
            <w:t>，预估本试验入组时间为</w:t>
          </w:r>
          <w:r>
            <w:rPr>
              <w:rStyle w:val="CPTVariable"/>
              <w:rFonts w:hint="eastAsia"/>
              <w:lang w:eastAsia="zh-CN"/>
            </w:rPr>
            <w:t>18</w:t>
          </w:r>
          <w:r>
            <w:rPr>
              <w:rStyle w:val="CPTVariable"/>
              <w:rFonts w:hint="eastAsia"/>
              <w:lang w:eastAsia="zh-CN"/>
            </w:rPr>
            <w:t>个月，随访时间为</w:t>
          </w:r>
          <w:r>
            <w:rPr>
              <w:rStyle w:val="CPTVariable"/>
              <w:rFonts w:hint="eastAsia"/>
              <w:lang w:eastAsia="zh-CN"/>
            </w:rPr>
            <w:t>6</w:t>
          </w:r>
          <w:r>
            <w:rPr>
              <w:rStyle w:val="CPTVariable"/>
              <w:rFonts w:hint="eastAsia"/>
              <w:lang w:eastAsia="zh-CN"/>
            </w:rPr>
            <w:t>个月，检验水准为单侧</w:t>
          </w:r>
          <w:r>
            <w:rPr>
              <w:rStyle w:val="CPTVariable"/>
              <w:rFonts w:hint="eastAsia"/>
              <w:lang w:eastAsia="zh-CN"/>
            </w:rPr>
            <w:t>0.025</w:t>
          </w:r>
          <w:r>
            <w:rPr>
              <w:rStyle w:val="CPTVariable"/>
              <w:rFonts w:hint="eastAsia"/>
              <w:lang w:eastAsia="zh-CN"/>
            </w:rPr>
            <w:t>，把握度</w:t>
          </w:r>
          <w:r w:rsidR="00FC77D5">
            <w:rPr>
              <w:rStyle w:val="CPTVariable"/>
              <w:rFonts w:hint="eastAsia"/>
              <w:lang w:eastAsia="zh-CN"/>
            </w:rPr>
            <w:t>约</w:t>
          </w:r>
          <w:r>
            <w:rPr>
              <w:rStyle w:val="CPTVariable"/>
              <w:rFonts w:hint="eastAsia"/>
              <w:lang w:eastAsia="zh-CN"/>
            </w:rPr>
            <w:t>为</w:t>
          </w:r>
          <w:r>
            <w:rPr>
              <w:rStyle w:val="CPTVariable"/>
              <w:rFonts w:hint="eastAsia"/>
              <w:lang w:eastAsia="zh-CN"/>
            </w:rPr>
            <w:t>85%</w:t>
          </w:r>
          <w:r>
            <w:rPr>
              <w:rStyle w:val="CPTVariable"/>
              <w:rFonts w:hint="eastAsia"/>
              <w:lang w:eastAsia="zh-CN"/>
            </w:rPr>
            <w:t>的情况下，需要</w:t>
          </w:r>
          <w:r>
            <w:rPr>
              <w:rStyle w:val="CPTVariable"/>
              <w:rFonts w:hint="eastAsia"/>
              <w:lang w:eastAsia="zh-CN"/>
            </w:rPr>
            <w:t>140</w:t>
          </w:r>
          <w:r>
            <w:rPr>
              <w:rStyle w:val="CPTVariable"/>
              <w:rFonts w:hint="eastAsia"/>
              <w:lang w:eastAsia="zh-CN"/>
            </w:rPr>
            <w:t>个事件数（约</w:t>
          </w:r>
          <w:r>
            <w:rPr>
              <w:rStyle w:val="CPTVariable"/>
              <w:rFonts w:hint="eastAsia"/>
              <w:lang w:eastAsia="zh-CN"/>
            </w:rPr>
            <w:t>183</w:t>
          </w:r>
          <w:r>
            <w:rPr>
              <w:rStyle w:val="CPTVariable"/>
              <w:rFonts w:hint="eastAsia"/>
              <w:lang w:eastAsia="zh-CN"/>
            </w:rPr>
            <w:t>位受试者）可以检验出</w:t>
          </w:r>
          <w:r>
            <w:rPr>
              <w:rStyle w:val="CPTVariable"/>
              <w:rFonts w:hint="eastAsia"/>
              <w:lang w:eastAsia="zh-CN"/>
            </w:rPr>
            <w:t>PFS</w:t>
          </w:r>
          <w:r>
            <w:rPr>
              <w:rStyle w:val="CPTVariable"/>
              <w:rFonts w:hint="eastAsia"/>
              <w:lang w:eastAsia="zh-CN"/>
            </w:rPr>
            <w:t>组间的统计学差异。若预期本试验脱落率不超过</w:t>
          </w:r>
          <w:r>
            <w:rPr>
              <w:rStyle w:val="CPTVariable"/>
              <w:rFonts w:hint="eastAsia"/>
              <w:lang w:eastAsia="zh-CN"/>
            </w:rPr>
            <w:t>10%</w:t>
          </w:r>
          <w:r>
            <w:rPr>
              <w:rStyle w:val="CPTVariable"/>
              <w:rFonts w:hint="eastAsia"/>
              <w:lang w:eastAsia="zh-CN"/>
            </w:rPr>
            <w:t>，大约需要入组</w:t>
          </w:r>
          <w:r>
            <w:rPr>
              <w:rStyle w:val="CPTVariable"/>
              <w:rFonts w:hint="eastAsia"/>
              <w:lang w:eastAsia="zh-CN"/>
            </w:rPr>
            <w:t>202</w:t>
          </w:r>
          <w:r>
            <w:rPr>
              <w:rStyle w:val="CPTVariable"/>
              <w:rFonts w:hint="eastAsia"/>
              <w:lang w:eastAsia="zh-CN"/>
            </w:rPr>
            <w:t>例患者。</w:t>
          </w:r>
        </w:p>
        <w:p w:rsidR="002330F8" w:rsidRDefault="00394453" w14:paraId="0E955B2A" w14:textId="5BE989D8">
          <w:pPr>
            <w:rPr>
              <w:lang w:eastAsia="zh-CN"/>
            </w:rPr>
          </w:pPr>
          <w:bookmarkStart w:name="OLE_LINK3" w:id="118"/>
          <w:r>
            <w:rPr>
              <w:rStyle w:val="CPTVariable"/>
              <w:rFonts w:hint="eastAsia"/>
              <w:lang w:eastAsia="zh-CN"/>
            </w:rPr>
            <w:t>对于关键次要终点</w:t>
          </w:r>
          <w:r>
            <w:rPr>
              <w:rStyle w:val="CPTVariable"/>
              <w:rFonts w:hint="eastAsia"/>
              <w:lang w:eastAsia="zh-CN"/>
            </w:rPr>
            <w:t>OS</w:t>
          </w:r>
          <w:r>
            <w:rPr>
              <w:rStyle w:val="CPTVariable"/>
              <w:rFonts w:hint="eastAsia"/>
              <w:lang w:eastAsia="zh-CN"/>
            </w:rPr>
            <w:t>，参考同类研究结果，假设对照组</w:t>
          </w:r>
          <w:r>
            <w:rPr>
              <w:rStyle w:val="CPTVariable"/>
              <w:rFonts w:hint="eastAsia"/>
              <w:lang w:eastAsia="zh-CN"/>
            </w:rPr>
            <w:t>OS</w:t>
          </w:r>
          <w:r>
            <w:rPr>
              <w:rStyle w:val="CPTVariable"/>
              <w:rFonts w:hint="eastAsia"/>
              <w:lang w:eastAsia="zh-CN"/>
            </w:rPr>
            <w:t>中位时间为</w:t>
          </w:r>
          <w:r>
            <w:rPr>
              <w:rStyle w:val="CPTVariable"/>
              <w:rFonts w:hint="eastAsia"/>
              <w:lang w:eastAsia="zh-CN"/>
            </w:rPr>
            <w:t>15</w:t>
          </w:r>
          <w:r>
            <w:rPr>
              <w:rStyle w:val="CPTVariable"/>
              <w:rFonts w:hint="eastAsia"/>
              <w:lang w:eastAsia="zh-CN"/>
            </w:rPr>
            <w:t>个月，假定试验组与对照组的风险比（</w:t>
          </w:r>
          <w:r>
            <w:rPr>
              <w:rStyle w:val="CPTVariable"/>
              <w:rFonts w:hint="eastAsia"/>
              <w:lang w:eastAsia="zh-CN"/>
            </w:rPr>
            <w:t>HR</w:t>
          </w:r>
          <w:r>
            <w:rPr>
              <w:rStyle w:val="CPTVariable"/>
              <w:rFonts w:hint="eastAsia"/>
              <w:lang w:eastAsia="zh-CN"/>
            </w:rPr>
            <w:t>）为</w:t>
          </w:r>
          <w:r>
            <w:rPr>
              <w:rStyle w:val="CPTVariable"/>
              <w:rFonts w:hint="eastAsia"/>
              <w:lang w:eastAsia="zh-CN"/>
            </w:rPr>
            <w:t>0.68</w:t>
          </w:r>
          <w:r>
            <w:rPr>
              <w:rStyle w:val="CPTVariable"/>
              <w:rFonts w:hint="eastAsia"/>
              <w:lang w:eastAsia="zh-CN"/>
            </w:rPr>
            <w:t>，试验组、对照组入组比例为</w:t>
          </w:r>
          <w:r>
            <w:rPr>
              <w:rStyle w:val="CPTVariable"/>
              <w:rFonts w:hint="eastAsia"/>
              <w:lang w:eastAsia="zh-CN"/>
            </w:rPr>
            <w:t>1:1</w:t>
          </w:r>
          <w:r>
            <w:rPr>
              <w:rStyle w:val="CPTVariable"/>
              <w:rFonts w:hint="eastAsia"/>
              <w:lang w:eastAsia="zh-CN"/>
            </w:rPr>
            <w:t>，预估本试验入组时间为</w:t>
          </w:r>
          <w:r>
            <w:rPr>
              <w:rStyle w:val="CPTVariable"/>
              <w:rFonts w:hint="eastAsia"/>
              <w:lang w:eastAsia="zh-CN"/>
            </w:rPr>
            <w:t>18</w:t>
          </w:r>
          <w:r>
            <w:rPr>
              <w:rStyle w:val="CPTVariable"/>
              <w:rFonts w:hint="eastAsia"/>
              <w:lang w:eastAsia="zh-CN"/>
            </w:rPr>
            <w:t>个月，随访时间为</w:t>
          </w:r>
          <w:r>
            <w:rPr>
              <w:rStyle w:val="CPTVariable"/>
              <w:rFonts w:hint="eastAsia"/>
              <w:lang w:eastAsia="zh-CN"/>
            </w:rPr>
            <w:t>18</w:t>
          </w:r>
          <w:r>
            <w:rPr>
              <w:rStyle w:val="CPTVariable"/>
              <w:rFonts w:hint="eastAsia"/>
              <w:lang w:eastAsia="zh-CN"/>
            </w:rPr>
            <w:t>个月，检验水准为单侧</w:t>
          </w:r>
          <w:r>
            <w:rPr>
              <w:rStyle w:val="CPTVariable"/>
              <w:rFonts w:hint="eastAsia"/>
              <w:lang w:eastAsia="zh-CN"/>
            </w:rPr>
            <w:t>0.025</w:t>
          </w:r>
          <w:r>
            <w:rPr>
              <w:rStyle w:val="CPTVariable"/>
              <w:rFonts w:hint="eastAsia"/>
              <w:lang w:eastAsia="zh-CN"/>
            </w:rPr>
            <w:t>，考虑在</w:t>
          </w:r>
          <w:r>
            <w:rPr>
              <w:rStyle w:val="CPTVariable"/>
              <w:rFonts w:hint="eastAsia"/>
              <w:lang w:eastAsia="zh-CN"/>
            </w:rPr>
            <w:t>PFS</w:t>
          </w:r>
          <w:r>
            <w:rPr>
              <w:rStyle w:val="CPTVariable"/>
              <w:rFonts w:hint="eastAsia"/>
              <w:lang w:eastAsia="zh-CN"/>
            </w:rPr>
            <w:t>进行</w:t>
          </w:r>
          <w:r w:rsidR="007824BE">
            <w:rPr>
              <w:rStyle w:val="CPTVariable"/>
              <w:rFonts w:hint="eastAsia"/>
              <w:lang w:eastAsia="zh-CN"/>
            </w:rPr>
            <w:t>主要</w:t>
          </w:r>
          <w:r>
            <w:rPr>
              <w:rStyle w:val="CPTVariable"/>
              <w:rFonts w:hint="eastAsia"/>
              <w:lang w:eastAsia="zh-CN"/>
            </w:rPr>
            <w:t>分析时对</w:t>
          </w:r>
          <w:r>
            <w:rPr>
              <w:rStyle w:val="CPTVariable"/>
              <w:rFonts w:hint="eastAsia"/>
              <w:lang w:eastAsia="zh-CN"/>
            </w:rPr>
            <w:t>OS</w:t>
          </w:r>
          <w:r>
            <w:rPr>
              <w:rStyle w:val="CPTVariable"/>
              <w:rFonts w:hint="eastAsia"/>
              <w:lang w:eastAsia="zh-CN"/>
            </w:rPr>
            <w:t>进行期中分析（约收集到</w:t>
          </w:r>
          <w:r>
            <w:rPr>
              <w:rStyle w:val="CPTVariable"/>
              <w:rFonts w:hint="eastAsia"/>
              <w:lang w:eastAsia="zh-CN"/>
            </w:rPr>
            <w:t>65% OS</w:t>
          </w:r>
          <w:r>
            <w:rPr>
              <w:rStyle w:val="CPTVariable"/>
              <w:rFonts w:hint="eastAsia"/>
              <w:lang w:eastAsia="zh-CN"/>
            </w:rPr>
            <w:t>事件数）时进行一次期中分析，使用</w:t>
          </w:r>
          <w:r>
            <w:rPr>
              <w:rStyle w:val="CPTVariable"/>
              <w:rFonts w:hint="eastAsia"/>
              <w:lang w:eastAsia="zh-CN"/>
            </w:rPr>
            <w:t>O</w:t>
          </w:r>
          <w:proofErr w:type="gramStart"/>
          <w:r>
            <w:rPr>
              <w:rStyle w:val="CPTVariable"/>
              <w:rFonts w:hint="eastAsia"/>
              <w:lang w:eastAsia="zh-CN"/>
            </w:rPr>
            <w:t>’</w:t>
          </w:r>
          <w:proofErr w:type="gramEnd"/>
          <w:r>
            <w:rPr>
              <w:rStyle w:val="CPTVariable"/>
              <w:rFonts w:hint="eastAsia"/>
              <w:lang w:eastAsia="zh-CN"/>
            </w:rPr>
            <w:t>Brien-Fleming</w:t>
          </w:r>
          <w:r>
            <w:rPr>
              <w:rStyle w:val="CPTVariable"/>
              <w:rFonts w:hint="eastAsia"/>
              <w:lang w:eastAsia="zh-CN"/>
            </w:rPr>
            <w:t>消耗函数，在收集到约</w:t>
          </w:r>
          <w:r>
            <w:rPr>
              <w:rStyle w:val="CPTVariable"/>
              <w:rFonts w:hint="eastAsia"/>
              <w:lang w:eastAsia="zh-CN"/>
            </w:rPr>
            <w:t>129</w:t>
          </w:r>
          <w:r>
            <w:rPr>
              <w:rStyle w:val="CPTVariable"/>
              <w:rFonts w:hint="eastAsia"/>
              <w:lang w:eastAsia="zh-CN"/>
            </w:rPr>
            <w:t>个</w:t>
          </w:r>
          <w:r>
            <w:rPr>
              <w:rStyle w:val="CPTVariable"/>
              <w:rFonts w:hint="eastAsia"/>
              <w:lang w:eastAsia="zh-CN"/>
            </w:rPr>
            <w:t>OS</w:t>
          </w:r>
          <w:r>
            <w:rPr>
              <w:rStyle w:val="CPTVariable"/>
              <w:rFonts w:hint="eastAsia"/>
              <w:lang w:eastAsia="zh-CN"/>
            </w:rPr>
            <w:t>事件时进行</w:t>
          </w:r>
          <w:r>
            <w:rPr>
              <w:rStyle w:val="CPTVariable"/>
              <w:rFonts w:hint="eastAsia"/>
              <w:lang w:eastAsia="zh-CN"/>
            </w:rPr>
            <w:t>OS</w:t>
          </w:r>
          <w:r>
            <w:rPr>
              <w:rStyle w:val="CPTVariable"/>
              <w:rFonts w:hint="eastAsia"/>
              <w:lang w:eastAsia="zh-CN"/>
            </w:rPr>
            <w:t>最终分析，</w:t>
          </w:r>
          <w:bookmarkStart w:name="OLE_LINK5" w:id="119"/>
          <w:r>
            <w:rPr>
              <w:rStyle w:val="CPTVariable"/>
              <w:rFonts w:hint="eastAsia"/>
              <w:lang w:eastAsia="zh-CN"/>
            </w:rPr>
            <w:t>入组</w:t>
          </w:r>
          <w:r>
            <w:rPr>
              <w:rStyle w:val="CPTVariable"/>
              <w:rFonts w:hint="eastAsia"/>
              <w:lang w:eastAsia="zh-CN"/>
            </w:rPr>
            <w:t>202</w:t>
          </w:r>
          <w:r>
            <w:rPr>
              <w:rStyle w:val="CPTVariable"/>
              <w:rFonts w:hint="eastAsia"/>
              <w:lang w:eastAsia="zh-CN"/>
            </w:rPr>
            <w:t>例患者可以检验出</w:t>
          </w:r>
          <w:r>
            <w:rPr>
              <w:rStyle w:val="CPTVariable"/>
              <w:rFonts w:hint="eastAsia"/>
              <w:lang w:eastAsia="zh-CN"/>
            </w:rPr>
            <w:t>OS</w:t>
          </w:r>
          <w:r>
            <w:rPr>
              <w:rStyle w:val="CPTVariable"/>
              <w:rFonts w:hint="eastAsia"/>
              <w:lang w:eastAsia="zh-CN"/>
            </w:rPr>
            <w:t>组间的统计学差异把握度约为</w:t>
          </w:r>
          <w:r>
            <w:rPr>
              <w:rStyle w:val="CPTVariable"/>
              <w:rFonts w:hint="eastAsia"/>
              <w:lang w:eastAsia="zh-CN"/>
            </w:rPr>
            <w:t>58%</w:t>
          </w:r>
          <w:bookmarkEnd w:id="118"/>
          <w:r>
            <w:rPr>
              <w:rStyle w:val="CPTVariable"/>
              <w:rFonts w:hint="eastAsia"/>
              <w:lang w:eastAsia="zh-CN"/>
            </w:rPr>
            <w:t>。</w:t>
          </w:r>
        </w:p>
      </w:sdtContent>
    </w:sdt>
    <w:bookmarkEnd w:displacedByCustomXml="next" w:id="119"/>
    <w:bookmarkEnd w:displacedByCustomXml="next" w:id="117"/>
    <w:bookmarkStart w:name="_Toc201319788" w:displacedByCustomXml="next" w:id="120"/>
    <w:bookmarkStart w:name="_Toc75640031" w:displacedByCustomXml="next" w:id="121"/>
    <w:sdt>
      <w:sdtPr>
        <w:rPr>
          <w:rFonts w:hint="eastAsia"/>
        </w:rPr>
        <w:alias w:val="Planned Analyses"/>
        <w:tag w:val="Planned Analyses"/>
        <w:id w:val="-1803764586"/>
        <w:lock w:val="sdtContentLocked"/>
        <w:placeholder>
          <w:docPart w:val="4FCFCF027EC644E4899FBD7381B3623F"/>
        </w:placeholder>
      </w:sdtPr>
      <w:sdtEndPr>
        <w:rPr>
          <w:rFonts w:hint="default"/>
        </w:rPr>
      </w:sdtEndPr>
      <w:sdtContent>
        <w:p w:rsidR="002330F8" w:rsidRDefault="00394453" w14:paraId="0E955B2B" w14:textId="77777777">
          <w:pPr>
            <w:pStyle w:val="Heading1"/>
            <w:pageBreakBefore w:val="0"/>
            <w:ind w:left="1077" w:hanging="1077"/>
            <w:rPr>
              <w:rFonts w:hint="eastAsia"/>
            </w:rPr>
          </w:pPr>
          <w:r>
            <w:rPr>
              <w:rFonts w:hint="eastAsia" w:cs="Microsoft YaHei" w:asciiTheme="majorEastAsia" w:hAnsiTheme="majorEastAsia"/>
              <w:lang w:eastAsia="zh-CN"/>
            </w:rPr>
            <w:t>计划进行的分析</w:t>
          </w:r>
        </w:p>
      </w:sdtContent>
    </w:sdt>
    <w:bookmarkEnd w:displacedByCustomXml="prev" w:id="120"/>
    <w:bookmarkEnd w:displacedByCustomXml="next" w:id="121"/>
    <w:bookmarkStart w:name="_Toc201319789" w:displacedByCustomXml="next" w:id="122"/>
    <w:bookmarkStart w:name="_Ref167978545" w:displacedByCustomXml="next" w:id="123"/>
    <w:bookmarkStart w:name="_Toc75640032" w:displacedByCustomXml="next" w:id="124"/>
    <w:sdt>
      <w:sdtPr>
        <w:alias w:val="Interim Analyses"/>
        <w:tag w:val="Interim Analyses"/>
        <w:id w:val="-1535875493"/>
        <w:lock w:val="sdtLocked"/>
        <w:placeholder>
          <w:docPart w:val="4FCFCF027EC644E4899FBD7381B3623F"/>
        </w:placeholder>
      </w:sdtPr>
      <w:sdtEndPr/>
      <w:sdtContent>
        <w:p w:rsidR="002330F8" w:rsidRDefault="00394453" w14:paraId="0E955B2C" w14:textId="77777777">
          <w:pPr>
            <w:pStyle w:val="Heading2"/>
            <w:spacing w:line="360" w:lineRule="auto"/>
            <w:rPr>
              <w:rFonts w:hint="eastAsia"/>
            </w:rPr>
          </w:pPr>
          <w:r>
            <w:rPr>
              <w:rFonts w:hint="eastAsia" w:asciiTheme="minorEastAsia" w:hAnsiTheme="minorEastAsia" w:eastAsiaTheme="minorEastAsia"/>
              <w:lang w:eastAsia="zh-CN"/>
            </w:rPr>
            <w:t>期中分析</w:t>
          </w:r>
        </w:p>
      </w:sdtContent>
    </w:sdt>
    <w:bookmarkEnd w:displacedByCustomXml="prev" w:id="122"/>
    <w:bookmarkEnd w:displacedByCustomXml="next" w:id="123"/>
    <w:bookmarkEnd w:displacedByCustomXml="next" w:id="124"/>
    <w:sdt>
      <w:sdtPr>
        <w:rPr>
          <w:rStyle w:val="CPTVariable"/>
        </w:rPr>
        <w:alias w:val="CPT:InterimAnalyses"/>
        <w:tag w:val="InterimAnalyses"/>
        <w:id w:val="307209877"/>
        <w:lock w:val="sdtLocked"/>
        <w:placeholder>
          <w:docPart w:val="218C1C099D1D40E294F369149523F72D"/>
        </w:placeholder>
      </w:sdtPr>
      <w:sdtEndPr>
        <w:rPr>
          <w:rStyle w:val="DefaultParagraphFont"/>
          <w:rFonts w:eastAsia="宋体" w:cs="Times New Roman" w:eastAsiaTheme="minorEastAsia"/>
          <w:lang w:eastAsia="ja-JP"/>
        </w:rPr>
      </w:sdtEndPr>
      <w:sdtContent>
        <w:p w:rsidR="007F54FE" w:rsidP="00DE5B81" w:rsidRDefault="00394453" w14:paraId="5AAA31B9" w14:textId="6E5467CD">
          <w:pPr>
            <w:rPr>
              <w:rStyle w:val="CPTVariable"/>
              <w:lang w:eastAsia="zh-CN"/>
            </w:rPr>
          </w:pPr>
          <w:r>
            <w:rPr>
              <w:rStyle w:val="CPTVariable"/>
              <w:rFonts w:hint="eastAsia"/>
              <w:lang w:eastAsia="zh-CN"/>
            </w:rPr>
            <w:t>本研究计划</w:t>
          </w:r>
          <w:r w:rsidRPr="00DE5B81" w:rsidR="007F54FE">
            <w:rPr>
              <w:rStyle w:val="CPTVariable"/>
              <w:rFonts w:hint="eastAsia"/>
              <w:lang w:eastAsia="zh-CN"/>
            </w:rPr>
            <w:t>进行</w:t>
          </w:r>
          <w:r w:rsidRPr="00DE5B81" w:rsidR="007F54FE">
            <w:rPr>
              <w:rStyle w:val="CPTVariable"/>
              <w:rFonts w:hint="eastAsia"/>
              <w:lang w:eastAsia="zh-CN"/>
            </w:rPr>
            <w:t>2</w:t>
          </w:r>
          <w:r w:rsidRPr="00DE5B81" w:rsidR="007F54FE">
            <w:rPr>
              <w:rStyle w:val="CPTVariable"/>
              <w:rFonts w:hint="eastAsia"/>
              <w:lang w:eastAsia="zh-CN"/>
            </w:rPr>
            <w:t>次期中分析：</w:t>
          </w:r>
        </w:p>
        <w:p w:rsidR="002330F8" w:rsidP="00604287" w:rsidRDefault="007F54FE" w14:paraId="0E955B46" w14:textId="31977DC9">
          <w:pPr>
            <w:rPr>
              <w:rFonts w:cs="Times New Roman"/>
              <w:lang w:eastAsia="zh-CN"/>
            </w:rPr>
          </w:pPr>
          <w:r w:rsidRPr="00DE5B81">
            <w:rPr>
              <w:rStyle w:val="CPTVariable"/>
              <w:rFonts w:hint="eastAsia"/>
              <w:lang w:eastAsia="zh-CN"/>
            </w:rPr>
            <w:t>1</w:t>
          </w:r>
          <w:r w:rsidRPr="00DE5B81">
            <w:rPr>
              <w:rStyle w:val="CPTVariable"/>
              <w:rFonts w:hint="eastAsia"/>
              <w:lang w:eastAsia="zh-CN"/>
            </w:rPr>
            <w:t>）</w:t>
          </w:r>
          <w:commentRangeStart w:id="125"/>
          <w:r w:rsidRPr="00DE5B81">
            <w:rPr>
              <w:rStyle w:val="CPTVariable"/>
              <w:rFonts w:hint="eastAsia"/>
              <w:lang w:eastAsia="zh-CN"/>
            </w:rPr>
            <w:t>第</w:t>
          </w:r>
          <w:r w:rsidRPr="00DE5B81">
            <w:rPr>
              <w:rStyle w:val="CPTVariable"/>
              <w:rFonts w:hint="eastAsia"/>
              <w:lang w:eastAsia="zh-CN"/>
            </w:rPr>
            <w:t>1</w:t>
          </w:r>
          <w:r w:rsidRPr="00DE5B81">
            <w:rPr>
              <w:rStyle w:val="CPTVariable"/>
              <w:rFonts w:hint="eastAsia"/>
              <w:lang w:eastAsia="zh-CN"/>
            </w:rPr>
            <w:t>次期中分析</w:t>
          </w:r>
          <w:commentRangeEnd w:id="125"/>
          <w:r w:rsidR="00B95800">
            <w:rPr>
              <w:rStyle w:val="CommentReference"/>
            </w:rPr>
            <w:commentReference w:id="125"/>
          </w:r>
          <w:r w:rsidR="00394453">
            <w:rPr>
              <w:rStyle w:val="CPTVariable"/>
              <w:rFonts w:hint="eastAsia"/>
              <w:lang w:eastAsia="zh-CN"/>
            </w:rPr>
            <w:t>在出现约</w:t>
          </w:r>
          <w:r>
            <w:rPr>
              <w:rStyle w:val="CPTVariable"/>
              <w:rFonts w:hint="eastAsia"/>
              <w:lang w:eastAsia="zh-CN"/>
            </w:rPr>
            <w:t>46</w:t>
          </w:r>
          <w:r w:rsidR="00394453">
            <w:rPr>
              <w:rStyle w:val="CPTVariable"/>
              <w:rFonts w:hint="eastAsia"/>
              <w:lang w:eastAsia="zh-CN"/>
            </w:rPr>
            <w:t>个</w:t>
          </w:r>
          <w:r w:rsidR="00394453">
            <w:rPr>
              <w:rStyle w:val="CPTVariable"/>
              <w:rFonts w:hint="eastAsia"/>
              <w:lang w:eastAsia="zh-CN"/>
            </w:rPr>
            <w:t xml:space="preserve">IRC </w:t>
          </w:r>
          <w:r w:rsidR="00394453">
            <w:rPr>
              <w:rStyle w:val="CPTVariable"/>
              <w:rFonts w:hint="eastAsia"/>
              <w:lang w:eastAsia="zh-CN"/>
            </w:rPr>
            <w:t>评估的</w:t>
          </w:r>
          <w:r w:rsidR="00394453">
            <w:rPr>
              <w:rStyle w:val="CPTVariable"/>
              <w:rFonts w:hint="eastAsia"/>
              <w:lang w:eastAsia="zh-CN"/>
            </w:rPr>
            <w:t xml:space="preserve">PFS </w:t>
          </w:r>
          <w:r w:rsidR="00394453">
            <w:rPr>
              <w:rStyle w:val="CPTVariable"/>
              <w:rFonts w:hint="eastAsia"/>
              <w:lang w:eastAsia="zh-CN"/>
            </w:rPr>
            <w:t>事件时（</w:t>
          </w:r>
          <w:r w:rsidRPr="00333FF0" w:rsidR="00614857">
            <w:rPr>
              <w:rFonts w:hint="eastAsia"/>
              <w:lang w:val="zh-TW" w:eastAsia="zh-CN"/>
            </w:rPr>
            <w:t>约</w:t>
          </w:r>
          <w:r w:rsidRPr="00333FF0" w:rsidR="00614857">
            <w:rPr>
              <w:rFonts w:hint="eastAsia"/>
              <w:lang w:val="zh-TW" w:eastAsia="zh-CN"/>
            </w:rPr>
            <w:t xml:space="preserve">33% PFS </w:t>
          </w:r>
          <w:r w:rsidRPr="00333FF0" w:rsidR="00614857">
            <w:rPr>
              <w:rFonts w:hint="eastAsia"/>
              <w:lang w:val="zh-TW" w:eastAsia="zh-CN"/>
            </w:rPr>
            <w:t>事件</w:t>
          </w:r>
          <w:r w:rsidR="00394453">
            <w:rPr>
              <w:rStyle w:val="CPTVariable"/>
              <w:rFonts w:hint="eastAsia"/>
              <w:lang w:eastAsia="zh-CN"/>
            </w:rPr>
            <w:t>），由独立统计团队基于</w:t>
          </w:r>
          <w:r w:rsidRPr="00604287" w:rsidR="00604287">
            <w:rPr>
              <w:rStyle w:val="CPTVariable"/>
              <w:rFonts w:hint="eastAsia"/>
              <w:lang w:eastAsia="zh-CN"/>
            </w:rPr>
            <w:t>PFS</w:t>
          </w:r>
          <w:r w:rsidRPr="00604287" w:rsidR="00604287">
            <w:rPr>
              <w:rStyle w:val="CPTVariable"/>
              <w:rFonts w:hint="eastAsia"/>
              <w:lang w:eastAsia="zh-CN"/>
            </w:rPr>
            <w:t>中期数据，判断</w:t>
          </w:r>
          <w:r w:rsidRPr="00604287" w:rsidR="00604287">
            <w:rPr>
              <w:rStyle w:val="CPTVariable"/>
              <w:rFonts w:hint="eastAsia"/>
              <w:lang w:eastAsia="zh-CN"/>
            </w:rPr>
            <w:t>PFS</w:t>
          </w:r>
          <w:r w:rsidRPr="00604287" w:rsidR="00604287">
            <w:rPr>
              <w:rStyle w:val="CPTVariable"/>
              <w:rFonts w:hint="eastAsia"/>
              <w:lang w:eastAsia="zh-CN"/>
            </w:rPr>
            <w:t>是否达到无效界值标准，并可能进行样本量重估。</w:t>
          </w:r>
          <w:r w:rsidRPr="005F7789" w:rsidR="005F7789">
            <w:rPr>
              <w:rStyle w:val="CPTVariable"/>
              <w:rFonts w:hint="eastAsia"/>
              <w:lang w:eastAsia="zh-CN"/>
            </w:rPr>
            <w:t>独立统计团队将</w:t>
          </w:r>
          <w:proofErr w:type="gramStart"/>
          <w:r w:rsidRPr="005F7789" w:rsidR="005F7789">
            <w:rPr>
              <w:rStyle w:val="CPTVariable"/>
              <w:rFonts w:hint="eastAsia"/>
              <w:lang w:eastAsia="zh-CN"/>
            </w:rPr>
            <w:t>基于期</w:t>
          </w:r>
          <w:proofErr w:type="gramEnd"/>
          <w:r w:rsidRPr="005F7789" w:rsidR="005F7789">
            <w:rPr>
              <w:rStyle w:val="CPTVariable"/>
              <w:rFonts w:hint="eastAsia"/>
              <w:lang w:eastAsia="zh-CN"/>
            </w:rPr>
            <w:t>中分析的数据，计算条件检验效能（</w:t>
          </w:r>
          <w:r w:rsidRPr="005F7789" w:rsidR="005F7789">
            <w:rPr>
              <w:rStyle w:val="CPTVariable"/>
              <w:rFonts w:hint="eastAsia"/>
              <w:lang w:eastAsia="zh-CN"/>
            </w:rPr>
            <w:t>Conditional Power</w:t>
          </w:r>
          <w:r w:rsidRPr="005F7789" w:rsidR="005F7789">
            <w:rPr>
              <w:rStyle w:val="CPTVariable"/>
              <w:rFonts w:hint="eastAsia"/>
              <w:lang w:eastAsia="zh-CN"/>
            </w:rPr>
            <w:t>）</w:t>
          </w:r>
          <w:r w:rsidR="003405A7">
            <w:rPr>
              <w:rStyle w:val="CPTVariable"/>
              <w:rFonts w:hint="eastAsia"/>
              <w:lang w:eastAsia="zh-CN"/>
            </w:rPr>
            <w:t>。</w:t>
          </w:r>
          <w:ins w:author="丁 扬" w:date="2025-06-23T13:01:00Z" w16du:dateUtc="2025-06-23T05:01:00Z" w:id="126">
            <w:r w:rsidR="00FC4368">
              <w:rPr>
                <w:rStyle w:val="CPTVariable"/>
                <w:rFonts w:hint="eastAsia"/>
                <w:lang w:eastAsia="zh-CN"/>
              </w:rPr>
              <w:t>细节</w:t>
            </w:r>
          </w:ins>
          <w:ins w:author="丁 扬" w:date="2025-06-23T13:02:00Z" w16du:dateUtc="2025-06-23T05:02:00Z" w:id="127">
            <w:r w:rsidR="00FC4368">
              <w:rPr>
                <w:rStyle w:val="CPTVariable"/>
                <w:rFonts w:hint="eastAsia"/>
                <w:lang w:eastAsia="zh-CN"/>
              </w:rPr>
              <w:t>详见</w:t>
            </w:r>
            <w:r w:rsidR="00C35056">
              <w:rPr>
                <w:rStyle w:val="CPTVariable"/>
                <w:rFonts w:hint="eastAsia"/>
                <w:lang w:eastAsia="zh-CN"/>
              </w:rPr>
              <w:t>独立数据监查委员会（</w:t>
            </w:r>
            <w:r w:rsidR="00C35056">
              <w:rPr>
                <w:rStyle w:val="CPTVariable"/>
                <w:rFonts w:hint="eastAsia"/>
                <w:lang w:eastAsia="zh-CN"/>
              </w:rPr>
              <w:t>IDMC</w:t>
            </w:r>
            <w:r w:rsidR="00C35056">
              <w:rPr>
                <w:rStyle w:val="CPTVariable"/>
                <w:rFonts w:hint="eastAsia"/>
                <w:lang w:eastAsia="zh-CN"/>
              </w:rPr>
              <w:t>）章程。</w:t>
            </w:r>
          </w:ins>
          <w:commentRangeStart w:id="128"/>
          <w:commentRangeStart w:id="129"/>
          <w:r w:rsidR="00003168">
            <w:rPr>
              <w:rStyle w:val="CPTVariable"/>
              <w:rFonts w:hint="eastAsia"/>
              <w:lang w:eastAsia="zh-CN"/>
            </w:rPr>
            <w:t xml:space="preserve"> </w:t>
          </w:r>
          <w:commentRangeEnd w:id="128"/>
          <w:r w:rsidR="00556F17">
            <w:rPr>
              <w:rStyle w:val="CommentReference"/>
            </w:rPr>
            <w:commentReference w:id="128"/>
          </w:r>
          <w:commentRangeEnd w:id="129"/>
          <w:r w:rsidR="00186722">
            <w:rPr>
              <w:rStyle w:val="CommentReference"/>
            </w:rPr>
            <w:commentReference w:id="129"/>
          </w:r>
        </w:p>
        <w:p w:rsidRPr="00875CD2" w:rsidR="002330F8" w:rsidDel="00C35056" w:rsidRDefault="00394453" w14:paraId="0E955B47" w14:textId="69E6FC26">
          <w:pPr>
            <w:rPr>
              <w:del w:author="丁 扬" w:date="2025-06-23T13:02:00Z" w16du:dateUtc="2025-06-23T05:02:00Z" w:id="130"/>
              <w:rFonts w:cs="Times New Roman"/>
              <w:lang w:eastAsia="zh-CN"/>
            </w:rPr>
          </w:pPr>
          <w:commentRangeStart w:id="131"/>
          <w:del w:author="丁 扬" w:date="2025-06-23T13:02:00Z" w16du:dateUtc="2025-06-23T05:02:00Z" w:id="132">
            <w:r w:rsidRPr="00875CD2" w:rsidDel="00C35056">
              <w:rPr>
                <w:rFonts w:cs="Times New Roman"/>
                <w:lang w:eastAsia="zh-CN"/>
              </w:rPr>
              <w:delText>IDMC</w:delText>
            </w:r>
            <w:r w:rsidRPr="00875CD2" w:rsidDel="00C35056">
              <w:rPr>
                <w:rFonts w:hint="eastAsia" w:cs="Times New Roman"/>
                <w:lang w:eastAsia="zh-CN"/>
              </w:rPr>
              <w:delText>基于</w:delText>
            </w:r>
            <w:r w:rsidRPr="00875CD2" w:rsidDel="00C35056">
              <w:rPr>
                <w:rFonts w:cs="Times New Roman"/>
                <w:lang w:eastAsia="zh-CN"/>
              </w:rPr>
              <w:delText>PFS</w:delText>
            </w:r>
            <w:r w:rsidRPr="00875CD2" w:rsidDel="00C35056">
              <w:rPr>
                <w:rFonts w:hint="eastAsia" w:cs="Times New Roman"/>
                <w:lang w:eastAsia="zh-CN"/>
              </w:rPr>
              <w:delText>期中分析的数据，可能给出如下建议</w:delText>
            </w:r>
            <w:r w:rsidRPr="00875CD2" w:rsidDel="00C35056">
              <w:rPr>
                <w:rFonts w:hint="eastAsia"/>
                <w:lang w:val="zh-TW" w:eastAsia="zh-CN"/>
              </w:rPr>
              <w:delText>（具体建议以</w:delText>
            </w:r>
            <w:r w:rsidRPr="00875CD2" w:rsidDel="00C35056">
              <w:rPr>
                <w:lang w:val="zh-TW" w:eastAsia="zh-CN"/>
              </w:rPr>
              <w:delText>IDMC</w:delText>
            </w:r>
            <w:r w:rsidRPr="00875CD2" w:rsidDel="00C35056">
              <w:rPr>
                <w:rFonts w:hint="eastAsia"/>
                <w:lang w:val="zh-TW" w:eastAsia="zh-CN"/>
              </w:rPr>
              <w:delText>最终决定为准）</w:delText>
            </w:r>
            <w:r w:rsidRPr="00875CD2" w:rsidDel="00C35056">
              <w:rPr>
                <w:rFonts w:hint="eastAsia" w:cs="Times New Roman"/>
                <w:lang w:eastAsia="zh-CN"/>
              </w:rPr>
              <w:delText>：</w:delText>
            </w:r>
          </w:del>
        </w:p>
        <w:tbl>
          <w:tblPr>
            <w:tblW w:w="9218" w:type="dxa"/>
            <w:tblInd w:w="137" w:type="dxa"/>
            <w:tblLayout w:type="fixed"/>
            <w:tblLook w:val="04A0" w:firstRow="1" w:lastRow="0" w:firstColumn="1" w:lastColumn="0" w:noHBand="0" w:noVBand="1"/>
          </w:tblPr>
          <w:tblGrid>
            <w:gridCol w:w="1843"/>
            <w:gridCol w:w="7375"/>
          </w:tblGrid>
          <w:tr w:rsidRPr="00547038" w:rsidR="0012406E" w:rsidDel="00C35056" w:rsidTr="007A472F" w14:paraId="0E955B4B" w14:textId="21D7611E">
            <w:trPr>
              <w:trHeight w:val="259"/>
              <w:del w:author="丁 扬" w:date="2025-06-23T13:02:00Z" w:id="133"/>
            </w:trPr>
            <w:tc>
              <w:tcPr>
                <w:tcW w:w="1843" w:type="dxa"/>
                <w:tcBorders>
                  <w:top w:val="single" w:color="auto" w:sz="4" w:space="0"/>
                  <w:left w:val="single" w:color="auto" w:sz="4" w:space="0"/>
                  <w:bottom w:val="single" w:color="auto" w:sz="4" w:space="0"/>
                  <w:right w:val="single" w:color="auto" w:sz="4" w:space="0"/>
                </w:tcBorders>
                <w:vAlign w:val="center"/>
              </w:tcPr>
              <w:p w:rsidRPr="00875CD2" w:rsidR="0012406E" w:rsidDel="00C35056" w:rsidRDefault="0012406E" w14:paraId="0E955B48" w14:textId="6475E067">
                <w:pPr>
                  <w:spacing w:before="0" w:after="0" w:line="400" w:lineRule="exact"/>
                  <w:rPr>
                    <w:del w:author="丁 扬" w:date="2025-06-23T13:02:00Z" w16du:dateUtc="2025-06-23T05:02:00Z" w:id="134"/>
                    <w:b/>
                    <w:bCs/>
                    <w:color w:val="000000"/>
                    <w:szCs w:val="21"/>
                    <w:lang w:eastAsia="zh-CN"/>
                  </w:rPr>
                </w:pPr>
                <w:del w:author="丁 扬" w:date="2025-06-23T13:02:00Z" w16du:dateUtc="2025-06-23T05:02:00Z" w:id="135">
                  <w:r w:rsidRPr="00875CD2" w:rsidDel="00C35056">
                    <w:rPr>
                      <w:rFonts w:hint="eastAsia"/>
                      <w:b/>
                      <w:bCs/>
                      <w:color w:val="000000"/>
                      <w:szCs w:val="21"/>
                      <w:lang w:eastAsia="zh-CN"/>
                    </w:rPr>
                    <w:delText>情况</w:delText>
                  </w:r>
                </w:del>
              </w:p>
            </w:tc>
            <w:tc>
              <w:tcPr>
                <w:tcW w:w="7375" w:type="dxa"/>
                <w:tcBorders>
                  <w:top w:val="single" w:color="auto" w:sz="4" w:space="0"/>
                  <w:left w:val="nil"/>
                  <w:bottom w:val="single" w:color="auto" w:sz="4" w:space="0"/>
                  <w:right w:val="single" w:color="auto" w:sz="4" w:space="0"/>
                </w:tcBorders>
                <w:vAlign w:val="center"/>
              </w:tcPr>
              <w:p w:rsidRPr="00875CD2" w:rsidR="0012406E" w:rsidDel="00C35056" w:rsidRDefault="0012406E" w14:paraId="0E955B4A" w14:textId="32E8A38F">
                <w:pPr>
                  <w:spacing w:before="0" w:after="0" w:line="400" w:lineRule="exact"/>
                  <w:rPr>
                    <w:del w:author="丁 扬" w:date="2025-06-23T13:02:00Z" w16du:dateUtc="2025-06-23T05:02:00Z" w:id="136"/>
                    <w:b/>
                    <w:bCs/>
                    <w:color w:val="000000"/>
                    <w:szCs w:val="21"/>
                    <w:lang w:eastAsia="zh-CN"/>
                  </w:rPr>
                </w:pPr>
                <w:del w:author="丁 扬" w:date="2025-06-23T13:02:00Z" w16du:dateUtc="2025-06-23T05:02:00Z" w:id="137">
                  <w:r w:rsidRPr="00875CD2" w:rsidDel="00C35056">
                    <w:rPr>
                      <w:rFonts w:hint="eastAsia"/>
                      <w:b/>
                      <w:bCs/>
                      <w:color w:val="000000"/>
                      <w:szCs w:val="21"/>
                      <w:lang w:eastAsia="zh-CN"/>
                    </w:rPr>
                    <w:delText>建议</w:delText>
                  </w:r>
                </w:del>
              </w:p>
            </w:tc>
          </w:tr>
          <w:tr w:rsidRPr="00547038" w:rsidR="0012406E" w:rsidDel="00C35056" w:rsidTr="007A472F" w14:paraId="0E955B4F" w14:textId="6E749246">
            <w:trPr>
              <w:trHeight w:val="220"/>
              <w:del w:author="丁 扬" w:date="2025-06-23T13:02:00Z" w:id="138"/>
            </w:trPr>
            <w:tc>
              <w:tcPr>
                <w:tcW w:w="1843" w:type="dxa"/>
                <w:tcBorders>
                  <w:top w:val="nil"/>
                  <w:left w:val="single" w:color="auto" w:sz="4" w:space="0"/>
                  <w:bottom w:val="single" w:color="auto" w:sz="4" w:space="0"/>
                  <w:right w:val="single" w:color="auto" w:sz="4" w:space="0"/>
                </w:tcBorders>
                <w:vAlign w:val="center"/>
              </w:tcPr>
              <w:p w:rsidRPr="00875CD2" w:rsidR="0012406E" w:rsidDel="00C35056" w:rsidRDefault="0012406E" w14:paraId="0E955B4C" w14:textId="38E27540">
                <w:pPr>
                  <w:spacing w:before="0" w:after="0" w:line="400" w:lineRule="exact"/>
                  <w:rPr>
                    <w:del w:author="丁 扬" w:date="2025-06-23T13:02:00Z" w16du:dateUtc="2025-06-23T05:02:00Z" w:id="139"/>
                    <w:color w:val="000000"/>
                    <w:szCs w:val="21"/>
                    <w:lang w:eastAsia="zh-CN"/>
                  </w:rPr>
                </w:pPr>
                <w:del w:author="丁 扬" w:date="2025-06-23T13:02:00Z" w16du:dateUtc="2025-06-23T05:02:00Z" w:id="140">
                  <w:r w:rsidRPr="00875CD2" w:rsidDel="00C35056">
                    <w:rPr>
                      <w:color w:val="000000"/>
                      <w:szCs w:val="21"/>
                      <w:lang w:eastAsia="zh-CN"/>
                    </w:rPr>
                    <w:delText>CP&lt;0.33</w:delText>
                  </w:r>
                  <w:r w:rsidRPr="00875CD2" w:rsidDel="00C35056" w:rsidR="00613842">
                    <w:rPr>
                      <w:color w:val="000000"/>
                      <w:szCs w:val="21"/>
                      <w:lang w:eastAsia="zh-CN"/>
                    </w:rPr>
                    <w:delText>*</w:delText>
                  </w:r>
                </w:del>
              </w:p>
            </w:tc>
            <w:tc>
              <w:tcPr>
                <w:tcW w:w="7375" w:type="dxa"/>
                <w:tcBorders>
                  <w:top w:val="nil"/>
                  <w:left w:val="nil"/>
                  <w:bottom w:val="single" w:color="auto" w:sz="4" w:space="0"/>
                  <w:right w:val="single" w:color="auto" w:sz="4" w:space="0"/>
                </w:tcBorders>
                <w:vAlign w:val="center"/>
              </w:tcPr>
              <w:p w:rsidRPr="00875CD2" w:rsidR="0012406E" w:rsidDel="00C35056" w:rsidRDefault="0012406E" w14:paraId="0E955B4E" w14:textId="592EAB75">
                <w:pPr>
                  <w:spacing w:before="0" w:after="0" w:line="400" w:lineRule="exact"/>
                  <w:rPr>
                    <w:del w:author="丁 扬" w:date="2025-06-23T13:02:00Z" w16du:dateUtc="2025-06-23T05:02:00Z" w:id="141"/>
                    <w:color w:val="000000"/>
                    <w:szCs w:val="21"/>
                    <w:lang w:eastAsia="zh-CN"/>
                  </w:rPr>
                </w:pPr>
                <w:del w:author="丁 扬" w:date="2025-06-23T13:02:00Z" w16du:dateUtc="2025-06-23T05:02:00Z" w:id="142">
                  <w:r w:rsidRPr="00875CD2" w:rsidDel="00C35056">
                    <w:rPr>
                      <w:color w:val="000000"/>
                      <w:szCs w:val="21"/>
                      <w:lang w:eastAsia="zh-CN"/>
                    </w:rPr>
                    <w:delText>PFS</w:delText>
                  </w:r>
                  <w:r w:rsidRPr="00875CD2" w:rsidDel="00C35056">
                    <w:rPr>
                      <w:rFonts w:hint="eastAsia"/>
                      <w:color w:val="000000"/>
                      <w:szCs w:val="21"/>
                      <w:lang w:eastAsia="zh-CN"/>
                    </w:rPr>
                    <w:delText>条件检验把握度</w:delText>
                  </w:r>
                  <w:r w:rsidRPr="00875CD2" w:rsidDel="00C35056">
                    <w:rPr>
                      <w:color w:val="000000"/>
                      <w:szCs w:val="21"/>
                      <w:lang w:eastAsia="zh-CN"/>
                    </w:rPr>
                    <w:delText>(CP)</w:delText>
                  </w:r>
                  <w:r w:rsidRPr="00875CD2" w:rsidDel="00C35056">
                    <w:rPr>
                      <w:rFonts w:hint="eastAsia"/>
                      <w:color w:val="000000"/>
                      <w:szCs w:val="21"/>
                      <w:lang w:eastAsia="zh-CN"/>
                    </w:rPr>
                    <w:delText>达到无效界值标准，建议</w:delText>
                  </w:r>
                  <w:r w:rsidRPr="00875CD2" w:rsidDel="00C35056" w:rsidR="00613842">
                    <w:rPr>
                      <w:rFonts w:hint="eastAsia"/>
                      <w:color w:val="000000"/>
                      <w:szCs w:val="21"/>
                      <w:lang w:eastAsia="zh-CN"/>
                    </w:rPr>
                    <w:delText>可以</w:delText>
                  </w:r>
                  <w:r w:rsidRPr="00875CD2" w:rsidDel="00C35056">
                    <w:rPr>
                      <w:rFonts w:hint="eastAsia"/>
                      <w:color w:val="000000"/>
                      <w:szCs w:val="21"/>
                      <w:lang w:eastAsia="zh-CN"/>
                    </w:rPr>
                    <w:delText>终止试验</w:delText>
                  </w:r>
                </w:del>
              </w:p>
            </w:tc>
          </w:tr>
          <w:tr w:rsidRPr="00547038" w:rsidR="0012406E" w:rsidDel="00C35056" w:rsidTr="007A472F" w14:paraId="0E955B53" w14:textId="64FF366E">
            <w:trPr>
              <w:trHeight w:val="533"/>
              <w:del w:author="丁 扬" w:date="2025-06-23T13:02:00Z" w:id="143"/>
            </w:trPr>
            <w:tc>
              <w:tcPr>
                <w:tcW w:w="1843" w:type="dxa"/>
                <w:tcBorders>
                  <w:top w:val="nil"/>
                  <w:left w:val="single" w:color="auto" w:sz="4" w:space="0"/>
                  <w:bottom w:val="single" w:color="auto" w:sz="4" w:space="0"/>
                  <w:right w:val="single" w:color="auto" w:sz="4" w:space="0"/>
                </w:tcBorders>
                <w:vAlign w:val="center"/>
              </w:tcPr>
              <w:p w:rsidRPr="00875CD2" w:rsidR="0012406E" w:rsidDel="00C35056" w:rsidRDefault="0012406E" w14:paraId="0E955B50" w14:textId="653F9A3E">
                <w:pPr>
                  <w:spacing w:before="0" w:after="0" w:line="400" w:lineRule="exact"/>
                  <w:rPr>
                    <w:del w:author="丁 扬" w:date="2025-06-23T13:02:00Z" w16du:dateUtc="2025-06-23T05:02:00Z" w:id="144"/>
                    <w:color w:val="000000"/>
                    <w:szCs w:val="21"/>
                    <w:lang w:eastAsia="zh-CN"/>
                  </w:rPr>
                </w:pPr>
                <w:del w:author="丁 扬" w:date="2025-06-23T13:02:00Z" w16du:dateUtc="2025-06-23T05:02:00Z" w:id="145">
                  <w:r w:rsidRPr="00875CD2" w:rsidDel="00C35056">
                    <w:rPr>
                      <w:color w:val="000000"/>
                      <w:szCs w:val="21"/>
                      <w:lang w:eastAsia="zh-CN"/>
                    </w:rPr>
                    <w:delText>0.33</w:delText>
                  </w:r>
                  <w:r w:rsidRPr="00875CD2" w:rsidDel="00C35056" w:rsidR="00B36257">
                    <w:rPr>
                      <w:color w:val="000000"/>
                      <w:szCs w:val="21"/>
                      <w:lang w:eastAsia="zh-CN"/>
                    </w:rPr>
                    <w:delText>*</w:delText>
                  </w:r>
                  <w:r w:rsidRPr="00875CD2" w:rsidDel="00C35056">
                    <w:rPr>
                      <w:rFonts w:hint="eastAsia" w:cs="Times New Roman"/>
                      <w:color w:val="000000"/>
                      <w:szCs w:val="21"/>
                      <w:lang w:eastAsia="zh-CN"/>
                    </w:rPr>
                    <w:delText>≤</w:delText>
                  </w:r>
                  <w:r w:rsidRPr="00875CD2" w:rsidDel="00C35056">
                    <w:rPr>
                      <w:color w:val="000000"/>
                      <w:szCs w:val="21"/>
                      <w:lang w:eastAsia="zh-CN"/>
                    </w:rPr>
                    <w:delText>CP&lt;0.</w:delText>
                  </w:r>
                  <w:r w:rsidRPr="00875CD2" w:rsidDel="00C35056" w:rsidR="00C503CF">
                    <w:rPr>
                      <w:color w:val="000000"/>
                      <w:szCs w:val="21"/>
                      <w:lang w:eastAsia="zh-CN"/>
                    </w:rPr>
                    <w:delText>4</w:delText>
                  </w:r>
                  <w:r w:rsidRPr="00875CD2" w:rsidDel="00C35056">
                    <w:rPr>
                      <w:color w:val="000000"/>
                      <w:szCs w:val="21"/>
                      <w:lang w:eastAsia="zh-CN"/>
                    </w:rPr>
                    <w:delText>5</w:delText>
                  </w:r>
                </w:del>
              </w:p>
            </w:tc>
            <w:tc>
              <w:tcPr>
                <w:tcW w:w="7375" w:type="dxa"/>
                <w:tcBorders>
                  <w:top w:val="nil"/>
                  <w:left w:val="nil"/>
                  <w:bottom w:val="single" w:color="auto" w:sz="4" w:space="0"/>
                  <w:right w:val="single" w:color="auto" w:sz="4" w:space="0"/>
                </w:tcBorders>
                <w:vAlign w:val="center"/>
              </w:tcPr>
              <w:p w:rsidRPr="00875CD2" w:rsidR="0012406E" w:rsidDel="00C35056" w:rsidRDefault="0012406E" w14:paraId="0E955B52" w14:textId="4E9FD6C6">
                <w:pPr>
                  <w:spacing w:before="0" w:after="0" w:line="400" w:lineRule="exact"/>
                  <w:rPr>
                    <w:del w:author="丁 扬" w:date="2025-06-23T13:02:00Z" w16du:dateUtc="2025-06-23T05:02:00Z" w:id="146"/>
                    <w:color w:val="000000"/>
                    <w:szCs w:val="21"/>
                    <w:lang w:eastAsia="zh-CN"/>
                  </w:rPr>
                </w:pPr>
                <w:del w:author="丁 扬" w:date="2025-06-23T13:02:00Z" w16du:dateUtc="2025-06-23T05:02:00Z" w:id="147">
                  <w:r w:rsidRPr="00875CD2" w:rsidDel="00C35056">
                    <w:rPr>
                      <w:bCs/>
                      <w:color w:val="000000"/>
                      <w:szCs w:val="21"/>
                      <w:lang w:eastAsia="zh-CN"/>
                    </w:rPr>
                    <w:delText>Unfavorable</w:delText>
                  </w:r>
                  <w:r w:rsidRPr="00875CD2" w:rsidDel="00C35056">
                    <w:rPr>
                      <w:rFonts w:hint="eastAsia"/>
                      <w:bCs/>
                      <w:color w:val="000000"/>
                      <w:szCs w:val="21"/>
                      <w:lang w:eastAsia="zh-CN"/>
                    </w:rPr>
                    <w:delText>，</w:delText>
                  </w:r>
                  <w:r w:rsidRPr="00875CD2" w:rsidDel="00C35056">
                    <w:rPr>
                      <w:rFonts w:hint="eastAsia"/>
                      <w:color w:val="000000"/>
                      <w:szCs w:val="21"/>
                      <w:lang w:eastAsia="zh-CN"/>
                    </w:rPr>
                    <w:delText>不调整样本量，继续进行试验</w:delText>
                  </w:r>
                </w:del>
              </w:p>
            </w:tc>
          </w:tr>
          <w:tr w:rsidRPr="00547038" w:rsidR="0012406E" w:rsidDel="00C35056" w:rsidTr="007A472F" w14:paraId="0E955B57" w14:textId="2963443C">
            <w:trPr>
              <w:trHeight w:val="675"/>
              <w:del w:author="丁 扬" w:date="2025-06-23T13:02:00Z" w:id="148"/>
            </w:trPr>
            <w:tc>
              <w:tcPr>
                <w:tcW w:w="1843" w:type="dxa"/>
                <w:tcBorders>
                  <w:top w:val="nil"/>
                  <w:left w:val="single" w:color="auto" w:sz="4" w:space="0"/>
                  <w:bottom w:val="single" w:color="auto" w:sz="4" w:space="0"/>
                  <w:right w:val="single" w:color="auto" w:sz="4" w:space="0"/>
                </w:tcBorders>
                <w:vAlign w:val="center"/>
              </w:tcPr>
              <w:p w:rsidRPr="00875CD2" w:rsidR="0012406E" w:rsidDel="00C35056" w:rsidP="1D9B96CB" w:rsidRDefault="2AAD1AEC" w14:paraId="0E955B54" w14:textId="4FCF0282">
                <w:pPr>
                  <w:spacing w:before="0" w:after="0" w:line="400" w:lineRule="exact"/>
                  <w:rPr>
                    <w:del w:author="丁 扬" w:date="2025-06-23T13:02:00Z" w16du:dateUtc="2025-06-23T05:02:00Z" w:id="149"/>
                    <w:color w:val="000000"/>
                    <w:lang w:eastAsia="zh-CN"/>
                  </w:rPr>
                </w:pPr>
                <w:commentRangeStart w:id="150"/>
                <w:commentRangeStart w:id="151"/>
                <w:del w:author="丁 扬" w:date="2025-06-23T13:02:00Z" w16du:dateUtc="2025-06-23T05:02:00Z" w:id="152">
                  <w:r w:rsidRPr="00875CD2" w:rsidDel="00C35056">
                    <w:rPr>
                      <w:color w:val="000000" w:themeColor="text1"/>
                      <w:lang w:eastAsia="zh-CN"/>
                    </w:rPr>
                    <w:delText>0.</w:delText>
                  </w:r>
                  <w:r w:rsidRPr="00875CD2" w:rsidDel="00C35056" w:rsidR="00C503CF">
                    <w:rPr>
                      <w:color w:val="000000" w:themeColor="text1"/>
                      <w:lang w:eastAsia="zh-CN"/>
                    </w:rPr>
                    <w:delText>4</w:delText>
                  </w:r>
                  <w:r w:rsidRPr="00875CD2" w:rsidDel="00C35056">
                    <w:rPr>
                      <w:color w:val="000000" w:themeColor="text1"/>
                      <w:lang w:eastAsia="zh-CN"/>
                    </w:rPr>
                    <w:delText>5</w:delText>
                  </w:r>
                  <w:commentRangeEnd w:id="150"/>
                  <w:r w:rsidRPr="00875CD2" w:rsidDel="00C35056" w:rsidR="0012406E">
                    <w:rPr>
                      <w:rStyle w:val="CommentReference"/>
                    </w:rPr>
                    <w:commentReference w:id="150"/>
                  </w:r>
                  <w:commentRangeEnd w:id="151"/>
                  <w:r w:rsidRPr="00875CD2" w:rsidDel="00C35056" w:rsidR="0012406E">
                    <w:rPr>
                      <w:rStyle w:val="CommentReference"/>
                    </w:rPr>
                    <w:commentReference w:id="151"/>
                  </w:r>
                  <w:r w:rsidRPr="00875CD2" w:rsidDel="00C35056">
                    <w:rPr>
                      <w:rFonts w:hint="eastAsia" w:cs="Times New Roman"/>
                      <w:color w:val="000000" w:themeColor="text1"/>
                      <w:lang w:eastAsia="zh-CN"/>
                    </w:rPr>
                    <w:delText>≤</w:delText>
                  </w:r>
                  <w:r w:rsidRPr="00875CD2" w:rsidDel="00C35056">
                    <w:rPr>
                      <w:color w:val="000000" w:themeColor="text1"/>
                      <w:lang w:eastAsia="zh-CN"/>
                    </w:rPr>
                    <w:delText>CP&lt;0.85</w:delText>
                  </w:r>
                </w:del>
              </w:p>
            </w:tc>
            <w:tc>
              <w:tcPr>
                <w:tcW w:w="7375" w:type="dxa"/>
                <w:tcBorders>
                  <w:top w:val="nil"/>
                  <w:left w:val="nil"/>
                  <w:bottom w:val="single" w:color="auto" w:sz="4" w:space="0"/>
                  <w:right w:val="single" w:color="auto" w:sz="4" w:space="0"/>
                </w:tcBorders>
                <w:vAlign w:val="center"/>
              </w:tcPr>
              <w:p w:rsidRPr="00875CD2" w:rsidR="0012406E" w:rsidDel="00C35056" w:rsidRDefault="0012406E" w14:paraId="0D3A3DBB" w14:textId="0DF3CBB0">
                <w:pPr>
                  <w:spacing w:before="0" w:after="0" w:line="400" w:lineRule="exact"/>
                  <w:rPr>
                    <w:del w:author="丁 扬" w:date="2025-06-23T13:02:00Z" w16du:dateUtc="2025-06-23T05:02:00Z" w:id="153"/>
                    <w:color w:val="000000"/>
                    <w:szCs w:val="21"/>
                    <w:lang w:eastAsia="zh-CN"/>
                  </w:rPr>
                </w:pPr>
                <w:del w:author="丁 扬" w:date="2025-06-23T13:02:00Z" w16du:dateUtc="2025-06-23T05:02:00Z" w:id="154">
                  <w:r w:rsidRPr="00875CD2" w:rsidDel="00C35056">
                    <w:rPr>
                      <w:bCs/>
                      <w:color w:val="000000"/>
                      <w:szCs w:val="21"/>
                      <w:lang w:eastAsia="zh-CN"/>
                    </w:rPr>
                    <w:delText>Promising</w:delText>
                  </w:r>
                  <w:r w:rsidRPr="00875CD2" w:rsidDel="00C35056">
                    <w:rPr>
                      <w:rFonts w:hint="eastAsia"/>
                      <w:bCs/>
                      <w:color w:val="000000"/>
                      <w:szCs w:val="21"/>
                      <w:lang w:eastAsia="zh-CN"/>
                    </w:rPr>
                    <w:delText>，</w:delText>
                  </w:r>
                  <w:r w:rsidRPr="00875CD2" w:rsidDel="00C35056">
                    <w:rPr>
                      <w:rFonts w:hint="eastAsia"/>
                      <w:color w:val="000000"/>
                      <w:szCs w:val="21"/>
                      <w:lang w:eastAsia="zh-CN"/>
                    </w:rPr>
                    <w:delText>基于</w:delText>
                  </w:r>
                  <w:r w:rsidRPr="00875CD2" w:rsidDel="00C35056" w:rsidR="00C97087">
                    <w:rPr>
                      <w:rFonts w:hint="eastAsia" w:ascii="SimSun" w:hAnsi="SimSun" w:cs="SimSun"/>
                      <w:lang w:eastAsia="zh-CN"/>
                    </w:rPr>
                    <w:delText>期中分析</w:delText>
                  </w:r>
                  <w:r w:rsidRPr="00875CD2" w:rsidDel="00C35056">
                    <w:rPr>
                      <w:rFonts w:hint="eastAsia"/>
                      <w:color w:val="000000"/>
                      <w:szCs w:val="21"/>
                      <w:lang w:eastAsia="zh-CN"/>
                    </w:rPr>
                    <w:delText>数据重新计算样本量后继续进行试验</w:delText>
                  </w:r>
                  <w:r w:rsidRPr="00875CD2" w:rsidDel="00C35056" w:rsidR="00C97087">
                    <w:rPr>
                      <w:rFonts w:hint="eastAsia"/>
                      <w:color w:val="000000"/>
                      <w:szCs w:val="21"/>
                      <w:lang w:eastAsia="zh-CN"/>
                    </w:rPr>
                    <w:delText>。</w:delText>
                  </w:r>
                </w:del>
              </w:p>
              <w:p w:rsidRPr="00875CD2" w:rsidR="0012406E" w:rsidDel="00C35056" w:rsidRDefault="0012406E" w14:paraId="0E5EF239" w14:textId="111391D9">
                <w:pPr>
                  <w:spacing w:before="0" w:after="0" w:line="400" w:lineRule="exact"/>
                  <w:rPr>
                    <w:del w:author="丁 扬" w:date="2025-06-23T13:02:00Z" w16du:dateUtc="2025-06-23T05:02:00Z" w:id="155"/>
                    <w:color w:val="000000"/>
                    <w:lang w:eastAsia="zh-CN"/>
                  </w:rPr>
                </w:pPr>
                <w:del w:author="丁 扬" w:date="2025-06-23T13:02:00Z" w16du:dateUtc="2025-06-23T05:02:00Z" w:id="156">
                  <w:r w:rsidRPr="00875CD2" w:rsidDel="00C35056">
                    <w:rPr>
                      <w:rFonts w:hint="eastAsia"/>
                      <w:color w:val="000000"/>
                      <w:lang w:eastAsia="zh-CN"/>
                    </w:rPr>
                    <w:delText>当</w:delText>
                  </w:r>
                  <w:r w:rsidRPr="00875CD2" w:rsidDel="00C35056">
                    <w:rPr>
                      <w:color w:val="000000"/>
                      <w:lang w:eastAsia="zh-CN"/>
                    </w:rPr>
                    <w:delText xml:space="preserve">CP </w:delText>
                  </w:r>
                  <w:r w:rsidRPr="00875CD2" w:rsidDel="00C35056">
                    <w:rPr>
                      <w:rFonts w:hint="eastAsia"/>
                      <w:color w:val="000000"/>
                      <w:lang w:eastAsia="zh-CN"/>
                    </w:rPr>
                    <w:delText>在</w:delText>
                  </w:r>
                  <w:r w:rsidRPr="00875CD2" w:rsidDel="00C35056">
                    <w:rPr>
                      <w:color w:val="000000"/>
                      <w:lang w:eastAsia="zh-CN"/>
                    </w:rPr>
                    <w:delText>[0.</w:delText>
                  </w:r>
                  <w:r w:rsidRPr="00875CD2" w:rsidDel="00C35056" w:rsidR="00C503CF">
                    <w:rPr>
                      <w:color w:val="000000"/>
                      <w:lang w:eastAsia="zh-CN"/>
                    </w:rPr>
                    <w:delText>4</w:delText>
                  </w:r>
                  <w:r w:rsidRPr="00875CD2" w:rsidDel="00C35056">
                    <w:rPr>
                      <w:color w:val="000000"/>
                      <w:lang w:eastAsia="zh-CN"/>
                    </w:rPr>
                    <w:delText>5,0.</w:delText>
                  </w:r>
                  <w:r w:rsidRPr="00875CD2" w:rsidDel="00C35056" w:rsidR="00C97087">
                    <w:rPr>
                      <w:color w:val="000000"/>
                      <w:lang w:eastAsia="zh-CN"/>
                    </w:rPr>
                    <w:delText>8</w:delText>
                  </w:r>
                  <w:r w:rsidRPr="00875CD2" w:rsidDel="00C35056">
                    <w:rPr>
                      <w:color w:val="000000"/>
                      <w:szCs w:val="21"/>
                      <w:lang w:eastAsia="zh-CN"/>
                    </w:rPr>
                    <w:delText>)</w:delText>
                  </w:r>
                  <w:r w:rsidRPr="00875CD2" w:rsidDel="00C35056">
                    <w:rPr>
                      <w:rFonts w:hint="eastAsia"/>
                      <w:color w:val="000000"/>
                      <w:lang w:eastAsia="zh-CN"/>
                    </w:rPr>
                    <w:delText>时，按</w:delText>
                  </w:r>
                  <w:r w:rsidRPr="00875CD2" w:rsidDel="00C35056">
                    <w:rPr>
                      <w:color w:val="000000"/>
                      <w:lang w:eastAsia="zh-CN"/>
                    </w:rPr>
                    <w:delText>CP=0.</w:delText>
                  </w:r>
                  <w:r w:rsidRPr="00875CD2" w:rsidDel="00C35056" w:rsidR="00C97087">
                    <w:rPr>
                      <w:color w:val="000000"/>
                      <w:lang w:eastAsia="zh-CN"/>
                    </w:rPr>
                    <w:delText>7</w:delText>
                  </w:r>
                  <w:r w:rsidRPr="00875CD2" w:rsidDel="00C35056">
                    <w:rPr>
                      <w:color w:val="000000"/>
                      <w:lang w:eastAsia="zh-CN"/>
                    </w:rPr>
                    <w:delText>5</w:delText>
                  </w:r>
                  <w:r w:rsidRPr="00875CD2" w:rsidDel="00C35056">
                    <w:rPr>
                      <w:rFonts w:hint="eastAsia"/>
                      <w:color w:val="000000"/>
                      <w:lang w:eastAsia="zh-CN"/>
                    </w:rPr>
                    <w:delText>重估试验所需的</w:delText>
                  </w:r>
                  <w:r w:rsidRPr="00875CD2" w:rsidDel="00C35056">
                    <w:rPr>
                      <w:color w:val="000000"/>
                      <w:lang w:eastAsia="zh-CN"/>
                    </w:rPr>
                    <w:delText>PFS</w:delText>
                  </w:r>
                  <w:r w:rsidRPr="00875CD2" w:rsidDel="00C35056">
                    <w:rPr>
                      <w:rFonts w:hint="eastAsia"/>
                      <w:color w:val="000000"/>
                      <w:lang w:eastAsia="zh-CN"/>
                    </w:rPr>
                    <w:delText>事件数；</w:delText>
                  </w:r>
                </w:del>
              </w:p>
              <w:p w:rsidRPr="00875CD2" w:rsidR="0012406E" w:rsidDel="00C35056" w:rsidRDefault="0012406E" w14:paraId="0E955B56" w14:textId="30578A59">
                <w:pPr>
                  <w:spacing w:before="0" w:after="0" w:line="400" w:lineRule="exact"/>
                  <w:rPr>
                    <w:del w:author="丁 扬" w:date="2025-06-23T13:02:00Z" w16du:dateUtc="2025-06-23T05:02:00Z" w:id="157"/>
                    <w:color w:val="000000"/>
                    <w:lang w:eastAsia="zh-CN"/>
                  </w:rPr>
                </w:pPr>
                <w:del w:author="丁 扬" w:date="2025-06-23T13:02:00Z" w16du:dateUtc="2025-06-23T05:02:00Z" w:id="158">
                  <w:r w:rsidRPr="00875CD2" w:rsidDel="00C35056">
                    <w:rPr>
                      <w:rFonts w:hint="eastAsia"/>
                      <w:color w:val="000000"/>
                      <w:lang w:eastAsia="zh-CN"/>
                    </w:rPr>
                    <w:delText>当</w:delText>
                  </w:r>
                  <w:r w:rsidRPr="00875CD2" w:rsidDel="00C35056">
                    <w:rPr>
                      <w:color w:val="000000"/>
                      <w:lang w:eastAsia="zh-CN"/>
                    </w:rPr>
                    <w:delText xml:space="preserve">CP </w:delText>
                  </w:r>
                  <w:r w:rsidRPr="00875CD2" w:rsidDel="00C35056">
                    <w:rPr>
                      <w:rFonts w:hint="eastAsia"/>
                      <w:color w:val="000000"/>
                      <w:lang w:eastAsia="zh-CN"/>
                    </w:rPr>
                    <w:delText>在</w:delText>
                  </w:r>
                  <w:r w:rsidRPr="00875CD2" w:rsidDel="00C35056">
                    <w:rPr>
                      <w:color w:val="000000"/>
                      <w:lang w:eastAsia="zh-CN"/>
                    </w:rPr>
                    <w:delText>[0.</w:delText>
                  </w:r>
                  <w:r w:rsidRPr="00875CD2" w:rsidDel="00C35056" w:rsidR="005957F9">
                    <w:rPr>
                      <w:color w:val="000000"/>
                      <w:lang w:eastAsia="zh-CN"/>
                    </w:rPr>
                    <w:delText>8</w:delText>
                  </w:r>
                  <w:r w:rsidRPr="00875CD2" w:rsidDel="00C35056">
                    <w:rPr>
                      <w:color w:val="000000"/>
                      <w:lang w:eastAsia="zh-CN"/>
                    </w:rPr>
                    <w:delText>,0.</w:delText>
                  </w:r>
                  <w:r w:rsidRPr="00875CD2" w:rsidDel="00C35056" w:rsidR="005957F9">
                    <w:rPr>
                      <w:color w:val="000000"/>
                      <w:lang w:eastAsia="zh-CN"/>
                    </w:rPr>
                    <w:delText>85</w:delText>
                  </w:r>
                  <w:r w:rsidRPr="00875CD2" w:rsidDel="00C35056">
                    <w:rPr>
                      <w:color w:val="000000"/>
                      <w:szCs w:val="21"/>
                      <w:lang w:eastAsia="zh-CN"/>
                    </w:rPr>
                    <w:delText>)</w:delText>
                  </w:r>
                  <w:r w:rsidRPr="00875CD2" w:rsidDel="00C35056">
                    <w:rPr>
                      <w:rFonts w:hint="eastAsia"/>
                      <w:color w:val="000000"/>
                      <w:lang w:eastAsia="zh-CN"/>
                    </w:rPr>
                    <w:delText>时，按</w:delText>
                  </w:r>
                  <w:r w:rsidRPr="00875CD2" w:rsidDel="00C35056">
                    <w:rPr>
                      <w:color w:val="000000"/>
                      <w:lang w:eastAsia="zh-CN"/>
                    </w:rPr>
                    <w:delText>CP=0.</w:delText>
                  </w:r>
                  <w:r w:rsidRPr="00875CD2" w:rsidDel="00C35056" w:rsidR="005957F9">
                    <w:rPr>
                      <w:color w:val="000000"/>
                      <w:lang w:eastAsia="zh-CN"/>
                    </w:rPr>
                    <w:delText>8</w:delText>
                  </w:r>
                  <w:r w:rsidRPr="00875CD2" w:rsidDel="00C35056">
                    <w:rPr>
                      <w:rFonts w:hint="eastAsia"/>
                      <w:color w:val="000000"/>
                      <w:lang w:eastAsia="zh-CN"/>
                    </w:rPr>
                    <w:delText>重估试验所需的</w:delText>
                  </w:r>
                  <w:r w:rsidRPr="00875CD2" w:rsidDel="00C35056">
                    <w:rPr>
                      <w:color w:val="000000"/>
                      <w:lang w:eastAsia="zh-CN"/>
                    </w:rPr>
                    <w:delText>PFS</w:delText>
                  </w:r>
                  <w:r w:rsidRPr="00875CD2" w:rsidDel="00C35056">
                    <w:rPr>
                      <w:rFonts w:hint="eastAsia"/>
                      <w:color w:val="000000"/>
                      <w:lang w:eastAsia="zh-CN"/>
                    </w:rPr>
                    <w:delText>事件数；</w:delText>
                  </w:r>
                </w:del>
              </w:p>
            </w:tc>
          </w:tr>
          <w:tr w:rsidRPr="00547038" w:rsidR="0012406E" w:rsidDel="00C35056" w:rsidTr="007A472F" w14:paraId="0E955B5F" w14:textId="439903CF">
            <w:trPr>
              <w:trHeight w:val="554"/>
              <w:del w:author="丁 扬" w:date="2025-06-23T13:02:00Z" w:id="159"/>
            </w:trPr>
            <w:tc>
              <w:tcPr>
                <w:tcW w:w="1843" w:type="dxa"/>
                <w:tcBorders>
                  <w:top w:val="nil"/>
                  <w:left w:val="single" w:color="auto" w:sz="4" w:space="0"/>
                  <w:bottom w:val="single" w:color="auto" w:sz="4" w:space="0"/>
                  <w:right w:val="single" w:color="auto" w:sz="4" w:space="0"/>
                </w:tcBorders>
                <w:vAlign w:val="center"/>
              </w:tcPr>
              <w:p w:rsidRPr="00875CD2" w:rsidR="0012406E" w:rsidDel="00C35056" w:rsidRDefault="0012406E" w14:paraId="0E955B58" w14:textId="0B1D9DFD">
                <w:pPr>
                  <w:spacing w:before="0" w:after="0" w:line="400" w:lineRule="exact"/>
                  <w:rPr>
                    <w:del w:author="丁 扬" w:date="2025-06-23T13:02:00Z" w16du:dateUtc="2025-06-23T05:02:00Z" w:id="160"/>
                    <w:color w:val="000000"/>
                    <w:szCs w:val="21"/>
                    <w:lang w:eastAsia="zh-CN"/>
                  </w:rPr>
                </w:pPr>
                <w:del w:author="丁 扬" w:date="2025-06-23T13:02:00Z" w16du:dateUtc="2025-06-23T05:02:00Z" w:id="161">
                  <w:r w:rsidRPr="00875CD2" w:rsidDel="00C35056">
                    <w:rPr>
                      <w:color w:val="000000"/>
                      <w:szCs w:val="21"/>
                      <w:lang w:eastAsia="zh-CN"/>
                    </w:rPr>
                    <w:delText>CP</w:delText>
                  </w:r>
                  <w:r w:rsidRPr="00875CD2" w:rsidDel="00C35056">
                    <w:rPr>
                      <w:rFonts w:hint="eastAsia" w:cs="Times New Roman"/>
                      <w:color w:val="000000"/>
                      <w:szCs w:val="21"/>
                      <w:lang w:eastAsia="zh-CN"/>
                    </w:rPr>
                    <w:delText>≥</w:delText>
                  </w:r>
                  <w:r w:rsidRPr="00875CD2" w:rsidDel="00C35056">
                    <w:rPr>
                      <w:color w:val="000000"/>
                      <w:szCs w:val="21"/>
                      <w:lang w:eastAsia="zh-CN"/>
                    </w:rPr>
                    <w:delText>0.85</w:delText>
                  </w:r>
                </w:del>
              </w:p>
            </w:tc>
            <w:tc>
              <w:tcPr>
                <w:tcW w:w="7375" w:type="dxa"/>
                <w:tcBorders>
                  <w:top w:val="nil"/>
                  <w:left w:val="nil"/>
                  <w:bottom w:val="single" w:color="auto" w:sz="4" w:space="0"/>
                  <w:right w:val="single" w:color="auto" w:sz="4" w:space="0"/>
                </w:tcBorders>
                <w:vAlign w:val="center"/>
              </w:tcPr>
              <w:p w:rsidRPr="00875CD2" w:rsidR="0012406E" w:rsidDel="00C35056" w:rsidRDefault="0012406E" w14:paraId="0E955B5E" w14:textId="74A39BB2">
                <w:pPr>
                  <w:spacing w:before="0" w:after="0" w:line="400" w:lineRule="exact"/>
                  <w:rPr>
                    <w:del w:author="丁 扬" w:date="2025-06-23T13:02:00Z" w16du:dateUtc="2025-06-23T05:02:00Z" w:id="162"/>
                    <w:color w:val="000000"/>
                    <w:lang w:eastAsia="zh-CN"/>
                  </w:rPr>
                </w:pPr>
                <w:del w:author="丁 扬" w:date="2025-06-23T13:02:00Z" w16du:dateUtc="2025-06-23T05:02:00Z" w:id="163">
                  <w:r w:rsidRPr="00875CD2" w:rsidDel="00C35056">
                    <w:rPr>
                      <w:color w:val="000000"/>
                      <w:szCs w:val="21"/>
                      <w:lang w:eastAsia="zh-CN"/>
                    </w:rPr>
                    <w:delText>Favorable</w:delText>
                  </w:r>
                  <w:r w:rsidRPr="00875CD2" w:rsidDel="00C35056">
                    <w:rPr>
                      <w:rFonts w:hint="eastAsia"/>
                      <w:bCs/>
                      <w:color w:val="000000"/>
                      <w:szCs w:val="21"/>
                      <w:lang w:eastAsia="zh-CN"/>
                    </w:rPr>
                    <w:delText>，</w:delText>
                  </w:r>
                  <w:r w:rsidRPr="00875CD2" w:rsidDel="00C35056">
                    <w:rPr>
                      <w:rFonts w:hint="eastAsia"/>
                      <w:color w:val="000000"/>
                      <w:szCs w:val="21"/>
                      <w:lang w:eastAsia="zh-CN"/>
                    </w:rPr>
                    <w:delText>无需调整样本量，继续进行试验</w:delText>
                  </w:r>
                </w:del>
              </w:p>
            </w:tc>
          </w:tr>
        </w:tbl>
        <w:p w:rsidRPr="00295762" w:rsidR="00C31DF8" w:rsidDel="00C35056" w:rsidP="004B486A" w:rsidRDefault="001E3639" w14:paraId="09BCAA81" w14:textId="60A57B68">
          <w:pPr>
            <w:spacing w:before="0" w:after="0"/>
            <w:ind w:left="180"/>
            <w:rPr>
              <w:del w:author="丁 扬" w:date="2025-06-23T13:02:00Z" w16du:dateUtc="2025-06-23T05:02:00Z" w:id="164"/>
              <w:rFonts w:cs="Times New Roman"/>
              <w:strike/>
              <w:lang w:eastAsia="zh-CN"/>
              <w:rPrChange w:author="丁 扬" w:date="2025-07-03T09:58:00Z" w16du:dateUtc="2025-07-03T01:58:00Z" w:id="165">
                <w:rPr>
                  <w:del w:author="丁 扬" w:date="2025-06-23T13:02:00Z" w16du:dateUtc="2025-06-23T05:02:00Z" w:id="166"/>
                  <w:rFonts w:cs="Times New Roman"/>
                  <w:lang w:eastAsia="zh-CN"/>
                </w:rPr>
              </w:rPrChange>
            </w:rPr>
          </w:pPr>
          <w:commentRangeEnd w:id="131"/>
          <w:r>
            <w:rPr>
              <w:rStyle w:val="CommentReference"/>
            </w:rPr>
            <w:commentReference w:id="131"/>
          </w:r>
          <w:ins w:author="王 桢" w:date="2025-06-24T16:00:00Z" w16du:dateUtc="2025-06-24T08:00:00Z" w:id="167">
            <w:del w:author="Liang, Qunfeng" w:date="2025-07-03T13:28:00Z" w16du:dateUtc="2025-07-03T05:28:00Z" w:id="168">
              <w:r w:rsidRPr="00295762" w:rsidDel="00041A47" w:rsidR="000910F4">
                <w:rPr>
                  <w:rFonts w:hint="eastAsia" w:cs="Times New Roman"/>
                  <w:strike/>
                  <w:lang w:eastAsia="zh-CN"/>
                  <w:rPrChange w:author="丁 扬" w:date="2025-07-03T09:58:00Z" w16du:dateUtc="2025-07-03T01:58:00Z" w:id="169">
                    <w:rPr>
                      <w:rFonts w:hint="eastAsia" w:cs="Times New Roman"/>
                      <w:lang w:eastAsia="zh-CN"/>
                    </w:rPr>
                  </w:rPrChange>
                </w:rPr>
                <w:delText>白</w:delText>
              </w:r>
              <w:r w:rsidRPr="00295762" w:rsidDel="007A0651" w:rsidR="000910F4">
                <w:rPr>
                  <w:rFonts w:hint="eastAsia" w:cs="Times New Roman"/>
                  <w:strike/>
                  <w:lang w:eastAsia="zh-CN"/>
                  <w:rPrChange w:author="丁 扬" w:date="2025-07-03T09:58:00Z" w16du:dateUtc="2025-07-03T01:58:00Z" w:id="170">
                    <w:rPr>
                      <w:rFonts w:hint="eastAsia" w:cs="Times New Roman"/>
                      <w:lang w:eastAsia="zh-CN"/>
                    </w:rPr>
                  </w:rPrChange>
                </w:rPr>
                <w:delText>丹：师找老师建议</w:delText>
              </w:r>
            </w:del>
          </w:ins>
          <w:del w:author="丁 扬" w:date="2025-06-23T13:02:00Z" w16du:dateUtc="2025-06-23T05:02:00Z" w:id="171">
            <w:r w:rsidRPr="00295762" w:rsidDel="00C35056" w:rsidR="00C31DF8">
              <w:rPr>
                <w:rFonts w:cs="Times New Roman"/>
                <w:strike/>
                <w:lang w:eastAsia="zh-CN"/>
                <w:rPrChange w:author="丁 扬" w:date="2025-07-03T09:58:00Z" w16du:dateUtc="2025-07-03T01:58:00Z" w:id="172">
                  <w:rPr>
                    <w:rFonts w:cs="Times New Roman"/>
                    <w:lang w:eastAsia="zh-CN"/>
                  </w:rPr>
                </w:rPrChange>
              </w:rPr>
              <w:delText>1.</w:delText>
            </w:r>
            <w:r w:rsidRPr="00295762" w:rsidDel="00C35056" w:rsidR="00D95BA0">
              <w:rPr>
                <w:rFonts w:cs="Times New Roman"/>
                <w:strike/>
                <w:lang w:eastAsia="zh-CN"/>
                <w:rPrChange w:author="丁 扬" w:date="2025-07-03T09:58:00Z" w16du:dateUtc="2025-07-03T01:58:00Z" w:id="173">
                  <w:rPr>
                    <w:rFonts w:cs="Times New Roman"/>
                    <w:lang w:eastAsia="zh-CN"/>
                  </w:rPr>
                </w:rPrChange>
              </w:rPr>
              <w:delText xml:space="preserve"> </w:delText>
            </w:r>
            <w:commentRangeStart w:id="174"/>
            <w:commentRangeStart w:id="175"/>
            <w:r w:rsidRPr="00295762" w:rsidDel="00C35056" w:rsidR="00C31DF8">
              <w:rPr>
                <w:rFonts w:cs="Times New Roman"/>
                <w:strike/>
                <w:lang w:eastAsia="zh-CN"/>
                <w:rPrChange w:author="丁 扬" w:date="2025-07-03T09:58:00Z" w16du:dateUtc="2025-07-03T01:58:00Z" w:id="176">
                  <w:rPr>
                    <w:rFonts w:cs="Times New Roman"/>
                    <w:lang w:eastAsia="zh-CN"/>
                  </w:rPr>
                </w:rPrChange>
              </w:rPr>
              <w:delText>*</w:delText>
            </w:r>
            <w:r w:rsidRPr="00295762" w:rsidDel="00C35056" w:rsidR="00C31DF8">
              <w:rPr>
                <w:rFonts w:hint="eastAsia" w:cs="Times New Roman"/>
                <w:strike/>
                <w:lang w:eastAsia="zh-CN"/>
                <w:rPrChange w:author="丁 扬" w:date="2025-07-03T09:58:00Z" w16du:dateUtc="2025-07-03T01:58:00Z" w:id="177">
                  <w:rPr>
                    <w:rFonts w:hint="eastAsia" w:cs="Times New Roman"/>
                    <w:lang w:eastAsia="zh-CN"/>
                  </w:rPr>
                </w:rPrChange>
              </w:rPr>
              <w:delText>无效界值的计算基于</w:delText>
            </w:r>
            <w:r w:rsidRPr="00295762" w:rsidDel="00C35056" w:rsidR="00C31DF8">
              <w:rPr>
                <w:rFonts w:cs="Times New Roman"/>
                <w:strike/>
                <w:lang w:eastAsia="zh-CN"/>
                <w:rPrChange w:author="丁 扬" w:date="2025-07-03T09:58:00Z" w16du:dateUtc="2025-07-03T01:58:00Z" w:id="178">
                  <w:rPr>
                    <w:rFonts w:cs="Times New Roman"/>
                    <w:lang w:eastAsia="zh-CN"/>
                  </w:rPr>
                </w:rPrChange>
              </w:rPr>
              <w:delText>Designed HR</w:delText>
            </w:r>
            <w:r w:rsidRPr="00295762" w:rsidDel="00C35056" w:rsidR="00703AD5">
              <w:rPr>
                <w:rFonts w:hint="eastAsia" w:cs="Times New Roman"/>
                <w:strike/>
                <w:lang w:eastAsia="zh-CN"/>
                <w:rPrChange w:author="丁 扬" w:date="2025-07-03T09:58:00Z" w16du:dateUtc="2025-07-03T01:58:00Z" w:id="179">
                  <w:rPr>
                    <w:rFonts w:hint="eastAsia" w:cs="Times New Roman"/>
                    <w:lang w:eastAsia="zh-CN"/>
                  </w:rPr>
                </w:rPrChange>
              </w:rPr>
              <w:delText>，</w:delText>
            </w:r>
            <w:r w:rsidRPr="00295762" w:rsidDel="00C35056" w:rsidR="00C31DF8">
              <w:rPr>
                <w:rFonts w:hint="eastAsia" w:cs="Times New Roman"/>
                <w:strike/>
                <w:lang w:eastAsia="zh-CN"/>
                <w:rPrChange w:author="丁 扬" w:date="2025-07-03T09:58:00Z" w16du:dateUtc="2025-07-03T01:58:00Z" w:id="180">
                  <w:rPr>
                    <w:rFonts w:hint="eastAsia" w:cs="Times New Roman"/>
                    <w:lang w:eastAsia="zh-CN"/>
                  </w:rPr>
                </w:rPrChange>
              </w:rPr>
              <w:delText>，其余</w:delText>
            </w:r>
            <w:r w:rsidRPr="00295762" w:rsidDel="00C35056" w:rsidR="00C31DF8">
              <w:rPr>
                <w:rFonts w:cs="Times New Roman"/>
                <w:strike/>
                <w:lang w:eastAsia="zh-CN"/>
                <w:rPrChange w:author="丁 扬" w:date="2025-07-03T09:58:00Z" w16du:dateUtc="2025-07-03T01:58:00Z" w:id="181">
                  <w:rPr>
                    <w:rFonts w:cs="Times New Roman"/>
                    <w:lang w:eastAsia="zh-CN"/>
                  </w:rPr>
                </w:rPrChange>
              </w:rPr>
              <w:delText>CP</w:delText>
            </w:r>
            <w:r w:rsidRPr="00295762" w:rsidDel="00C35056" w:rsidR="00C31DF8">
              <w:rPr>
                <w:rFonts w:hint="eastAsia" w:cs="Times New Roman"/>
                <w:strike/>
                <w:lang w:eastAsia="zh-CN"/>
                <w:rPrChange w:author="丁 扬" w:date="2025-07-03T09:58:00Z" w16du:dateUtc="2025-07-03T01:58:00Z" w:id="182">
                  <w:rPr>
                    <w:rFonts w:hint="eastAsia" w:cs="Times New Roman"/>
                    <w:lang w:eastAsia="zh-CN"/>
                  </w:rPr>
                </w:rPrChange>
              </w:rPr>
              <w:delText>界值的计算基于</w:delText>
            </w:r>
            <w:r w:rsidRPr="00295762" w:rsidDel="00C35056" w:rsidR="00C31DF8">
              <w:rPr>
                <w:rFonts w:cs="Times New Roman"/>
                <w:strike/>
                <w:lang w:eastAsia="zh-CN"/>
                <w:rPrChange w:author="丁 扬" w:date="2025-07-03T09:58:00Z" w16du:dateUtc="2025-07-03T01:58:00Z" w:id="183">
                  <w:rPr>
                    <w:rFonts w:cs="Times New Roman"/>
                    <w:lang w:eastAsia="zh-CN"/>
                  </w:rPr>
                </w:rPrChange>
              </w:rPr>
              <w:delText>Estimated HR</w:delText>
            </w:r>
            <w:r w:rsidRPr="00295762" w:rsidDel="00C35056" w:rsidR="00C31DF8">
              <w:rPr>
                <w:rFonts w:hint="eastAsia" w:cs="Times New Roman"/>
                <w:strike/>
                <w:lang w:eastAsia="zh-CN"/>
                <w:rPrChange w:author="丁 扬" w:date="2025-07-03T09:58:00Z" w16du:dateUtc="2025-07-03T01:58:00Z" w:id="184">
                  <w:rPr>
                    <w:rFonts w:hint="eastAsia" w:cs="Times New Roman"/>
                    <w:lang w:eastAsia="zh-CN"/>
                  </w:rPr>
                </w:rPrChange>
              </w:rPr>
              <w:delText>。</w:delText>
            </w:r>
            <w:commentRangeEnd w:id="174"/>
            <w:r w:rsidRPr="00295762" w:rsidDel="00C35056" w:rsidR="00C31DF8">
              <w:rPr>
                <w:rStyle w:val="CommentReference"/>
                <w:strike/>
                <w:rPrChange w:author="丁 扬" w:date="2025-07-03T09:58:00Z" w16du:dateUtc="2025-07-03T01:58:00Z" w:id="185">
                  <w:rPr>
                    <w:rStyle w:val="CommentReference"/>
                  </w:rPr>
                </w:rPrChange>
              </w:rPr>
              <w:commentReference w:id="174"/>
            </w:r>
            <w:commentRangeEnd w:id="175"/>
            <w:r w:rsidRPr="00295762" w:rsidDel="00C35056" w:rsidR="00C31DF8">
              <w:rPr>
                <w:rStyle w:val="CommentReference"/>
                <w:strike/>
                <w:rPrChange w:author="丁 扬" w:date="2025-07-03T09:58:00Z" w16du:dateUtc="2025-07-03T01:58:00Z" w:id="186">
                  <w:rPr>
                    <w:rStyle w:val="CommentReference"/>
                  </w:rPr>
                </w:rPrChange>
              </w:rPr>
              <w:commentReference w:id="175"/>
            </w:r>
          </w:del>
        </w:p>
        <w:p w:rsidRPr="00875CD2" w:rsidR="0030568C" w:rsidDel="00C35056" w:rsidP="004B486A" w:rsidRDefault="00C31DF8" w14:paraId="5FA7B754" w14:textId="30E06629">
          <w:pPr>
            <w:ind w:left="180"/>
            <w:rPr>
              <w:del w:author="丁 扬" w:date="2025-06-23T13:02:00Z" w16du:dateUtc="2025-06-23T05:02:00Z" w:id="187"/>
              <w:rFonts w:cs="Times New Roman"/>
              <w:lang w:eastAsia="zh-CN"/>
            </w:rPr>
          </w:pPr>
          <w:del w:author="丁 扬" w:date="2025-06-23T13:02:00Z" w16du:dateUtc="2025-06-23T05:02:00Z" w:id="188">
            <w:r w:rsidRPr="00875CD2" w:rsidDel="00C35056">
              <w:rPr>
                <w:rFonts w:cs="Times New Roman"/>
                <w:lang w:eastAsia="zh-CN"/>
              </w:rPr>
              <w:delText>2.</w:delText>
            </w:r>
            <w:r w:rsidRPr="00875CD2" w:rsidDel="00C35056" w:rsidR="00D95BA0">
              <w:rPr>
                <w:rFonts w:cs="Times New Roman"/>
                <w:lang w:eastAsia="zh-CN"/>
              </w:rPr>
              <w:delText xml:space="preserve"> </w:delText>
            </w:r>
            <w:r w:rsidRPr="00875CD2" w:rsidDel="00C35056">
              <w:rPr>
                <w:rFonts w:cs="Times New Roman"/>
                <w:lang w:eastAsia="zh-CN"/>
              </w:rPr>
              <w:delText>CP</w:delText>
            </w:r>
            <w:r w:rsidRPr="00875CD2" w:rsidDel="00C35056">
              <w:rPr>
                <w:rFonts w:hint="eastAsia" w:cs="Times New Roman"/>
                <w:lang w:eastAsia="zh-CN"/>
              </w:rPr>
              <w:delText>界值的计算均基于</w:delText>
            </w:r>
            <w:r w:rsidRPr="00875CD2" w:rsidDel="00C35056">
              <w:rPr>
                <w:rFonts w:cs="Times New Roman"/>
                <w:lang w:eastAsia="zh-CN"/>
              </w:rPr>
              <w:delText>Non-binding</w:delText>
            </w:r>
            <w:r w:rsidRPr="00875CD2" w:rsidDel="00C35056">
              <w:rPr>
                <w:rFonts w:hint="eastAsia" w:cs="Times New Roman"/>
                <w:lang w:eastAsia="zh-CN"/>
              </w:rPr>
              <w:delText>。</w:delText>
            </w:r>
          </w:del>
        </w:p>
        <w:p w:rsidR="0030568C" w:rsidDel="00C35056" w:rsidP="004B486A" w:rsidRDefault="00C31DF8" w14:paraId="5EE07CC3" w14:textId="0B3C3976">
          <w:pPr>
            <w:spacing w:before="0" w:after="0"/>
            <w:ind w:left="180"/>
            <w:rPr>
              <w:del w:author="丁 扬" w:date="2025-06-23T13:02:00Z" w16du:dateUtc="2025-06-23T05:02:00Z" w:id="189"/>
              <w:rFonts w:cs="Times New Roman"/>
              <w:lang w:eastAsia="zh-CN"/>
            </w:rPr>
          </w:pPr>
          <w:del w:author="丁 扬" w:date="2025-06-23T13:02:00Z" w16du:dateUtc="2025-06-23T05:02:00Z" w:id="190">
            <w:r w:rsidRPr="00875CD2" w:rsidDel="00C35056">
              <w:rPr>
                <w:rFonts w:cs="Times New Roman"/>
                <w:lang w:eastAsia="zh-CN"/>
              </w:rPr>
              <w:delText>3.</w:delText>
            </w:r>
            <w:r w:rsidRPr="00875CD2" w:rsidDel="00C35056" w:rsidR="00D95BA0">
              <w:rPr>
                <w:rFonts w:cs="Times New Roman"/>
                <w:lang w:eastAsia="zh-CN"/>
              </w:rPr>
              <w:delText xml:space="preserve"> </w:delText>
            </w:r>
            <w:r w:rsidRPr="00875CD2" w:rsidDel="00C35056">
              <w:rPr>
                <w:rFonts w:hint="eastAsia" w:cs="Times New Roman"/>
                <w:lang w:eastAsia="zh-CN"/>
              </w:rPr>
              <w:delText>对于样本量重估，考虑到入组难度，原则上目标</w:delText>
            </w:r>
            <w:r w:rsidRPr="00875CD2" w:rsidDel="00C35056">
              <w:rPr>
                <w:rFonts w:cs="Times New Roman"/>
                <w:lang w:eastAsia="zh-CN"/>
              </w:rPr>
              <w:delText>PFS</w:delText>
            </w:r>
            <w:r w:rsidRPr="00875CD2" w:rsidDel="00C35056">
              <w:rPr>
                <w:rFonts w:hint="eastAsia" w:cs="Times New Roman"/>
                <w:lang w:eastAsia="zh-CN"/>
              </w:rPr>
              <w:delText>总事件数不超过</w:delText>
            </w:r>
            <w:r w:rsidRPr="00875CD2" w:rsidDel="00C35056">
              <w:rPr>
                <w:rFonts w:cs="Times New Roman"/>
                <w:lang w:eastAsia="zh-CN"/>
              </w:rPr>
              <w:delText>180</w:delText>
            </w:r>
            <w:r w:rsidRPr="00875CD2" w:rsidDel="00C35056">
              <w:rPr>
                <w:rFonts w:hint="eastAsia" w:cs="Times New Roman"/>
                <w:lang w:eastAsia="zh-CN"/>
              </w:rPr>
              <w:delText>例，对应的总样本量不超过</w:delText>
            </w:r>
            <w:r w:rsidRPr="00875CD2" w:rsidDel="00C35056">
              <w:rPr>
                <w:rFonts w:cs="Times New Roman"/>
                <w:lang w:eastAsia="zh-CN"/>
              </w:rPr>
              <w:delText>250</w:delText>
            </w:r>
            <w:r w:rsidRPr="00875CD2" w:rsidDel="00C35056">
              <w:rPr>
                <w:rFonts w:hint="eastAsia" w:cs="Times New Roman"/>
                <w:lang w:eastAsia="zh-CN"/>
              </w:rPr>
              <w:delText>例。</w:delText>
            </w:r>
          </w:del>
        </w:p>
        <w:p w:rsidR="00D95BA0" w:rsidRDefault="00D95BA0" w14:paraId="1B899C5A" w14:textId="77777777">
          <w:pPr>
            <w:rPr>
              <w:rFonts w:cs="Times New Roman"/>
              <w:lang w:eastAsia="zh-CN"/>
            </w:rPr>
            <w:pPrChange w:author="丁 扬" w:date="2025-06-23T13:02:00Z" w16du:dateUtc="2025-06-23T05:02:00Z" w:id="191">
              <w:pPr>
                <w:ind w:left="180"/>
              </w:pPr>
            </w:pPrChange>
          </w:pPr>
        </w:p>
        <w:p w:rsidR="002330F8" w:rsidRDefault="00DD0879" w14:paraId="0E955B65" w14:textId="08A76BBA">
          <w:pPr>
            <w:rPr>
              <w:rFonts w:cs="Times New Roman"/>
              <w:lang w:eastAsia="zh-CN"/>
            </w:rPr>
          </w:pPr>
          <w:r>
            <w:rPr>
              <w:rFonts w:hint="eastAsia" w:cs="Times New Roman"/>
              <w:lang w:eastAsia="zh-CN"/>
            </w:rPr>
            <w:t>2</w:t>
          </w:r>
          <w:r w:rsidRPr="00DD0879">
            <w:rPr>
              <w:rFonts w:hint="eastAsia" w:cs="Times New Roman"/>
              <w:lang w:eastAsia="zh-CN"/>
            </w:rPr>
            <w:t>）第</w:t>
          </w:r>
          <w:r w:rsidRPr="00DD0879">
            <w:rPr>
              <w:rFonts w:hint="eastAsia" w:cs="Times New Roman"/>
              <w:lang w:eastAsia="zh-CN"/>
            </w:rPr>
            <w:t>2</w:t>
          </w:r>
          <w:r w:rsidRPr="00DD0879">
            <w:rPr>
              <w:rFonts w:hint="eastAsia" w:cs="Times New Roman"/>
              <w:lang w:eastAsia="zh-CN"/>
            </w:rPr>
            <w:t>次期中分析计划在</w:t>
          </w:r>
          <w:r w:rsidRPr="00DD0879">
            <w:rPr>
              <w:rFonts w:hint="eastAsia" w:cs="Times New Roman"/>
              <w:lang w:eastAsia="zh-CN"/>
            </w:rPr>
            <w:t>PFS</w:t>
          </w:r>
          <w:r w:rsidRPr="00DD0879">
            <w:rPr>
              <w:rFonts w:hint="eastAsia" w:cs="Times New Roman"/>
              <w:lang w:eastAsia="zh-CN"/>
            </w:rPr>
            <w:t>主要分析的时间点进行（约</w:t>
          </w:r>
          <w:r w:rsidRPr="00DD0879">
            <w:rPr>
              <w:rFonts w:hint="eastAsia" w:cs="Times New Roman"/>
              <w:lang w:eastAsia="zh-CN"/>
            </w:rPr>
            <w:t>140</w:t>
          </w:r>
          <w:r w:rsidRPr="00DD0879">
            <w:rPr>
              <w:rFonts w:hint="eastAsia" w:cs="Times New Roman"/>
              <w:lang w:eastAsia="zh-CN"/>
            </w:rPr>
            <w:t>例</w:t>
          </w:r>
          <w:r w:rsidRPr="00DD0879">
            <w:rPr>
              <w:rFonts w:hint="eastAsia" w:cs="Times New Roman"/>
              <w:lang w:eastAsia="zh-CN"/>
            </w:rPr>
            <w:t>PFS</w:t>
          </w:r>
          <w:r w:rsidRPr="00DD0879">
            <w:rPr>
              <w:rFonts w:hint="eastAsia" w:cs="Times New Roman"/>
              <w:lang w:eastAsia="zh-CN"/>
            </w:rPr>
            <w:t>事件数），由独立统计团队基于</w:t>
          </w:r>
          <w:r w:rsidRPr="00DD0879">
            <w:rPr>
              <w:rFonts w:hint="eastAsia" w:cs="Times New Roman"/>
              <w:lang w:eastAsia="zh-CN"/>
            </w:rPr>
            <w:t>PFS</w:t>
          </w:r>
          <w:r w:rsidRPr="00DD0879">
            <w:rPr>
              <w:rFonts w:hint="eastAsia" w:cs="Times New Roman"/>
              <w:lang w:eastAsia="zh-CN"/>
            </w:rPr>
            <w:t>和</w:t>
          </w:r>
          <w:r w:rsidRPr="00DD0879">
            <w:rPr>
              <w:rFonts w:hint="eastAsia" w:cs="Times New Roman"/>
              <w:lang w:eastAsia="zh-CN"/>
            </w:rPr>
            <w:t>OS</w:t>
          </w:r>
          <w:r w:rsidRPr="00DD0879">
            <w:rPr>
              <w:rFonts w:hint="eastAsia" w:cs="Times New Roman"/>
              <w:lang w:eastAsia="zh-CN"/>
            </w:rPr>
            <w:t>的数据</w:t>
          </w:r>
          <w:proofErr w:type="gramStart"/>
          <w:r w:rsidRPr="00DD0879">
            <w:rPr>
              <w:rFonts w:hint="eastAsia" w:cs="Times New Roman"/>
              <w:lang w:eastAsia="zh-CN"/>
            </w:rPr>
            <w:t>进行优效性</w:t>
          </w:r>
          <w:proofErr w:type="gramEnd"/>
          <w:r w:rsidRPr="00DD0879">
            <w:rPr>
              <w:rFonts w:hint="eastAsia" w:cs="Times New Roman"/>
              <w:lang w:eastAsia="zh-CN"/>
            </w:rPr>
            <w:t>检验。</w:t>
          </w:r>
          <w:r w:rsidR="00394453">
            <w:rPr>
              <w:rFonts w:hint="eastAsia" w:cs="Times New Roman"/>
              <w:lang w:eastAsia="zh-CN"/>
            </w:rPr>
            <w:t>如果</w:t>
          </w:r>
          <w:r w:rsidR="00394453">
            <w:rPr>
              <w:rFonts w:hint="eastAsia" w:cs="Times New Roman"/>
              <w:lang w:eastAsia="zh-CN"/>
            </w:rPr>
            <w:t>OS</w:t>
          </w:r>
          <w:r w:rsidR="00394453">
            <w:rPr>
              <w:rFonts w:hint="eastAsia" w:cs="Times New Roman"/>
              <w:lang w:eastAsia="zh-CN"/>
            </w:rPr>
            <w:t>在</w:t>
          </w:r>
          <w:r w:rsidRPr="004526C4" w:rsidR="004526C4">
            <w:rPr>
              <w:rFonts w:hint="eastAsia" w:cs="Times New Roman"/>
              <w:lang w:eastAsia="zh-CN"/>
            </w:rPr>
            <w:t>第</w:t>
          </w:r>
          <w:r w:rsidRPr="004526C4" w:rsidR="004526C4">
            <w:rPr>
              <w:rFonts w:hint="eastAsia" w:cs="Times New Roman"/>
              <w:lang w:eastAsia="zh-CN"/>
            </w:rPr>
            <w:t>2</w:t>
          </w:r>
          <w:r w:rsidRPr="004526C4" w:rsidR="004526C4">
            <w:rPr>
              <w:rFonts w:hint="eastAsia" w:cs="Times New Roman"/>
              <w:lang w:eastAsia="zh-CN"/>
            </w:rPr>
            <w:t>次</w:t>
          </w:r>
          <w:r w:rsidR="00394453">
            <w:rPr>
              <w:rFonts w:hint="eastAsia" w:cs="Times New Roman"/>
              <w:lang w:eastAsia="zh-CN"/>
            </w:rPr>
            <w:t>期中分析时检验未</w:t>
          </w:r>
          <w:proofErr w:type="gramStart"/>
          <w:r w:rsidR="00394453">
            <w:rPr>
              <w:rFonts w:hint="eastAsia" w:cs="Times New Roman"/>
              <w:lang w:eastAsia="zh-CN"/>
            </w:rPr>
            <w:t>达到优效性</w:t>
          </w:r>
          <w:proofErr w:type="gramEnd"/>
          <w:r w:rsidR="00394453">
            <w:rPr>
              <w:rFonts w:hint="eastAsia" w:cs="Times New Roman"/>
              <w:lang w:eastAsia="zh-CN"/>
            </w:rPr>
            <w:t>，则在收集到约</w:t>
          </w:r>
          <w:r w:rsidR="00394453">
            <w:rPr>
              <w:rFonts w:hint="eastAsia" w:cs="Times New Roman"/>
              <w:lang w:eastAsia="zh-CN"/>
            </w:rPr>
            <w:t>129</w:t>
          </w:r>
          <w:r w:rsidR="00394453">
            <w:rPr>
              <w:rFonts w:hint="eastAsia" w:cs="Times New Roman"/>
              <w:lang w:eastAsia="zh-CN"/>
            </w:rPr>
            <w:t>个</w:t>
          </w:r>
          <w:r w:rsidR="00394453">
            <w:rPr>
              <w:rFonts w:hint="eastAsia" w:cs="Times New Roman"/>
              <w:lang w:eastAsia="zh-CN"/>
            </w:rPr>
            <w:t>OS</w:t>
          </w:r>
          <w:r w:rsidR="00394453">
            <w:rPr>
              <w:rFonts w:hint="eastAsia" w:cs="Times New Roman"/>
              <w:lang w:eastAsia="zh-CN"/>
            </w:rPr>
            <w:t>事件时进行</w:t>
          </w:r>
          <w:r w:rsidR="00394453">
            <w:rPr>
              <w:rFonts w:hint="eastAsia" w:cs="Times New Roman"/>
              <w:lang w:eastAsia="zh-CN"/>
            </w:rPr>
            <w:t>OS</w:t>
          </w:r>
          <w:r w:rsidR="00394453">
            <w:rPr>
              <w:rFonts w:hint="eastAsia" w:cs="Times New Roman"/>
              <w:lang w:eastAsia="zh-CN"/>
            </w:rPr>
            <w:t>最终分析。</w:t>
          </w:r>
        </w:p>
        <w:p w:rsidRPr="004B486A" w:rsidR="00C96339" w:rsidP="00C96339" w:rsidRDefault="00C96339" w14:paraId="11BC889C" w14:textId="19DC68E8">
          <w:pPr>
            <w:pStyle w:val="a"/>
            <w:ind w:firstLine="0" w:firstLineChars="0"/>
            <w:rPr>
              <w:rFonts w:eastAsiaTheme="minorEastAsia"/>
              <w:iCs w:val="0"/>
              <w:kern w:val="0"/>
            </w:rPr>
          </w:pPr>
          <w:r w:rsidRPr="004B486A">
            <w:rPr>
              <w:rFonts w:eastAsiaTheme="minorEastAsia"/>
              <w:iCs w:val="0"/>
              <w:kern w:val="0"/>
            </w:rPr>
            <w:t>PFS</w:t>
          </w:r>
          <w:r w:rsidRPr="004B486A">
            <w:rPr>
              <w:rFonts w:hint="eastAsia" w:eastAsiaTheme="minorEastAsia"/>
              <w:iCs w:val="0"/>
              <w:kern w:val="0"/>
            </w:rPr>
            <w:t>主要分析的预计时间、事件数、检验水准设置如下：</w:t>
          </w:r>
        </w:p>
        <w:tbl>
          <w:tblPr>
            <w:tblStyle w:val="5"/>
            <w:tblW w:w="9409" w:type="dxa"/>
            <w:tblLook w:val="04A0" w:firstRow="1" w:lastRow="0" w:firstColumn="1" w:lastColumn="0" w:noHBand="0" w:noVBand="1"/>
          </w:tblPr>
          <w:tblGrid>
            <w:gridCol w:w="1721"/>
            <w:gridCol w:w="3295"/>
            <w:gridCol w:w="2197"/>
            <w:gridCol w:w="2196"/>
          </w:tblGrid>
          <w:tr w:rsidRPr="003328FE" w:rsidR="005D0464" w:rsidTr="004B486A" w14:paraId="12DA6A5E" w14:textId="77777777">
            <w:trPr>
              <w:trHeight w:val="584"/>
            </w:trPr>
            <w:tc>
              <w:tcPr>
                <w:tcW w:w="1721" w:type="dxa"/>
              </w:tcPr>
              <w:p w:rsidRPr="004B486A" w:rsidR="00C96339" w:rsidRDefault="00C96339" w14:paraId="08D18B83" w14:textId="77777777">
                <w:pPr>
                  <w:jc w:val="center"/>
                  <w:rPr>
                    <w:rFonts w:ascii="Times New Roman" w:hAnsi="Times New Roman" w:cs="Times New Roman"/>
                    <w:kern w:val="0"/>
                    <w:szCs w:val="24"/>
                    <w:lang w:eastAsia="zh-CN"/>
                  </w:rPr>
                </w:pPr>
                <w:r w:rsidRPr="004B486A">
                  <w:rPr>
                    <w:rFonts w:ascii="Times New Roman" w:hAnsi="Times New Roman" w:cs="Times New Roman"/>
                    <w:szCs w:val="24"/>
                    <w:lang w:eastAsia="zh-CN"/>
                  </w:rPr>
                  <w:tab/>
                </w:r>
              </w:p>
            </w:tc>
            <w:tc>
              <w:tcPr>
                <w:tcW w:w="3295" w:type="dxa"/>
              </w:tcPr>
              <w:p w:rsidRPr="004B486A" w:rsidR="00C96339" w:rsidRDefault="00C96339" w14:paraId="69E1D4F6" w14:textId="77777777">
                <w:pPr>
                  <w:jc w:val="center"/>
                  <w:rPr>
                    <w:rFonts w:ascii="Times New Roman" w:hAnsi="Times New Roman" w:cs="Times New Roman"/>
                    <w:kern w:val="0"/>
                    <w:szCs w:val="24"/>
                    <w:lang w:eastAsia="zh-CN"/>
                  </w:rPr>
                </w:pPr>
                <w:r w:rsidRPr="004B486A">
                  <w:rPr>
                    <w:rFonts w:ascii="Times New Roman" w:hAnsi="Times New Roman" w:cs="Times New Roman"/>
                    <w:szCs w:val="24"/>
                    <w:lang w:eastAsia="zh-CN"/>
                  </w:rPr>
                  <w:t>预期时间</w:t>
                </w:r>
              </w:p>
            </w:tc>
            <w:tc>
              <w:tcPr>
                <w:tcW w:w="2197" w:type="dxa"/>
              </w:tcPr>
              <w:p w:rsidRPr="004B486A" w:rsidR="00C96339" w:rsidRDefault="00C96339" w14:paraId="17B3E04C" w14:textId="77777777">
                <w:pPr>
                  <w:jc w:val="center"/>
                  <w:rPr>
                    <w:rFonts w:ascii="Times New Roman" w:hAnsi="Times New Roman" w:cs="Times New Roman"/>
                    <w:kern w:val="0"/>
                    <w:szCs w:val="24"/>
                    <w:lang w:eastAsia="zh-CN"/>
                  </w:rPr>
                </w:pPr>
                <w:r w:rsidRPr="004B486A">
                  <w:rPr>
                    <w:rFonts w:ascii="Times New Roman" w:hAnsi="Times New Roman" w:cs="Times New Roman"/>
                    <w:szCs w:val="24"/>
                    <w:lang w:eastAsia="zh-CN"/>
                  </w:rPr>
                  <w:t>PFS</w:t>
                </w:r>
                <w:r w:rsidRPr="004B486A">
                  <w:rPr>
                    <w:rFonts w:ascii="Times New Roman" w:hAnsi="Times New Roman" w:cs="Times New Roman"/>
                    <w:szCs w:val="24"/>
                    <w:lang w:eastAsia="zh-CN"/>
                  </w:rPr>
                  <w:t>事件数（例）</w:t>
                </w:r>
              </w:p>
            </w:tc>
            <w:tc>
              <w:tcPr>
                <w:tcW w:w="2196" w:type="dxa"/>
              </w:tcPr>
              <w:p w:rsidRPr="004B486A" w:rsidR="00C96339" w:rsidRDefault="00C96339" w14:paraId="6AB091E8" w14:textId="77777777">
                <w:pPr>
                  <w:jc w:val="center"/>
                  <w:rPr>
                    <w:rFonts w:ascii="Times New Roman" w:hAnsi="Times New Roman" w:cs="Times New Roman"/>
                    <w:kern w:val="0"/>
                    <w:szCs w:val="24"/>
                    <w:lang w:eastAsia="zh-CN"/>
                  </w:rPr>
                </w:pPr>
                <w:r w:rsidRPr="004B486A">
                  <w:rPr>
                    <w:rFonts w:ascii="Times New Roman" w:hAnsi="Times New Roman" w:cs="Times New Roman"/>
                    <w:szCs w:val="24"/>
                    <w:lang w:eastAsia="zh-CN"/>
                  </w:rPr>
                  <w:t>单侧检验水准</w:t>
                </w:r>
              </w:p>
            </w:tc>
          </w:tr>
          <w:tr w:rsidRPr="003328FE" w:rsidR="005D0464" w:rsidTr="004B486A" w14:paraId="7D4340B0" w14:textId="77777777">
            <w:trPr>
              <w:trHeight w:val="574"/>
            </w:trPr>
            <w:tc>
              <w:tcPr>
                <w:tcW w:w="1721" w:type="dxa"/>
              </w:tcPr>
              <w:p w:rsidRPr="004B486A" w:rsidR="00C96339" w:rsidRDefault="00C96339" w14:paraId="602F6001" w14:textId="77777777">
                <w:pPr>
                  <w:jc w:val="center"/>
                  <w:rPr>
                    <w:rFonts w:ascii="Times New Roman" w:hAnsi="Times New Roman" w:cs="Times New Roman"/>
                    <w:kern w:val="0"/>
                    <w:szCs w:val="24"/>
                    <w:lang w:eastAsia="zh-CN"/>
                  </w:rPr>
                </w:pPr>
                <w:r w:rsidRPr="004B486A">
                  <w:rPr>
                    <w:rFonts w:ascii="Times New Roman" w:hAnsi="Times New Roman" w:cs="Times New Roman"/>
                    <w:szCs w:val="24"/>
                    <w:lang w:eastAsia="zh-CN"/>
                  </w:rPr>
                  <w:t>PFS</w:t>
                </w:r>
                <w:r w:rsidRPr="004B486A">
                  <w:rPr>
                    <w:rFonts w:ascii="Times New Roman" w:hAnsi="Times New Roman" w:cs="Times New Roman"/>
                    <w:szCs w:val="24"/>
                    <w:lang w:eastAsia="zh-CN"/>
                  </w:rPr>
                  <w:t>主要分析</w:t>
                </w:r>
              </w:p>
            </w:tc>
            <w:tc>
              <w:tcPr>
                <w:tcW w:w="3295" w:type="dxa"/>
              </w:tcPr>
              <w:p w:rsidRPr="004B486A" w:rsidR="00C96339" w:rsidRDefault="00C96339" w14:paraId="1482E7A0" w14:textId="77777777">
                <w:pPr>
                  <w:jc w:val="center"/>
                  <w:rPr>
                    <w:rFonts w:ascii="Times New Roman" w:hAnsi="Times New Roman" w:cs="Times New Roman"/>
                    <w:kern w:val="0"/>
                    <w:szCs w:val="24"/>
                    <w:lang w:eastAsia="zh-CN"/>
                  </w:rPr>
                </w:pPr>
                <w:r w:rsidRPr="004B486A">
                  <w:rPr>
                    <w:rFonts w:ascii="Times New Roman" w:hAnsi="Times New Roman" w:cs="Times New Roman"/>
                    <w:szCs w:val="24"/>
                    <w:lang w:eastAsia="zh-CN"/>
                  </w:rPr>
                  <w:t>首例受试者随机后约</w:t>
                </w:r>
                <w:r w:rsidRPr="004B486A">
                  <w:rPr>
                    <w:rFonts w:ascii="Times New Roman" w:hAnsi="Times New Roman" w:cs="Times New Roman"/>
                    <w:szCs w:val="24"/>
                    <w:lang w:eastAsia="zh-CN"/>
                  </w:rPr>
                  <w:t>24</w:t>
                </w:r>
                <w:r w:rsidRPr="004B486A">
                  <w:rPr>
                    <w:rFonts w:ascii="Times New Roman" w:hAnsi="Times New Roman" w:cs="Times New Roman"/>
                    <w:szCs w:val="24"/>
                    <w:lang w:eastAsia="zh-CN"/>
                  </w:rPr>
                  <w:t>个月</w:t>
                </w:r>
              </w:p>
            </w:tc>
            <w:tc>
              <w:tcPr>
                <w:tcW w:w="2197" w:type="dxa"/>
              </w:tcPr>
              <w:p w:rsidRPr="004B486A" w:rsidR="00C96339" w:rsidRDefault="00C96339" w14:paraId="7CFC8FC1" w14:textId="77777777">
                <w:pPr>
                  <w:jc w:val="center"/>
                  <w:rPr>
                    <w:rFonts w:ascii="Times New Roman" w:hAnsi="Times New Roman" w:cs="Times New Roman"/>
                    <w:kern w:val="0"/>
                    <w:szCs w:val="24"/>
                    <w:lang w:eastAsia="zh-CN"/>
                  </w:rPr>
                </w:pPr>
                <w:r w:rsidRPr="004B486A">
                  <w:rPr>
                    <w:rFonts w:ascii="Times New Roman" w:hAnsi="Times New Roman" w:cs="Times New Roman"/>
                    <w:szCs w:val="24"/>
                    <w:lang w:eastAsia="zh-CN"/>
                  </w:rPr>
                  <w:t>140</w:t>
                </w:r>
              </w:p>
            </w:tc>
            <w:tc>
              <w:tcPr>
                <w:tcW w:w="2196" w:type="dxa"/>
              </w:tcPr>
              <w:p w:rsidRPr="004B486A" w:rsidR="00C96339" w:rsidRDefault="00C96339" w14:paraId="0023ECE2" w14:textId="77777777">
                <w:pPr>
                  <w:jc w:val="center"/>
                  <w:rPr>
                    <w:rFonts w:ascii="Times New Roman" w:hAnsi="Times New Roman" w:cs="Times New Roman"/>
                    <w:kern w:val="0"/>
                    <w:szCs w:val="24"/>
                    <w:lang w:eastAsia="zh-CN"/>
                  </w:rPr>
                </w:pPr>
                <w:r w:rsidRPr="004B486A">
                  <w:rPr>
                    <w:rFonts w:ascii="Times New Roman" w:hAnsi="Times New Roman" w:cs="Times New Roman"/>
                    <w:szCs w:val="24"/>
                    <w:lang w:eastAsia="zh-CN"/>
                  </w:rPr>
                  <w:t>0.025</w:t>
                </w:r>
              </w:p>
            </w:tc>
          </w:tr>
        </w:tbl>
        <w:p w:rsidRPr="003328FE" w:rsidR="002330F8" w:rsidRDefault="00394453" w14:paraId="0E955B66" w14:textId="37B157CF">
          <w:pPr>
            <w:rPr>
              <w:rFonts w:cs="Times New Roman"/>
              <w:lang w:eastAsia="zh-CN"/>
            </w:rPr>
          </w:pPr>
          <w:bookmarkStart w:name="OLE_LINK4" w:id="192"/>
          <w:r w:rsidRPr="004B486A">
            <w:rPr>
              <w:rFonts w:cs="Times New Roman"/>
              <w:lang w:eastAsia="zh-CN"/>
            </w:rPr>
            <w:t>OS</w:t>
          </w:r>
          <w:r w:rsidRPr="004B486A">
            <w:rPr>
              <w:rFonts w:cs="Times New Roman"/>
              <w:lang w:eastAsia="zh-CN"/>
            </w:rPr>
            <w:t>期中分析和最终分析的预计时间、事件数、检验水准设置如下：</w:t>
          </w:r>
        </w:p>
        <w:tbl>
          <w:tblPr>
            <w:tblStyle w:val="6"/>
            <w:tblW w:w="9372" w:type="dxa"/>
            <w:tblLook w:val="04A0" w:firstRow="1" w:lastRow="0" w:firstColumn="1" w:lastColumn="0" w:noHBand="0" w:noVBand="1"/>
          </w:tblPr>
          <w:tblGrid>
            <w:gridCol w:w="1757"/>
            <w:gridCol w:w="3362"/>
            <w:gridCol w:w="1910"/>
            <w:gridCol w:w="2343"/>
          </w:tblGrid>
          <w:tr w:rsidRPr="003328FE" w:rsidR="002330F8" w14:paraId="0E955B6B" w14:textId="77777777">
            <w:trPr>
              <w:trHeight w:val="417"/>
            </w:trPr>
            <w:tc>
              <w:tcPr>
                <w:tcW w:w="1757" w:type="dxa"/>
              </w:tcPr>
              <w:p w:rsidRPr="004B486A" w:rsidR="002330F8" w:rsidRDefault="00394453" w14:paraId="0E955B67" w14:textId="77777777">
                <w:pPr>
                  <w:spacing w:before="0" w:after="0"/>
                  <w:jc w:val="center"/>
                  <w:rPr>
                    <w:rFonts w:ascii="Times New Roman" w:hAnsi="Times New Roman" w:cs="Times New Roman"/>
                    <w:lang w:eastAsia="zh-CN"/>
                  </w:rPr>
                </w:pPr>
                <w:r w:rsidRPr="004B486A">
                  <w:rPr>
                    <w:rFonts w:ascii="Times New Roman" w:hAnsi="Times New Roman" w:cs="Times New Roman"/>
                    <w:lang w:val="zh-TW" w:eastAsia="zh-CN"/>
                  </w:rPr>
                  <w:tab/>
                </w:r>
              </w:p>
            </w:tc>
            <w:tc>
              <w:tcPr>
                <w:tcW w:w="3362" w:type="dxa"/>
              </w:tcPr>
              <w:p w:rsidRPr="004B486A" w:rsidR="002330F8" w:rsidRDefault="00394453" w14:paraId="0E955B68" w14:textId="77777777">
                <w:pPr>
                  <w:spacing w:before="0" w:after="0"/>
                  <w:jc w:val="center"/>
                  <w:rPr>
                    <w:rFonts w:ascii="Times New Roman" w:hAnsi="Times New Roman" w:cs="Times New Roman"/>
                    <w:lang w:eastAsia="zh-CN"/>
                  </w:rPr>
                </w:pPr>
                <w:r w:rsidRPr="004B486A">
                  <w:rPr>
                    <w:rFonts w:ascii="Times New Roman" w:hAnsi="Times New Roman" w:cs="Times New Roman"/>
                    <w:lang w:eastAsia="zh-CN"/>
                  </w:rPr>
                  <w:t>预期时间</w:t>
                </w:r>
              </w:p>
            </w:tc>
            <w:tc>
              <w:tcPr>
                <w:tcW w:w="1910" w:type="dxa"/>
              </w:tcPr>
              <w:p w:rsidRPr="004B486A" w:rsidR="002330F8" w:rsidRDefault="00394453" w14:paraId="0E955B69" w14:textId="77777777">
                <w:pPr>
                  <w:spacing w:before="0" w:after="0"/>
                  <w:jc w:val="center"/>
                  <w:rPr>
                    <w:rFonts w:ascii="Times New Roman" w:hAnsi="Times New Roman" w:cs="Times New Roman"/>
                    <w:lang w:eastAsia="zh-CN"/>
                  </w:rPr>
                </w:pPr>
                <w:r w:rsidRPr="004B486A">
                  <w:rPr>
                    <w:rFonts w:ascii="Times New Roman" w:hAnsi="Times New Roman" w:cs="Times New Roman"/>
                    <w:lang w:eastAsia="zh-CN"/>
                  </w:rPr>
                  <w:t>事件数（例）</w:t>
                </w:r>
              </w:p>
            </w:tc>
            <w:tc>
              <w:tcPr>
                <w:tcW w:w="2343" w:type="dxa"/>
              </w:tcPr>
              <w:p w:rsidRPr="004B486A" w:rsidR="002330F8" w:rsidRDefault="00394453" w14:paraId="0E955B6A" w14:textId="762E335D">
                <w:pPr>
                  <w:spacing w:before="0" w:after="0"/>
                  <w:jc w:val="center"/>
                  <w:rPr>
                    <w:rFonts w:ascii="Times New Roman" w:hAnsi="Times New Roman" w:cs="Times New Roman"/>
                    <w:lang w:eastAsia="zh-CN"/>
                  </w:rPr>
                </w:pPr>
                <w:r w:rsidRPr="004B486A">
                  <w:rPr>
                    <w:rFonts w:ascii="Times New Roman" w:hAnsi="Times New Roman" w:cs="Times New Roman"/>
                    <w:lang w:eastAsia="zh-CN"/>
                  </w:rPr>
                  <w:t>单侧检验水准</w:t>
                </w:r>
                <w:r w:rsidRPr="004B486A">
                  <w:rPr>
                    <w:rFonts w:ascii="Times New Roman" w:hAnsi="Times New Roman" w:cs="Times New Roman"/>
                    <w:lang w:eastAsia="zh-CN"/>
                  </w:rPr>
                  <w:t>*</w:t>
                </w:r>
              </w:p>
            </w:tc>
          </w:tr>
          <w:tr w:rsidRPr="003328FE" w:rsidR="002330F8" w14:paraId="0E955B70" w14:textId="77777777">
            <w:trPr>
              <w:trHeight w:val="417"/>
            </w:trPr>
            <w:tc>
              <w:tcPr>
                <w:tcW w:w="1757" w:type="dxa"/>
              </w:tcPr>
              <w:p w:rsidRPr="004B486A" w:rsidR="002330F8" w:rsidRDefault="00411915" w14:paraId="0E955B6C" w14:textId="45B2140A">
                <w:pPr>
                  <w:spacing w:before="0" w:after="0"/>
                  <w:jc w:val="center"/>
                  <w:rPr>
                    <w:rFonts w:ascii="Times New Roman" w:hAnsi="Times New Roman" w:cs="Times New Roman"/>
                    <w:lang w:eastAsia="zh-CN"/>
                  </w:rPr>
                </w:pPr>
                <w:r w:rsidRPr="004B486A">
                  <w:rPr>
                    <w:rFonts w:ascii="Times New Roman" w:hAnsi="Times New Roman" w:cs="Times New Roman"/>
                    <w:lang w:eastAsia="zh-CN"/>
                  </w:rPr>
                  <w:t>OS</w:t>
                </w:r>
                <w:r w:rsidRPr="004B486A" w:rsidR="00394453">
                  <w:rPr>
                    <w:rFonts w:ascii="Times New Roman" w:hAnsi="Times New Roman" w:cs="Times New Roman"/>
                    <w:lang w:eastAsia="zh-CN"/>
                  </w:rPr>
                  <w:t>期中分析</w:t>
                </w:r>
              </w:p>
            </w:tc>
            <w:tc>
              <w:tcPr>
                <w:tcW w:w="3362" w:type="dxa"/>
              </w:tcPr>
              <w:p w:rsidRPr="004B486A" w:rsidR="002330F8" w:rsidRDefault="00394453" w14:paraId="0E955B6D" w14:textId="77777777">
                <w:pPr>
                  <w:spacing w:before="0" w:after="0"/>
                  <w:jc w:val="center"/>
                  <w:rPr>
                    <w:rFonts w:ascii="Times New Roman" w:hAnsi="Times New Roman" w:cs="Times New Roman"/>
                    <w:lang w:eastAsia="zh-CN"/>
                  </w:rPr>
                </w:pPr>
                <w:r w:rsidRPr="004B486A">
                  <w:rPr>
                    <w:rFonts w:ascii="Times New Roman" w:hAnsi="Times New Roman" w:cs="Times New Roman"/>
                    <w:lang w:eastAsia="zh-CN"/>
                  </w:rPr>
                  <w:t>首例受试者随机后约</w:t>
                </w:r>
                <w:r w:rsidRPr="004B486A">
                  <w:rPr>
                    <w:rFonts w:ascii="Times New Roman" w:hAnsi="Times New Roman" w:cs="Times New Roman"/>
                    <w:lang w:eastAsia="zh-CN"/>
                  </w:rPr>
                  <w:t>24</w:t>
                </w:r>
                <w:r w:rsidRPr="004B486A">
                  <w:rPr>
                    <w:rFonts w:ascii="Times New Roman" w:hAnsi="Times New Roman" w:cs="Times New Roman"/>
                    <w:lang w:eastAsia="zh-CN"/>
                  </w:rPr>
                  <w:t>个月</w:t>
                </w:r>
              </w:p>
            </w:tc>
            <w:tc>
              <w:tcPr>
                <w:tcW w:w="1910" w:type="dxa"/>
              </w:tcPr>
              <w:p w:rsidRPr="004B486A" w:rsidR="002330F8" w:rsidRDefault="00394453" w14:paraId="0E955B6E" w14:textId="77777777">
                <w:pPr>
                  <w:spacing w:before="0" w:after="0"/>
                  <w:jc w:val="center"/>
                  <w:rPr>
                    <w:rFonts w:ascii="Times New Roman" w:hAnsi="Times New Roman" w:cs="Times New Roman"/>
                    <w:lang w:eastAsia="zh-CN"/>
                  </w:rPr>
                </w:pPr>
                <w:r w:rsidRPr="004B486A">
                  <w:rPr>
                    <w:rFonts w:ascii="Times New Roman" w:hAnsi="Times New Roman" w:cs="Times New Roman"/>
                    <w:lang w:eastAsia="zh-CN"/>
                  </w:rPr>
                  <w:t>84</w:t>
                </w:r>
              </w:p>
            </w:tc>
            <w:tc>
              <w:tcPr>
                <w:tcW w:w="2343" w:type="dxa"/>
              </w:tcPr>
              <w:p w:rsidRPr="004B486A" w:rsidR="002330F8" w:rsidRDefault="00394453" w14:paraId="0E955B6F" w14:textId="77777777">
                <w:pPr>
                  <w:spacing w:before="0" w:after="0"/>
                  <w:jc w:val="center"/>
                  <w:rPr>
                    <w:rFonts w:ascii="Times New Roman" w:hAnsi="Times New Roman" w:cs="Times New Roman"/>
                    <w:lang w:eastAsia="zh-CN"/>
                  </w:rPr>
                </w:pPr>
                <w:r w:rsidRPr="004B486A">
                  <w:rPr>
                    <w:rFonts w:ascii="Times New Roman" w:hAnsi="Times New Roman" w:cs="Times New Roman"/>
                    <w:lang w:eastAsia="zh-CN"/>
                  </w:rPr>
                  <w:t>0.0054</w:t>
                </w:r>
              </w:p>
            </w:tc>
          </w:tr>
          <w:tr w:rsidRPr="003328FE" w:rsidR="002330F8" w14:paraId="0E955B75" w14:textId="77777777">
            <w:trPr>
              <w:trHeight w:val="407"/>
            </w:trPr>
            <w:tc>
              <w:tcPr>
                <w:tcW w:w="1757" w:type="dxa"/>
              </w:tcPr>
              <w:p w:rsidRPr="004B486A" w:rsidR="002330F8" w:rsidRDefault="00DE27B5" w14:paraId="0E955B71" w14:textId="7C0050E0">
                <w:pPr>
                  <w:spacing w:before="0" w:after="0"/>
                  <w:jc w:val="center"/>
                  <w:rPr>
                    <w:rFonts w:ascii="Times New Roman" w:hAnsi="Times New Roman" w:cs="Times New Roman"/>
                    <w:lang w:eastAsia="zh-CN"/>
                  </w:rPr>
                </w:pPr>
                <w:r w:rsidRPr="004B486A">
                  <w:rPr>
                    <w:rFonts w:ascii="Times New Roman" w:hAnsi="Times New Roman" w:cs="Times New Roman"/>
                    <w:lang w:eastAsia="zh-CN"/>
                  </w:rPr>
                  <w:t>OS</w:t>
                </w:r>
                <w:r w:rsidRPr="004B486A" w:rsidR="00394453">
                  <w:rPr>
                    <w:rFonts w:ascii="Times New Roman" w:hAnsi="Times New Roman" w:cs="Times New Roman"/>
                    <w:lang w:eastAsia="zh-CN"/>
                  </w:rPr>
                  <w:t>终</w:t>
                </w:r>
                <w:proofErr w:type="gramStart"/>
                <w:r w:rsidRPr="004B486A" w:rsidR="00394453">
                  <w:rPr>
                    <w:rFonts w:ascii="Times New Roman" w:hAnsi="Times New Roman" w:cs="Times New Roman"/>
                    <w:lang w:eastAsia="zh-CN"/>
                  </w:rPr>
                  <w:t>末分析</w:t>
                </w:r>
                <w:proofErr w:type="gramEnd"/>
              </w:p>
            </w:tc>
            <w:tc>
              <w:tcPr>
                <w:tcW w:w="3362" w:type="dxa"/>
              </w:tcPr>
              <w:p w:rsidRPr="004B486A" w:rsidR="002330F8" w:rsidRDefault="00394453" w14:paraId="0E955B72" w14:textId="77777777">
                <w:pPr>
                  <w:spacing w:before="0" w:after="0"/>
                  <w:jc w:val="center"/>
                  <w:rPr>
                    <w:rFonts w:ascii="Times New Roman" w:hAnsi="Times New Roman" w:cs="Times New Roman"/>
                    <w:lang w:eastAsia="zh-CN"/>
                  </w:rPr>
                </w:pPr>
                <w:r w:rsidRPr="004B486A">
                  <w:rPr>
                    <w:rFonts w:ascii="Times New Roman" w:hAnsi="Times New Roman" w:cs="Times New Roman"/>
                    <w:lang w:eastAsia="zh-CN"/>
                  </w:rPr>
                  <w:t>首例受试者随机后约</w:t>
                </w:r>
                <w:r w:rsidRPr="004B486A">
                  <w:rPr>
                    <w:rFonts w:ascii="Times New Roman" w:hAnsi="Times New Roman" w:cs="Times New Roman"/>
                    <w:lang w:eastAsia="zh-CN"/>
                  </w:rPr>
                  <w:t>36</w:t>
                </w:r>
                <w:r w:rsidRPr="004B486A">
                  <w:rPr>
                    <w:rFonts w:ascii="Times New Roman" w:hAnsi="Times New Roman" w:cs="Times New Roman"/>
                    <w:lang w:eastAsia="zh-CN"/>
                  </w:rPr>
                  <w:t>个月</w:t>
                </w:r>
              </w:p>
            </w:tc>
            <w:tc>
              <w:tcPr>
                <w:tcW w:w="1910" w:type="dxa"/>
              </w:tcPr>
              <w:p w:rsidRPr="004B486A" w:rsidR="002330F8" w:rsidRDefault="00394453" w14:paraId="0E955B73" w14:textId="77777777">
                <w:pPr>
                  <w:spacing w:before="0" w:after="0"/>
                  <w:jc w:val="center"/>
                  <w:rPr>
                    <w:rFonts w:ascii="Times New Roman" w:hAnsi="Times New Roman" w:cs="Times New Roman"/>
                    <w:lang w:eastAsia="zh-CN"/>
                  </w:rPr>
                </w:pPr>
                <w:r w:rsidRPr="004B486A">
                  <w:rPr>
                    <w:rFonts w:ascii="Times New Roman" w:hAnsi="Times New Roman" w:cs="Times New Roman"/>
                    <w:lang w:eastAsia="zh-CN"/>
                  </w:rPr>
                  <w:t>129</w:t>
                </w:r>
              </w:p>
            </w:tc>
            <w:tc>
              <w:tcPr>
                <w:tcW w:w="2343" w:type="dxa"/>
              </w:tcPr>
              <w:p w:rsidRPr="004B486A" w:rsidR="002330F8" w:rsidRDefault="00394453" w14:paraId="0E955B74" w14:textId="77777777">
                <w:pPr>
                  <w:spacing w:before="0" w:after="0"/>
                  <w:jc w:val="center"/>
                  <w:rPr>
                    <w:rFonts w:ascii="Times New Roman" w:hAnsi="Times New Roman" w:cs="Times New Roman"/>
                    <w:lang w:eastAsia="zh-CN"/>
                  </w:rPr>
                </w:pPr>
                <w:r w:rsidRPr="004B486A">
                  <w:rPr>
                    <w:rFonts w:ascii="Times New Roman" w:hAnsi="Times New Roman" w:cs="Times New Roman"/>
                    <w:lang w:eastAsia="zh-CN"/>
                  </w:rPr>
                  <w:t>0.0233</w:t>
                </w:r>
              </w:p>
            </w:tc>
          </w:tr>
        </w:tbl>
        <w:p w:rsidR="002330F8" w:rsidRDefault="00394453" w14:paraId="0E955B76" w14:textId="65755AF6">
          <w:pPr>
            <w:ind w:left="240" w:leftChars="100"/>
            <w:rPr>
              <w:rFonts w:cs="Times New Roman"/>
              <w:lang w:eastAsia="ja-JP"/>
            </w:rPr>
          </w:pPr>
          <w:r>
            <w:rPr>
              <w:rFonts w:hint="eastAsia" w:cs="Times New Roman"/>
              <w:lang w:eastAsia="ja-JP"/>
            </w:rPr>
            <w:t>*</w:t>
          </w:r>
          <w:r>
            <w:rPr>
              <w:rFonts w:hint="eastAsia" w:cs="Times New Roman"/>
              <w:lang w:eastAsia="ja-JP"/>
            </w:rPr>
            <w:t>实际检测水准将按照期中分析时观测到的事件数基于近似</w:t>
          </w:r>
          <w:r>
            <w:rPr>
              <w:rFonts w:hint="eastAsia" w:cs="Times New Roman"/>
              <w:lang w:eastAsia="ja-JP"/>
            </w:rPr>
            <w:t>O</w:t>
          </w:r>
          <w:r>
            <w:rPr>
              <w:rFonts w:hint="eastAsia" w:cs="Times New Roman"/>
              <w:lang w:eastAsia="ja-JP"/>
            </w:rPr>
            <w:t>’</w:t>
          </w:r>
          <w:r>
            <w:rPr>
              <w:rFonts w:hint="eastAsia" w:cs="Times New Roman"/>
              <w:lang w:eastAsia="ja-JP"/>
            </w:rPr>
            <w:t xml:space="preserve">Brien-Fleming </w:t>
          </w:r>
          <w:r>
            <w:rPr>
              <w:rFonts w:hint="eastAsia" w:cs="Times New Roman"/>
              <w:lang w:eastAsia="ja-JP"/>
            </w:rPr>
            <w:t>边界的</w:t>
          </w:r>
          <w:r>
            <w:rPr>
              <w:rFonts w:hint="eastAsia" w:cs="Times New Roman"/>
              <w:lang w:eastAsia="ja-JP"/>
            </w:rPr>
            <w:t xml:space="preserve">Lan-Demets </w:t>
          </w:r>
          <w:r>
            <w:rPr>
              <w:rFonts w:hint="eastAsia" w:cs="Times New Roman"/>
              <w:lang w:eastAsia="ja-JP"/>
            </w:rPr>
            <w:t>消耗函数重新计算</w:t>
          </w:r>
        </w:p>
      </w:sdtContent>
    </w:sdt>
    <w:bookmarkStart w:name="_Toc75640033" w:id="193"/>
    <w:bookmarkStart w:name="_Toc201319790" w:id="194"/>
    <w:bookmarkEnd w:id="192"/>
    <w:p w:rsidR="002330F8" w:rsidRDefault="0097759B" w14:paraId="0E955B77" w14:textId="77777777">
      <w:pPr>
        <w:pStyle w:val="Heading2"/>
        <w:spacing w:line="360" w:lineRule="auto"/>
        <w:rPr>
          <w:rFonts w:hint="eastAsia"/>
        </w:rPr>
      </w:pPr>
      <w:sdt>
        <w:sdtPr>
          <w:rPr>
            <w:rFonts w:hint="eastAsia"/>
          </w:rPr>
          <w:alias w:val="Final Analyses"/>
          <w:tag w:val="Final Analyses"/>
          <w:id w:val="-767534997"/>
          <w:lock w:val="sdtContentLocked"/>
          <w:placeholder>
            <w:docPart w:val="4FCFCF027EC644E4899FBD7381B3623F"/>
          </w:placeholder>
        </w:sdtPr>
        <w:sdtEndPr>
          <w:rPr>
            <w:rFonts w:hint="default"/>
          </w:rPr>
        </w:sdtEndPr>
        <w:sdtContent>
          <w:r w:rsidR="00394453">
            <w:rPr>
              <w:rFonts w:hint="eastAsia" w:asciiTheme="minorEastAsia" w:hAnsiTheme="minorEastAsia" w:eastAsiaTheme="minorEastAsia"/>
              <w:lang w:eastAsia="zh-CN"/>
            </w:rPr>
            <w:t>最终分析</w:t>
          </w:r>
        </w:sdtContent>
      </w:sdt>
      <w:bookmarkEnd w:id="193"/>
      <w:bookmarkEnd w:id="194"/>
    </w:p>
    <w:sdt>
      <w:sdtPr>
        <w:alias w:val="CPT:FinalAnalyses"/>
        <w:tag w:val="FinalAnalyses"/>
        <w:id w:val="-1008980916"/>
        <w:lock w:val="sdtLocked"/>
        <w:placeholder>
          <w:docPart w:val="159DD9E1DA0544089BA9DFD1E904D7CE"/>
        </w:placeholder>
        <w:rPr>
          <w:rStyle w:val="CPTVariable"/>
          <w:rFonts w:cs="Times New Roman"/>
          <w:lang w:val="en-GB"/>
        </w:rPr>
      </w:sdtPr>
      <w:sdtEndPr>
        <w:rPr>
          <w:rStyle w:val="CPTVariable"/>
          <w:rFonts w:cs="Times New Roman"/>
          <w:lang w:val="en-US"/>
        </w:rPr>
      </w:sdtEndPr>
      <w:sdtContent>
        <w:p w:rsidR="00637B13" w:rsidP="00C83A9B" w:rsidRDefault="00562612" w14:paraId="32D059A4" w14:textId="77777777">
          <w:pPr>
            <w:jc w:val="both"/>
            <w:rPr>
              <w:rStyle w:val="CPTVariable"/>
              <w:rFonts w:cs="Times New Roman"/>
              <w:szCs w:val="24"/>
              <w:lang w:val="en-GB" w:eastAsia="zh-CN"/>
            </w:rPr>
          </w:pPr>
          <w:r w:rsidRPr="00562612">
            <w:rPr>
              <w:rStyle w:val="CPTVariable"/>
              <w:rFonts w:hint="eastAsia" w:cs="Times New Roman"/>
              <w:szCs w:val="24"/>
              <w:lang w:val="en-GB" w:eastAsia="zh-CN"/>
            </w:rPr>
            <w:t>如果</w:t>
          </w:r>
          <w:r w:rsidRPr="00562612">
            <w:rPr>
              <w:rStyle w:val="CPTVariable"/>
              <w:rFonts w:hint="eastAsia" w:cs="Times New Roman"/>
              <w:szCs w:val="24"/>
              <w:lang w:val="en-GB" w:eastAsia="zh-CN"/>
            </w:rPr>
            <w:t xml:space="preserve">OS </w:t>
          </w:r>
          <w:r w:rsidRPr="00562612">
            <w:rPr>
              <w:rStyle w:val="CPTVariable"/>
              <w:rFonts w:hint="eastAsia" w:cs="Times New Roman"/>
              <w:szCs w:val="24"/>
              <w:lang w:val="en-GB" w:eastAsia="zh-CN"/>
            </w:rPr>
            <w:t>在期中分析时检验未</w:t>
          </w:r>
          <w:proofErr w:type="gramStart"/>
          <w:r w:rsidRPr="00562612">
            <w:rPr>
              <w:rStyle w:val="CPTVariable"/>
              <w:rFonts w:hint="eastAsia" w:cs="Times New Roman"/>
              <w:szCs w:val="24"/>
              <w:lang w:val="en-GB" w:eastAsia="zh-CN"/>
            </w:rPr>
            <w:t>达到优效性</w:t>
          </w:r>
          <w:proofErr w:type="gramEnd"/>
          <w:r w:rsidRPr="00562612">
            <w:rPr>
              <w:rStyle w:val="CPTVariable"/>
              <w:rFonts w:hint="eastAsia" w:cs="Times New Roman"/>
              <w:szCs w:val="24"/>
              <w:lang w:val="en-GB" w:eastAsia="zh-CN"/>
            </w:rPr>
            <w:t>，则在收集到约</w:t>
          </w:r>
          <w:r w:rsidRPr="00562612">
            <w:rPr>
              <w:rStyle w:val="CPTVariable"/>
              <w:rFonts w:hint="eastAsia" w:cs="Times New Roman"/>
              <w:szCs w:val="24"/>
              <w:lang w:val="en-GB" w:eastAsia="zh-CN"/>
            </w:rPr>
            <w:t>129</w:t>
          </w:r>
          <w:r w:rsidRPr="00562612">
            <w:rPr>
              <w:rStyle w:val="CPTVariable"/>
              <w:rFonts w:hint="eastAsia" w:cs="Times New Roman"/>
              <w:szCs w:val="24"/>
              <w:lang w:val="en-GB" w:eastAsia="zh-CN"/>
            </w:rPr>
            <w:t>个</w:t>
          </w:r>
          <w:r w:rsidRPr="00562612">
            <w:rPr>
              <w:rStyle w:val="CPTVariable"/>
              <w:rFonts w:hint="eastAsia" w:cs="Times New Roman"/>
              <w:szCs w:val="24"/>
              <w:lang w:val="en-GB" w:eastAsia="zh-CN"/>
            </w:rPr>
            <w:t>OS</w:t>
          </w:r>
          <w:r w:rsidRPr="00562612">
            <w:rPr>
              <w:rStyle w:val="CPTVariable"/>
              <w:rFonts w:hint="eastAsia" w:cs="Times New Roman"/>
              <w:szCs w:val="24"/>
              <w:lang w:val="en-GB" w:eastAsia="zh-CN"/>
            </w:rPr>
            <w:t>事件时进行</w:t>
          </w:r>
          <w:r w:rsidRPr="00562612">
            <w:rPr>
              <w:rStyle w:val="CPTVariable"/>
              <w:rFonts w:hint="eastAsia" w:cs="Times New Roman"/>
              <w:szCs w:val="24"/>
              <w:lang w:val="en-GB" w:eastAsia="zh-CN"/>
            </w:rPr>
            <w:t>OS</w:t>
          </w:r>
          <w:r w:rsidRPr="00562612">
            <w:rPr>
              <w:rStyle w:val="CPTVariable"/>
              <w:rFonts w:hint="eastAsia" w:cs="Times New Roman"/>
              <w:szCs w:val="24"/>
              <w:lang w:val="en-GB" w:eastAsia="zh-CN"/>
            </w:rPr>
            <w:t>最终分析</w:t>
          </w:r>
          <w:r w:rsidR="00270C27">
            <w:rPr>
              <w:rStyle w:val="CPTVariable"/>
              <w:rFonts w:hint="eastAsia" w:cs="Times New Roman"/>
              <w:szCs w:val="24"/>
              <w:lang w:val="en-GB" w:eastAsia="zh-CN"/>
            </w:rPr>
            <w:t>。</w:t>
          </w:r>
        </w:p>
        <w:p w:rsidRPr="004B486A" w:rsidR="002330F8" w:rsidP="00C83A9B" w:rsidRDefault="00394453" w14:paraId="0E955B78" w14:textId="575D569B">
          <w:pPr>
            <w:jc w:val="both"/>
            <w:rPr>
              <w:rStyle w:val="CPTVariable"/>
              <w:rFonts w:cs="Times New Roman"/>
              <w:szCs w:val="24"/>
              <w:lang w:val="en-GB" w:eastAsia="zh-CN"/>
            </w:rPr>
          </w:pPr>
          <w:r>
            <w:rPr>
              <w:rStyle w:val="CPTVariable"/>
              <w:rFonts w:hint="eastAsia"/>
              <w:lang w:eastAsia="zh-CN"/>
            </w:rPr>
            <w:t>计划的最终分析将在按顺序完成以下步骤后进行</w:t>
          </w:r>
          <w:r>
            <w:rPr>
              <w:rStyle w:val="CPTVariable"/>
              <w:lang w:eastAsia="zh-CN"/>
            </w:rPr>
            <w:t>:</w:t>
          </w:r>
        </w:p>
        <w:p w:rsidRPr="00EC4B62" w:rsidR="002330F8" w:rsidP="004B486A" w:rsidRDefault="00394453" w14:paraId="0E955B79" w14:textId="049E4724">
          <w:pPr>
            <w:pStyle w:val="ListParagraph"/>
            <w:numPr>
              <w:ilvl w:val="0"/>
              <w:numId w:val="114"/>
            </w:numPr>
            <w:rPr>
              <w:rStyle w:val="CPTVariable"/>
              <w:rFonts w:cs="Cordia New"/>
              <w:szCs w:val="22"/>
              <w:lang w:eastAsia="zh-CN"/>
            </w:rPr>
          </w:pPr>
          <w:r w:rsidRPr="00EC4B62">
            <w:rPr>
              <w:rStyle w:val="CPTVariable"/>
              <w:rFonts w:hint="eastAsia"/>
              <w:lang w:eastAsia="zh-CN"/>
            </w:rPr>
            <w:t>出现约</w:t>
          </w:r>
          <w:r w:rsidR="00EC4B62">
            <w:rPr>
              <w:rStyle w:val="CPTVariable"/>
              <w:rFonts w:hint="eastAsia"/>
              <w:lang w:eastAsia="zh-CN"/>
            </w:rPr>
            <w:t>129</w:t>
          </w:r>
          <w:r w:rsidRPr="00EC4B62">
            <w:rPr>
              <w:rStyle w:val="CPTVariable"/>
              <w:rFonts w:hint="eastAsia"/>
              <w:lang w:eastAsia="zh-CN"/>
            </w:rPr>
            <w:t>例</w:t>
          </w:r>
          <w:r w:rsidR="00EC4B62">
            <w:rPr>
              <w:rStyle w:val="CPTVariable"/>
              <w:rFonts w:hint="eastAsia"/>
              <w:lang w:eastAsia="zh-CN"/>
            </w:rPr>
            <w:t>O</w:t>
          </w:r>
          <w:r w:rsidRPr="00EC4B62">
            <w:rPr>
              <w:rStyle w:val="CPTVariable"/>
              <w:rFonts w:hint="eastAsia"/>
              <w:lang w:eastAsia="zh-CN"/>
            </w:rPr>
            <w:t>S</w:t>
          </w:r>
          <w:r w:rsidRPr="00EC4B62">
            <w:rPr>
              <w:rStyle w:val="CPTVariable"/>
              <w:rFonts w:hint="eastAsia"/>
              <w:lang w:eastAsia="zh-CN"/>
            </w:rPr>
            <w:t>事件数</w:t>
          </w:r>
          <w:r w:rsidR="004A23CD">
            <w:rPr>
              <w:rStyle w:val="CPTVariable"/>
              <w:rFonts w:hint="eastAsia"/>
              <w:lang w:eastAsia="zh-CN"/>
            </w:rPr>
            <w:t>（</w:t>
          </w:r>
          <w:r w:rsidRPr="004A23CD" w:rsidR="004A23CD">
            <w:rPr>
              <w:rStyle w:val="CPTVariable"/>
              <w:rFonts w:hint="eastAsia"/>
              <w:lang w:eastAsia="zh-CN"/>
            </w:rPr>
            <w:t>首例受试者随机后约</w:t>
          </w:r>
          <w:r w:rsidRPr="004A23CD" w:rsidR="004A23CD">
            <w:rPr>
              <w:rStyle w:val="CPTVariable"/>
              <w:rFonts w:hint="eastAsia"/>
              <w:lang w:eastAsia="zh-CN"/>
            </w:rPr>
            <w:t>36</w:t>
          </w:r>
          <w:r w:rsidRPr="004A23CD" w:rsidR="004A23CD">
            <w:rPr>
              <w:rStyle w:val="CPTVariable"/>
              <w:rFonts w:hint="eastAsia"/>
              <w:lang w:eastAsia="zh-CN"/>
            </w:rPr>
            <w:t>个月</w:t>
          </w:r>
          <w:r w:rsidR="004A23CD">
            <w:rPr>
              <w:rStyle w:val="CPTVariable"/>
              <w:rFonts w:hint="eastAsia"/>
              <w:lang w:eastAsia="zh-CN"/>
            </w:rPr>
            <w:t>）</w:t>
          </w:r>
          <w:r w:rsidRPr="00EC4B62">
            <w:rPr>
              <w:rStyle w:val="CPTVariable"/>
              <w:rFonts w:hint="eastAsia"/>
              <w:lang w:eastAsia="zh-CN"/>
            </w:rPr>
            <w:t>。</w:t>
          </w:r>
        </w:p>
        <w:p w:rsidR="002330F8" w:rsidP="004B486A" w:rsidRDefault="00394453" w14:paraId="0E955B7A" w14:textId="5BB3BF95">
          <w:pPr>
            <w:pStyle w:val="ListParagraph"/>
            <w:numPr>
              <w:ilvl w:val="0"/>
              <w:numId w:val="114"/>
            </w:numPr>
            <w:rPr>
              <w:rStyle w:val="CPTVariable"/>
              <w:lang w:eastAsia="zh-CN"/>
            </w:rPr>
          </w:pPr>
          <w:commentRangeStart w:id="195"/>
          <w:commentRangeStart w:id="196"/>
          <w:r>
            <w:rPr>
              <w:rStyle w:val="CPTVariable"/>
              <w:lang w:eastAsia="zh-CN"/>
            </w:rPr>
            <w:t>所有必须的数据库清理工作完成，数据管理部门宣布最终数据库发布和数据库冻结。</w:t>
          </w:r>
        </w:p>
        <w:p w:rsidR="002330F8" w:rsidP="004B486A" w:rsidRDefault="00394453" w14:paraId="0E955B7B" w14:textId="7BCCF2EF">
          <w:pPr>
            <w:pStyle w:val="ListParagraph"/>
            <w:numPr>
              <w:ilvl w:val="0"/>
              <w:numId w:val="114"/>
            </w:numPr>
            <w:rPr>
              <w:rStyle w:val="CPTVariable"/>
              <w:lang w:eastAsia="zh-CN"/>
            </w:rPr>
          </w:pPr>
          <w:r>
            <w:rPr>
              <w:rStyle w:val="CPTVariable"/>
              <w:rFonts w:hint="eastAsia"/>
              <w:lang w:eastAsia="zh-CN"/>
            </w:rPr>
            <w:t>达到所有</w:t>
          </w:r>
          <w:proofErr w:type="gramStart"/>
          <w:r>
            <w:rPr>
              <w:rStyle w:val="CPTVariable"/>
              <w:rFonts w:hint="eastAsia"/>
              <w:lang w:eastAsia="zh-CN"/>
            </w:rPr>
            <w:t>随机编码揭盲的</w:t>
          </w:r>
          <w:proofErr w:type="gramEnd"/>
          <w:r>
            <w:rPr>
              <w:rStyle w:val="CPTVariable"/>
              <w:rFonts w:hint="eastAsia"/>
              <w:lang w:eastAsia="zh-CN"/>
            </w:rPr>
            <w:t>标准。</w:t>
          </w:r>
          <w:r>
            <w:rPr>
              <w:rStyle w:val="CPTVariable"/>
              <w:lang w:eastAsia="zh-CN"/>
            </w:rPr>
            <w:t xml:space="preserve"> </w:t>
          </w:r>
        </w:p>
        <w:p w:rsidRPr="00637B13" w:rsidR="002330F8" w:rsidP="004B486A" w:rsidRDefault="00394453" w14:paraId="0E955B7C" w14:textId="37A1B6B0">
          <w:pPr>
            <w:pStyle w:val="ListParagraph"/>
            <w:numPr>
              <w:ilvl w:val="0"/>
              <w:numId w:val="114"/>
            </w:numPr>
            <w:rPr>
              <w:rFonts w:eastAsia="MS Mincho"/>
              <w:lang w:eastAsia="zh-CN"/>
            </w:rPr>
          </w:pPr>
          <w:r>
            <w:rPr>
              <w:rStyle w:val="CPTVariable"/>
              <w:lang w:eastAsia="zh-CN"/>
            </w:rPr>
            <w:t>随机编码根据试验结束的揭盲流</w:t>
          </w:r>
          <w:proofErr w:type="gramStart"/>
          <w:r>
            <w:rPr>
              <w:rStyle w:val="CPTVariable"/>
              <w:lang w:eastAsia="zh-CN"/>
            </w:rPr>
            <w:t>程发布</w:t>
          </w:r>
          <w:proofErr w:type="gramEnd"/>
          <w:commentRangeEnd w:id="195"/>
          <w:r w:rsidR="005C7D96">
            <w:rPr>
              <w:rStyle w:val="CommentReference"/>
              <w:rFonts w:cs="Cordia New" w:eastAsiaTheme="minorEastAsia"/>
            </w:rPr>
            <w:commentReference w:id="195"/>
          </w:r>
          <w:commentRangeEnd w:id="196"/>
          <w:r w:rsidR="00274D31">
            <w:rPr>
              <w:rStyle w:val="CommentReference"/>
              <w:rFonts w:cs="Cordia New" w:eastAsiaTheme="minorEastAsia"/>
            </w:rPr>
            <w:commentReference w:id="196"/>
          </w:r>
          <w:r>
            <w:rPr>
              <w:rStyle w:val="CPTVariable"/>
              <w:rFonts w:hint="eastAsia"/>
              <w:lang w:eastAsia="zh-CN"/>
            </w:rPr>
            <w:t>。</w:t>
          </w:r>
        </w:p>
      </w:sdtContent>
    </w:sdt>
    <w:bookmarkStart w:name="_Toc75640034" w:id="197"/>
    <w:bookmarkStart w:name="_Toc201319791" w:id="198"/>
    <w:bookmarkStart w:name="_Toc518655975" w:id="199"/>
    <w:bookmarkStart w:name="_Toc521400467" w:id="200"/>
    <w:bookmarkStart w:name="_Toc518466161" w:id="201"/>
    <w:p w:rsidR="002330F8" w:rsidRDefault="0097759B" w14:paraId="0E955B7D" w14:textId="77777777">
      <w:pPr>
        <w:pStyle w:val="Heading1"/>
        <w:pageBreakBefore w:val="0"/>
        <w:ind w:left="1077" w:hanging="1077"/>
        <w:rPr>
          <w:rFonts w:hint="eastAsia"/>
        </w:rPr>
      </w:pPr>
      <w:sdt>
        <w:sdtPr>
          <w:rPr>
            <w:rFonts w:ascii="Times New Roman" w:hAnsi="Times New Roman" w:eastAsia="SimSun"/>
            <w:sz w:val="24"/>
          </w:rPr>
          <w:alias w:val="Analysis Populations"/>
          <w:tag w:val="Analysis Populations"/>
          <w:id w:val="1134989116"/>
          <w:lock w:val="sdtContentLocked"/>
          <w:placeholder>
            <w:docPart w:val="5C9B5A6F6953497FAB4C4051FE50D324"/>
          </w:placeholder>
        </w:sdtPr>
        <w:sdtEndPr>
          <w:rPr>
            <w:rFonts w:ascii="Times New Roman Bold" w:hAnsi="Times New Roman Bold" w:eastAsiaTheme="majorEastAsia"/>
            <w:sz w:val="28"/>
          </w:rPr>
        </w:sdtEndPr>
        <w:sdtContent>
          <w:bookmarkEnd w:id="199"/>
          <w:bookmarkEnd w:id="200"/>
          <w:bookmarkEnd w:id="201"/>
          <w:r w:rsidR="00394453">
            <w:rPr>
              <w:rFonts w:hint="eastAsia" w:asciiTheme="minorEastAsia" w:hAnsiTheme="minorEastAsia" w:eastAsiaTheme="minorEastAsia"/>
              <w:lang w:eastAsia="zh-CN"/>
            </w:rPr>
            <w:t>分析人群</w:t>
          </w:r>
        </w:sdtContent>
      </w:sdt>
      <w:bookmarkEnd w:id="197"/>
      <w:bookmarkEnd w:id="198"/>
    </w:p>
    <w:sdt>
      <w:sdtPr>
        <w:rPr>
          <w:rStyle w:val="CPTVariable"/>
        </w:rPr>
        <w:alias w:val="CPT:AnalysisPopulations"/>
        <w:tag w:val="AnalysisPopulations"/>
        <w:id w:val="130527444"/>
        <w:placeholder>
          <w:docPart w:val="C61C2E86CCB04D179F8C27C41A45CAD8"/>
        </w:placeholder>
      </w:sdtPr>
      <w:sdtEndPr>
        <w:rPr>
          <w:rStyle w:val="DefaultParagraphFont"/>
          <w:rFonts w:eastAsia="MS Mincho"/>
          <w:lang w:eastAsia="ja-JP"/>
        </w:rPr>
      </w:sdtEndPr>
      <w:sdtContent>
        <w:p w:rsidR="002330F8" w:rsidRDefault="002330F8" w14:paraId="0E955B7E" w14:textId="77777777">
          <w:pPr>
            <w:rPr>
              <w:rStyle w:val="CPTVariable"/>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8CCE4" w:themeFill="accent1" w:themeFillTint="66"/>
            <w:tblLook w:val="04A0" w:firstRow="1" w:lastRow="0" w:firstColumn="1" w:lastColumn="0" w:noHBand="0" w:noVBand="1"/>
          </w:tblPr>
          <w:tblGrid>
            <w:gridCol w:w="1902"/>
            <w:gridCol w:w="4755"/>
            <w:gridCol w:w="2693"/>
          </w:tblGrid>
          <w:tr w:rsidR="002330F8" w:rsidTr="15BD30C5" w14:paraId="0E955B82" w14:textId="77777777">
            <w:trPr>
              <w:tblHeader/>
            </w:trPr>
            <w:tc>
              <w:tcPr>
                <w:tcW w:w="1017" w:type="pct"/>
                <w:shd w:val="clear" w:color="auto" w:fill="B8CCE4" w:themeFill="accent1" w:themeFillTint="66"/>
                <w:tcMar/>
              </w:tcPr>
              <w:p w:rsidR="002330F8" w:rsidRDefault="00394453" w14:paraId="0E955B7F" w14:textId="33649422">
                <w:pPr>
                  <w:rPr>
                    <w:rStyle w:val="CPTVariable"/>
                    <w:b/>
                    <w:lang w:eastAsia="zh-CN"/>
                  </w:rPr>
                </w:pPr>
                <w:proofErr w:type="spellStart"/>
                <w:r>
                  <w:rPr>
                    <w:rStyle w:val="CPTVariable"/>
                    <w:rFonts w:hint="eastAsia"/>
                    <w:b/>
                    <w:bCs/>
                  </w:rPr>
                  <w:t>分析数据集</w:t>
                </w:r>
                <w:proofErr w:type="spellEnd"/>
                <w:ins w:author="丁 扬" w:date="2025-07-02T16:29:00Z" w:id="202">
                  <w:r w:rsidRPr="74C4A695" w:rsidR="000122E4">
                    <w:rPr>
                      <w:rStyle w:val="CPTVariable"/>
                      <w:b/>
                      <w:bCs/>
                      <w:lang w:eastAsia="zh-CN"/>
                    </w:rPr>
                    <w:t>：</w:t>
                  </w:r>
                </w:ins>
              </w:p>
            </w:tc>
            <w:tc>
              <w:tcPr>
                <w:tcW w:w="2543" w:type="pct"/>
                <w:shd w:val="clear" w:color="auto" w:fill="B8CCE4" w:themeFill="accent1" w:themeFillTint="66"/>
                <w:tcMar/>
              </w:tcPr>
              <w:p w:rsidR="002330F8" w:rsidRDefault="00394453" w14:paraId="0E955B80" w14:textId="77777777">
                <w:pPr>
                  <w:rPr>
                    <w:rStyle w:val="CPTVariable"/>
                    <w:b/>
                    <w:bCs/>
                  </w:rPr>
                </w:pPr>
                <w:proofErr w:type="spellStart"/>
                <w:r>
                  <w:rPr>
                    <w:rStyle w:val="CPTVariable"/>
                    <w:rFonts w:hint="eastAsia"/>
                    <w:b/>
                    <w:bCs/>
                  </w:rPr>
                  <w:t>定义</w:t>
                </w:r>
                <w:proofErr w:type="spellEnd"/>
                <w:r>
                  <w:rPr>
                    <w:rStyle w:val="CPTVariable"/>
                    <w:rFonts w:hint="eastAsia"/>
                    <w:b/>
                    <w:bCs/>
                  </w:rPr>
                  <w:t xml:space="preserve"> /</w:t>
                </w:r>
                <w:r>
                  <w:rPr>
                    <w:rStyle w:val="CPTVariable"/>
                    <w:b/>
                    <w:bCs/>
                  </w:rPr>
                  <w:t xml:space="preserve"> </w:t>
                </w:r>
                <w:proofErr w:type="spellStart"/>
                <w:r>
                  <w:rPr>
                    <w:rStyle w:val="CPTVariable"/>
                    <w:rFonts w:hint="eastAsia"/>
                    <w:b/>
                    <w:bCs/>
                  </w:rPr>
                  <w:t>标准</w:t>
                </w:r>
                <w:proofErr w:type="spellEnd"/>
              </w:p>
            </w:tc>
            <w:tc>
              <w:tcPr>
                <w:tcW w:w="1440" w:type="pct"/>
                <w:shd w:val="clear" w:color="auto" w:fill="B8CCE4" w:themeFill="accent1" w:themeFillTint="66"/>
                <w:tcMar/>
              </w:tcPr>
              <w:p w:rsidR="002330F8" w:rsidRDefault="00394453" w14:paraId="0E955B81" w14:textId="77777777">
                <w:pPr>
                  <w:rPr>
                    <w:rStyle w:val="CPTVariable"/>
                    <w:b/>
                    <w:bCs/>
                  </w:rPr>
                </w:pPr>
                <w:proofErr w:type="spellStart"/>
                <w:r>
                  <w:rPr>
                    <w:rStyle w:val="CPTVariable"/>
                    <w:rFonts w:hint="eastAsia"/>
                    <w:b/>
                    <w:bCs/>
                  </w:rPr>
                  <w:t>分析对象</w:t>
                </w:r>
                <w:proofErr w:type="spellEnd"/>
              </w:p>
            </w:tc>
          </w:tr>
          <w:tr w:rsidR="002330F8" w:rsidTr="15BD30C5" w14:paraId="0E955B8B" w14:textId="77777777">
            <w:tblPrEx>
              <w:shd w:val="clear" w:color="auto" w:fill="auto"/>
            </w:tblPrEx>
            <w:tc>
              <w:tcPr>
                <w:tcW w:w="1017" w:type="pct"/>
                <w:tcMar/>
              </w:tcPr>
              <w:p w:rsidR="002330F8" w:rsidRDefault="002330F8" w14:paraId="0E955B83" w14:textId="77777777">
                <w:pPr>
                  <w:rPr>
                    <w:lang w:val="en-GB" w:eastAsia="zh-CN"/>
                  </w:rPr>
                </w:pPr>
              </w:p>
              <w:p w:rsidR="002330F8" w:rsidRDefault="00394453" w14:paraId="0E955B84" w14:textId="77777777">
                <w:pPr>
                  <w:rPr>
                    <w:rFonts w:eastAsia="SimSun" w:cs="Times New Roman"/>
                    <w:lang w:val="en-GB" w:eastAsia="zh-CN"/>
                  </w:rPr>
                </w:pPr>
                <w:r>
                  <w:rPr>
                    <w:rFonts w:eastAsia="SimSun" w:cs="Times New Roman"/>
                    <w:lang w:val="en-GB" w:eastAsia="zh-CN"/>
                  </w:rPr>
                  <w:t>意向性</w:t>
                </w:r>
                <w:r>
                  <w:rPr>
                    <w:rFonts w:hint="eastAsia" w:eastAsia="SimSun" w:cs="Times New Roman"/>
                    <w:lang w:val="en-GB" w:eastAsia="zh-CN"/>
                  </w:rPr>
                  <w:t>治疗</w:t>
                </w:r>
                <w:r>
                  <w:rPr>
                    <w:rFonts w:eastAsia="SimSun" w:cs="Times New Roman"/>
                    <w:lang w:val="en-GB" w:eastAsia="ja-JP"/>
                  </w:rPr>
                  <w:t>(ITT)</w:t>
                </w:r>
                <w:r>
                  <w:rPr>
                    <w:rFonts w:hint="eastAsia" w:eastAsia="SimSun" w:cs="Times New Roman"/>
                    <w:lang w:val="en-GB" w:eastAsia="zh-CN"/>
                  </w:rPr>
                  <w:t>分析集</w:t>
                </w:r>
              </w:p>
            </w:tc>
            <w:tc>
              <w:tcPr>
                <w:tcW w:w="2543" w:type="pct"/>
                <w:tcMar/>
              </w:tcPr>
              <w:p w:rsidR="002330F8" w:rsidRDefault="00394453" w14:paraId="0E955B85" w14:textId="77777777">
                <w:pPr>
                  <w:pStyle w:val="tabletextNS"/>
                  <w:numPr>
                    <w:ilvl w:val="0"/>
                    <w:numId w:val="39"/>
                  </w:numPr>
                  <w:spacing w:before="120" w:after="120"/>
                  <w:rPr>
                    <w:rFonts w:ascii="Times New Roman" w:hAnsi="Times New Roman" w:cs="Times New Roman"/>
                    <w:lang w:eastAsia="zh-CN"/>
                  </w:rPr>
                </w:pPr>
                <w:r>
                  <w:rPr>
                    <w:rFonts w:hint="eastAsia" w:ascii="Times New Roman" w:hAnsi="Times New Roman" w:cs="Times New Roman"/>
                    <w:lang w:eastAsia="zh-CN"/>
                  </w:rPr>
                  <w:t>ITT</w:t>
                </w:r>
                <w:r>
                  <w:rPr>
                    <w:rFonts w:ascii="Times New Roman" w:hAnsi="Times New Roman" w:cs="Times New Roman"/>
                    <w:lang w:eastAsia="zh-CN"/>
                  </w:rPr>
                  <w:t>分析</w:t>
                </w:r>
                <w:proofErr w:type="gramStart"/>
                <w:r>
                  <w:rPr>
                    <w:rFonts w:ascii="Times New Roman" w:hAnsi="Times New Roman" w:cs="Times New Roman"/>
                    <w:lang w:eastAsia="zh-CN"/>
                  </w:rPr>
                  <w:t>集包括</w:t>
                </w:r>
                <w:proofErr w:type="gramEnd"/>
                <w:r>
                  <w:rPr>
                    <w:rFonts w:ascii="Times New Roman" w:hAnsi="Times New Roman" w:cs="Times New Roman"/>
                    <w:lang w:eastAsia="zh-CN"/>
                  </w:rPr>
                  <w:t>所有随机化入组的受试者。</w:t>
                </w:r>
              </w:p>
              <w:p w:rsidR="002330F8" w:rsidRDefault="00394453" w14:paraId="0E955B86" w14:textId="0653526B">
                <w:pPr>
                  <w:pStyle w:val="tabletextNS"/>
                  <w:numPr>
                    <w:ilvl w:val="0"/>
                    <w:numId w:val="39"/>
                  </w:numPr>
                  <w:spacing w:before="120" w:after="120"/>
                  <w:rPr>
                    <w:rFonts w:ascii="Times New Roman" w:hAnsi="Times New Roman" w:cs="Times New Roman"/>
                    <w:lang w:eastAsia="zh-CN"/>
                  </w:rPr>
                </w:pPr>
                <w:r>
                  <w:rPr>
                    <w:rFonts w:ascii="Times New Roman" w:hAnsi="Times New Roman" w:cs="Times New Roman"/>
                    <w:lang w:eastAsia="zh-CN"/>
                  </w:rPr>
                  <w:t>对于基于</w:t>
                </w:r>
                <w:r>
                  <w:rPr>
                    <w:rFonts w:ascii="Times New Roman" w:hAnsi="Times New Roman" w:cs="Times New Roman"/>
                    <w:lang w:eastAsia="zh-CN"/>
                  </w:rPr>
                  <w:t>ITT</w:t>
                </w:r>
                <w:r>
                  <w:rPr>
                    <w:rFonts w:ascii="Times New Roman" w:hAnsi="Times New Roman" w:cs="Times New Roman"/>
                    <w:lang w:eastAsia="zh-CN"/>
                  </w:rPr>
                  <w:t>的分析</w:t>
                </w:r>
                <w:del w:author="王 桢" w:date="2025-07-03T01:57:00Z" w:id="203">
                  <w:r>
                    <w:rPr>
                      <w:rFonts w:ascii="Times New Roman" w:hAnsi="Times New Roman" w:cs="Times New Roman"/>
                      <w:lang w:eastAsia="zh-CN"/>
                    </w:rPr>
                    <w:delText>和输出</w:delText>
                  </w:r>
                </w:del>
                <w:r>
                  <w:rPr>
                    <w:rFonts w:ascii="Times New Roman" w:hAnsi="Times New Roman" w:cs="Times New Roman"/>
                    <w:lang w:eastAsia="zh-CN"/>
                  </w:rPr>
                  <w:t>，受试者分组将以随机</w:t>
                </w:r>
                <w:r w:rsidR="00B84FCF">
                  <w:rPr>
                    <w:rFonts w:hint="eastAsia" w:ascii="Times New Roman" w:hAnsi="Times New Roman" w:cs="Times New Roman"/>
                    <w:lang w:eastAsia="zh-CN"/>
                  </w:rPr>
                  <w:t>化分配的</w:t>
                </w:r>
                <w:r>
                  <w:rPr>
                    <w:rFonts w:ascii="Times New Roman" w:hAnsi="Times New Roman" w:cs="Times New Roman"/>
                    <w:lang w:eastAsia="zh-CN"/>
                  </w:rPr>
                  <w:t>治疗为准。</w:t>
                </w:r>
                <w:r>
                  <w:rPr>
                    <w:rFonts w:ascii="Times New Roman" w:hAnsi="Times New Roman" w:cs="Times New Roman"/>
                    <w:lang w:eastAsia="zh-CN"/>
                  </w:rPr>
                  <w:t xml:space="preserve"> </w:t>
                </w:r>
              </w:p>
              <w:p w:rsidR="002330F8" w:rsidRDefault="00394453" w14:paraId="0E955B87" w14:textId="77777777">
                <w:pPr>
                  <w:pStyle w:val="tabletextNS"/>
                  <w:numPr>
                    <w:ilvl w:val="0"/>
                    <w:numId w:val="39"/>
                  </w:numPr>
                  <w:spacing w:before="120" w:after="120"/>
                  <w:rPr>
                    <w:rFonts w:ascii="Times New Roman" w:hAnsi="Times New Roman" w:cs="Times New Roman"/>
                    <w:lang w:eastAsia="zh-CN"/>
                  </w:rPr>
                </w:pPr>
                <w:r>
                  <w:rPr>
                    <w:rFonts w:ascii="Times New Roman" w:hAnsi="Times New Roman" w:cs="Times New Roman"/>
                    <w:lang w:eastAsia="zh-CN"/>
                  </w:rPr>
                  <w:t>ITT</w:t>
                </w:r>
                <w:r>
                  <w:rPr>
                    <w:rFonts w:ascii="Times New Roman" w:hAnsi="Times New Roman" w:cs="Times New Roman"/>
                    <w:lang w:eastAsia="zh-CN"/>
                  </w:rPr>
                  <w:t>分析集将作为疗效分析的主要分析人群</w:t>
                </w:r>
              </w:p>
            </w:tc>
            <w:tc>
              <w:tcPr>
                <w:tcW w:w="1440" w:type="pct"/>
                <w:tcMar/>
              </w:tcPr>
              <w:p w:rsidR="002330F8" w:rsidRDefault="00394453" w14:paraId="0E955B88" w14:textId="77777777">
                <w:pPr>
                  <w:pStyle w:val="tabletextNS"/>
                  <w:numPr>
                    <w:ilvl w:val="0"/>
                    <w:numId w:val="39"/>
                  </w:numPr>
                  <w:spacing w:before="120" w:after="120"/>
                  <w:rPr>
                    <w:rFonts w:ascii="Times New Roman" w:hAnsi="Times New Roman" w:cs="Times New Roman"/>
                    <w:lang w:eastAsia="zh-CN"/>
                  </w:rPr>
                </w:pPr>
                <w:r>
                  <w:rPr>
                    <w:rFonts w:ascii="Times New Roman" w:hAnsi="Times New Roman" w:cs="Times New Roman"/>
                    <w:lang w:eastAsia="zh-CN"/>
                  </w:rPr>
                  <w:t>研究人群</w:t>
                </w:r>
                <w:r>
                  <w:rPr>
                    <w:rFonts w:hint="eastAsia" w:ascii="Times New Roman" w:hAnsi="Times New Roman" w:cs="Times New Roman"/>
                    <w:lang w:eastAsia="zh-CN"/>
                  </w:rPr>
                  <w:t>（包括人口学和基线特征）</w:t>
                </w:r>
              </w:p>
              <w:p w:rsidR="002330F8" w:rsidRDefault="00394453" w14:paraId="0E955B89" w14:textId="2B168CF1">
                <w:pPr>
                  <w:pStyle w:val="tabletextNS"/>
                  <w:numPr>
                    <w:ilvl w:val="0"/>
                    <w:numId w:val="39"/>
                  </w:numPr>
                  <w:spacing w:before="120" w:after="120"/>
                  <w:rPr>
                    <w:rFonts w:ascii="Times New Roman" w:hAnsi="Times New Roman" w:cs="Times New Roman"/>
                  </w:rPr>
                </w:pPr>
                <w:r>
                  <w:rPr>
                    <w:rFonts w:ascii="Times New Roman" w:hAnsi="Times New Roman" w:cs="Times New Roman"/>
                    <w:lang w:eastAsia="zh-CN"/>
                  </w:rPr>
                  <w:t>疗效</w:t>
                </w:r>
                <w:r>
                  <w:rPr>
                    <w:rFonts w:hint="eastAsia" w:ascii="Times New Roman" w:hAnsi="Times New Roman" w:cs="Times New Roman"/>
                    <w:lang w:eastAsia="zh-CN"/>
                  </w:rPr>
                  <w:t>评价</w:t>
                </w:r>
              </w:p>
              <w:p w:rsidR="002330F8" w:rsidRDefault="00394453" w14:paraId="0E955B8A" w14:textId="77777777">
                <w:pPr>
                  <w:pStyle w:val="tabletextNS"/>
                  <w:numPr>
                    <w:ilvl w:val="0"/>
                    <w:numId w:val="39"/>
                  </w:numPr>
                  <w:spacing w:before="120" w:after="120"/>
                  <w:rPr>
                    <w:rFonts w:ascii="Times New Roman" w:hAnsi="Times New Roman" w:cs="Times New Roman"/>
                  </w:rPr>
                </w:pPr>
                <w:r>
                  <w:rPr>
                    <w:rFonts w:hint="eastAsia" w:ascii="Times New Roman" w:hAnsi="Times New Roman" w:cs="Times New Roman"/>
                    <w:lang w:eastAsia="zh-CN"/>
                  </w:rPr>
                  <w:t>依从性分析</w:t>
                </w:r>
              </w:p>
            </w:tc>
          </w:tr>
          <w:tr w:rsidR="6EAD2104" w:rsidTr="15BD30C5" w14:paraId="717274F2" w14:textId="77777777">
            <w:tblPrEx>
              <w:shd w:val="clear" w:color="auto" w:fill="auto"/>
            </w:tblPrEx>
            <w:trPr>
              <w:trHeight w:val="300"/>
              <w:ins w:author="王 桢" w:date="2025-07-03T01:56:00Z" w:id="770402713"/>
            </w:trPr>
            <w:tc>
              <w:tcPr>
                <w:tcW w:w="1902" w:type="dxa"/>
                <w:tcMar/>
              </w:tcPr>
              <w:p w:rsidRPr="00521D5E" w:rsidR="6EAD2104" w:rsidP="6EAD2104" w:rsidRDefault="178DCDB3" w14:paraId="1CB44D83" w14:textId="123D8523">
                <w:pPr>
                  <w:rPr>
                    <w:lang w:val="en-GB" w:eastAsia="zh-CN"/>
                  </w:rPr>
                </w:pPr>
                <w:ins w:author="王 桢" w:date="2025-08-18T06:06:06.057Z" w:id="1725953175">
                  <w:r w:rsidRPr="15BD30C5" w:rsidR="7165DA62">
                    <w:rPr>
                      <w:rStyle w:val="CPTVariable"/>
                    </w:rPr>
                    <w:t>符合方案</w:t>
                  </w:r>
                </w:ins>
                <w:ins w:author="王 桢" w:date="2025-07-03T01:56:00Z" w:id="899607517">
                  <w:r w:rsidRPr="15BD30C5" w:rsidR="178DCDB3">
                    <w:rPr>
                      <w:rStyle w:val="CPTVariable"/>
                    </w:rPr>
                    <w:t>集（</w:t>
                  </w:r>
                </w:ins>
                <w:ins w:author="王 桢" w:date="2025-08-18T06:07:59.564Z" w:id="1769955607">
                  <w:r w:rsidRPr="15BD30C5" w:rsidR="389C27F6">
                    <w:rPr>
                      <w:rStyle w:val="CPTVariable"/>
                    </w:rPr>
                    <w:t>PPS</w:t>
                  </w:r>
                </w:ins>
                <w:ins w:author="王 桢" w:date="2025-07-03T01:56:00Z" w:id="702988136">
                  <w:r w:rsidRPr="15BD30C5" w:rsidR="178DCDB3">
                    <w:rPr>
                      <w:rStyle w:val="CPTVariable"/>
                    </w:rPr>
                    <w:t>)</w:t>
                  </w:r>
                </w:ins>
                <w:del w:author="王 桢" w:date="2025-07-03T09:59:00Z" w:id="1353235651">
                  <w:r w:rsidRPr="15BD30C5" w:rsidDel="6EAD2104">
                    <w:rPr>
                      <w:rStyle w:val="CPTVariable"/>
                    </w:rPr>
                    <w:delText>￼</w:delText>
                  </w:r>
                  <w:r w:rsidRPr="15BD30C5" w:rsidDel="6EAD2104">
                    <w:rPr>
                      <w:rFonts w:eastAsia="MS Mincho"/>
                      <w:lang w:eastAsia="ja-JP"/>
                    </w:rPr>
                    <w:delText>￼</w:delText>
                  </w:r>
                </w:del>
              </w:p>
            </w:tc>
            <w:tc>
              <w:tcPr>
                <w:tcW w:w="4755" w:type="dxa"/>
                <w:tcMar/>
              </w:tcPr>
              <w:p w:rsidR="6EAD2104" w:rsidP="15BD30C5" w:rsidRDefault="6D114D4C" w14:paraId="5E77530D" w14:textId="3884D48B">
                <w:pPr>
                  <w:pStyle w:val="tabletextNS"/>
                  <w:numPr>
                    <w:ilvl w:val="0"/>
                    <w:numId w:val="136"/>
                  </w:numPr>
                  <w:rPr>
                    <w:ins w:author="王 桢" w:date="2025-07-03T01:56:00Z" w16du:dateUtc="2025-07-03T01:56:41Z" w:id="2024263479"/>
                    <w:rFonts w:ascii="SimSun" w:hAnsi="SimSun" w:eastAsia="SimSun" w:cs="SimSun"/>
                    <w:noProof w:val="0"/>
                    <w:color w:val="0C0C0C"/>
                    <w:sz w:val="24"/>
                    <w:szCs w:val="24"/>
                    <w:lang w:eastAsia="zh-CN"/>
                  </w:rPr>
                  <w:pPrChange w:author="王 桢" w:date="2025-07-03T01:56:00Z" w:id="208">
                    <w:pPr/>
                  </w:pPrChange>
                </w:pPr>
                <w:ins w:author="王 桢" w:date="2025-08-18T06:08:50.605Z" w:id="1243140210">
                  <w:r w:rsidRPr="15BD30C5" w:rsidR="6A54BDB0">
                    <w:rPr>
                      <w:rFonts w:ascii="Times New Roman" w:hAnsi="Times New Roman" w:cs="Times New Roman"/>
                      <w:lang w:eastAsia="zh-CN"/>
                    </w:rPr>
                    <w:t>PP</w:t>
                  </w:r>
                </w:ins>
                <w:ins w:author="王 桢" w:date="2025-07-03T01:57:00Z" w:id="201289010">
                  <w:r w:rsidRPr="15BD30C5" w:rsidR="6D114D4C">
                    <w:rPr>
                      <w:rFonts w:ascii="Times New Roman" w:hAnsi="Times New Roman" w:cs="Times New Roman"/>
                      <w:lang w:eastAsia="zh-CN"/>
                    </w:rPr>
                    <w:t>S</w:t>
                  </w:r>
                </w:ins>
                <w:ins w:author="王 桢" w:date="2025-07-03T01:56:00Z" w:id="1726408335">
                  <w:r w:rsidRPr="15BD30C5" w:rsidR="6D114D4C">
                    <w:rPr>
                      <w:rFonts w:ascii="Times New Roman" w:hAnsi="Times New Roman" w:cs="Times New Roman"/>
                      <w:lang w:eastAsia="zh-CN"/>
                    </w:rPr>
                    <w:t>包括所有随机化入组且至少接受过一次研究药物治疗</w:t>
                  </w:r>
                </w:ins>
                <w:ins w:author="王 桢" w:date="2025-08-18T06:07:45.753Z" w:id="1451677708">
                  <w:r w:rsidRPr="15BD30C5" w:rsidR="14965BAC">
                    <w:rPr>
                      <w:rFonts w:ascii="SimSun" w:hAnsi="SimSun" w:eastAsia="SimSun" w:cs="SimSun"/>
                      <w:noProof w:val="0"/>
                      <w:sz w:val="24"/>
                      <w:szCs w:val="24"/>
                      <w:lang w:eastAsia="zh-CN"/>
                    </w:rPr>
                    <w:t>，</w:t>
                  </w:r>
                  <w:r w:rsidRPr="15BD30C5" w:rsidR="14965BAC">
                    <w:rPr>
                      <w:rFonts w:ascii="SimSun" w:hAnsi="SimSun" w:eastAsia="SimSun" w:cs="SimSun"/>
                      <w:noProof w:val="0"/>
                      <w:color w:val="0C0C0C"/>
                      <w:sz w:val="24"/>
                      <w:szCs w:val="24"/>
                      <w:lang w:eastAsia="zh-CN"/>
                    </w:rPr>
                    <w:t>且未发生显著影响有效性或安全性评估的关键方案偏离的</w:t>
                  </w:r>
                  <w:r w:rsidRPr="15BD30C5" w:rsidR="14965BAC">
                    <w:rPr>
                      <w:rFonts w:ascii="SimSun" w:hAnsi="SimSun" w:eastAsia="SimSun" w:cs="SimSun"/>
                      <w:noProof w:val="0"/>
                      <w:sz w:val="24"/>
                      <w:szCs w:val="24"/>
                      <w:lang w:eastAsia="zh-CN"/>
                    </w:rPr>
                    <w:t>所有受试者</w:t>
                  </w:r>
                  <w:r w:rsidRPr="15BD30C5" w:rsidR="14965BAC">
                    <w:rPr>
                      <w:rFonts w:ascii="SimSun" w:hAnsi="SimSun" w:eastAsia="SimSun" w:cs="SimSun"/>
                      <w:noProof w:val="0"/>
                      <w:color w:val="0C0C0C"/>
                      <w:sz w:val="24"/>
                      <w:szCs w:val="24"/>
                      <w:lang w:eastAsia="zh-CN"/>
                    </w:rPr>
                    <w:t>。在数据库锁定以进行主要分析之前，确定和记录关键方案偏离</w:t>
                  </w:r>
                </w:ins>
                <w:ins w:author="王 桢" w:date="2025-08-18T06:09:45.71Z" w:id="1788004504">
                  <w:r w:rsidRPr="15BD30C5" w:rsidR="4B60A8FD">
                    <w:rPr>
                      <w:rFonts w:ascii="SimSun" w:hAnsi="SimSun" w:eastAsia="SimSun" w:cs="SimSun"/>
                      <w:noProof w:val="0"/>
                      <w:color w:val="0C0C0C"/>
                      <w:sz w:val="24"/>
                      <w:szCs w:val="24"/>
                      <w:lang w:eastAsia="zh-CN"/>
                    </w:rPr>
                    <w:t>。</w:t>
                  </w:r>
                </w:ins>
              </w:p>
              <w:p w:rsidR="6EAD2104" w:rsidP="74C4A695" w:rsidRDefault="6D114D4C" w14:paraId="580C315E" w14:textId="702E0DCB">
                <w:pPr>
                  <w:pStyle w:val="tabletextNS"/>
                  <w:numPr>
                    <w:ilvl w:val="0"/>
                    <w:numId w:val="136"/>
                  </w:numPr>
                  <w:rPr>
                    <w:rFonts w:cs="Times New Roman"/>
                    <w:lang w:eastAsia="zh-CN"/>
                  </w:rPr>
                </w:pPr>
                <w:ins w:author="王 桢" w:date="2025-07-03T01:57:00Z" w:id="1184858299">
                  <w:r w:rsidRPr="15BD30C5" w:rsidR="6D114D4C">
                    <w:rPr>
                      <w:rFonts w:ascii="Times New Roman" w:hAnsi="Times New Roman" w:cs="Times New Roman"/>
                      <w:lang w:eastAsia="zh-CN"/>
                    </w:rPr>
                    <w:t>对于基于</w:t>
                  </w:r>
                </w:ins>
                <w:ins w:author="王 桢" w:date="2025-08-18T06:08:08.632Z" w:id="692837316">
                  <w:r w:rsidRPr="15BD30C5" w:rsidR="042D9A82">
                    <w:rPr>
                      <w:rFonts w:ascii="Times New Roman" w:hAnsi="Times New Roman" w:cs="Times New Roman"/>
                      <w:lang w:eastAsia="zh-CN"/>
                    </w:rPr>
                    <w:t>P</w:t>
                  </w:r>
                  <w:r w:rsidRPr="15BD30C5" w:rsidR="042D9A82">
                    <w:rPr>
                      <w:rFonts w:ascii="Times New Roman" w:hAnsi="Times New Roman" w:eastAsia="SimSun" w:cs="Times New Roman" w:eastAsiaTheme="minorEastAsia"/>
                      <w:color w:val="auto"/>
                      <w:sz w:val="24"/>
                      <w:szCs w:val="24"/>
                      <w:lang w:eastAsia="zh-CN" w:bidi="ar-SA"/>
                      <w:rPrChange w:author="王 桢" w:date="2025-08-18T06:08:19.517Z" w:id="1731895137">
                        <w:rPr>
                          <w:rFonts w:ascii="Times New Roman" w:hAnsi="Times New Roman" w:cs="Times New Roman"/>
                          <w:lang w:eastAsia="zh-CN"/>
                        </w:rPr>
                      </w:rPrChange>
                    </w:rPr>
                    <w:t>P</w:t>
                  </w:r>
                </w:ins>
                <w:ins w:author="王 桢" w:date="2025-07-03T01:57:00Z" w:id="1629399463">
                  <w:r w:rsidRPr="15BD30C5" w:rsidR="6D114D4C">
                    <w:rPr>
                      <w:rFonts w:ascii="Times New Roman" w:hAnsi="Times New Roman" w:cs="Times New Roman"/>
                      <w:lang w:eastAsia="zh-CN"/>
                    </w:rPr>
                    <w:t>S</w:t>
                  </w:r>
                  <w:r w:rsidRPr="15BD30C5" w:rsidR="6D114D4C">
                    <w:rPr>
                      <w:rFonts w:ascii="Times New Roman" w:hAnsi="Times New Roman" w:cs="Times New Roman"/>
                      <w:lang w:eastAsia="zh-CN"/>
                    </w:rPr>
                    <w:t>的分析，受试者分组将以随机化分配的治疗为准。</w:t>
                  </w:r>
                </w:ins>
                <w:del w:author="王 桢" w:date="2025-07-03T10:04:00Z" w:id="382512108">
                  <w:r w:rsidRPr="15BD30C5" w:rsidDel="6EAD2104">
                    <w:rPr>
                      <w:rStyle w:val="CPTVariable"/>
                      <w:lang w:eastAsia="zh-CN"/>
                    </w:rPr>
                    <w:delText>￼</w:delText>
                  </w:r>
                  <w:r w:rsidRPr="15BD30C5" w:rsidDel="6EAD2104">
                    <w:rPr>
                      <w:rFonts w:eastAsia="MS Mincho"/>
                      <w:lang w:eastAsia="ja-JP"/>
                    </w:rPr>
                    <w:delText>￼</w:delText>
                  </w:r>
                </w:del>
              </w:p>
            </w:tc>
            <w:tc>
              <w:tcPr>
                <w:tcW w:w="2693" w:type="dxa"/>
                <w:tcMar/>
              </w:tcPr>
              <w:p w:rsidR="6EAD2104" w:rsidP="15BD30C5" w:rsidRDefault="54A077C9" w14:paraId="2566049B" w14:textId="48D9C099">
                <w:pPr>
                  <w:pStyle w:val="tabletextNS"/>
                  <w:numPr>
                    <w:ilvl w:val="0"/>
                    <w:numId w:val="135"/>
                  </w:numPr>
                  <w:rPr>
                    <w:rFonts w:cs="Times New Roman"/>
                    <w:lang w:eastAsia="zh-CN"/>
                  </w:rPr>
                  <w:pPrChange w:author="王 桢" w:date="2025-07-03T01:56:00Z" w:id="213">
                    <w:pPr/>
                  </w:pPrChange>
                </w:pPr>
                <w:ins w:author="王 桢" w:date="2025-07-03T01:58:00Z" w:id="2044742940">
                  <w:r w:rsidRPr="15BD30C5" w:rsidR="54A077C9">
                    <w:rPr>
                      <w:rStyle w:val="CPTVariable"/>
                    </w:rPr>
                    <w:t>主要终点的</w:t>
                  </w:r>
                </w:ins>
                <w:ins w:author="Liang, Qunfeng" w:date="2025-07-07T14:10:00Z" w:id="1791188468">
                  <w:r w:rsidRPr="15BD30C5" w:rsidR="00D2030E">
                    <w:rPr>
                      <w:rStyle w:val="CPTVariable"/>
                      <w:lang w:eastAsia="zh-CN"/>
                    </w:rPr>
                    <w:t>补充</w:t>
                  </w:r>
                </w:ins>
                <w:ins w:author="王 桢" w:date="2025-07-03T01:58:00Z" w:id="1251487324">
                  <w:r w:rsidRPr="15BD30C5" w:rsidR="54A077C9">
                    <w:rPr>
                      <w:rStyle w:val="CPTVariable"/>
                    </w:rPr>
                    <w:t>主要</w:t>
                  </w:r>
                  <w:r w:rsidRPr="15BD30C5" w:rsidR="54A077C9">
                    <w:rPr>
                      <w:rStyle w:val="CPTVariable"/>
                    </w:rPr>
                    <w:t>分析</w:t>
                  </w:r>
                </w:ins>
                <w:del w:author="王 桢" w:date="2025-07-03T01:58:00Z" w:id="1181584707">
                  <w:r w:rsidRPr="15BD30C5" w:rsidDel="6EAD2104">
                    <w:rPr>
                      <w:rStyle w:val="CPTVariable"/>
                    </w:rPr>
                    <w:delText>￼</w:delText>
                  </w:r>
                  <w:r w:rsidRPr="15BD30C5" w:rsidDel="6EAD2104">
                    <w:rPr>
                      <w:rFonts w:eastAsia="MS Mincho"/>
                      <w:lang w:eastAsia="ja-JP"/>
                    </w:rPr>
                    <w:delText>￼</w:delText>
                  </w:r>
                </w:del>
              </w:p>
            </w:tc>
          </w:tr>
          <w:tr w:rsidR="002330F8" w:rsidTr="15BD30C5" w14:paraId="0E955B91" w14:textId="77777777">
            <w:tblPrEx>
              <w:shd w:val="clear" w:color="auto" w:fill="auto"/>
            </w:tblPrEx>
            <w:tc>
              <w:tcPr>
                <w:tcW w:w="1017" w:type="pct"/>
                <w:tcMar/>
              </w:tcPr>
              <w:p w:rsidR="002330F8" w:rsidRDefault="002330F8" w14:paraId="0E955B8C" w14:textId="77777777">
                <w:pPr>
                  <w:rPr>
                    <w:lang w:val="en-GB" w:eastAsia="zh-CN"/>
                  </w:rPr>
                </w:pPr>
              </w:p>
              <w:p w:rsidR="002330F8" w:rsidRDefault="00394453" w14:paraId="0E955B8D" w14:textId="77777777">
                <w:pPr>
                  <w:rPr>
                    <w:rFonts w:eastAsia="SimSun" w:cs="Times New Roman"/>
                    <w:lang w:val="en-GB" w:eastAsia="zh-CN"/>
                  </w:rPr>
                </w:pPr>
                <w:r>
                  <w:rPr>
                    <w:rFonts w:eastAsia="SimSun" w:cs="Times New Roman"/>
                    <w:lang w:val="en-GB" w:eastAsia="zh-CN"/>
                  </w:rPr>
                  <w:t>安全性分析集</w:t>
                </w:r>
                <w:r>
                  <w:rPr>
                    <w:rFonts w:eastAsia="SimSun" w:cs="Times New Roman"/>
                    <w:lang w:val="en-GB" w:eastAsia="ja-JP"/>
                  </w:rPr>
                  <w:t xml:space="preserve"> (SS)</w:t>
                </w:r>
              </w:p>
            </w:tc>
            <w:tc>
              <w:tcPr>
                <w:tcW w:w="2543" w:type="pct"/>
                <w:tcMar/>
              </w:tcPr>
              <w:p w:rsidR="002330F8" w:rsidRDefault="00394453" w14:paraId="0E955B8E" w14:textId="77777777">
                <w:pPr>
                  <w:pStyle w:val="tabletextNS"/>
                  <w:numPr>
                    <w:ilvl w:val="0"/>
                    <w:numId w:val="39"/>
                  </w:numPr>
                  <w:spacing w:before="120" w:after="120"/>
                  <w:rPr>
                    <w:rFonts w:ascii="Times New Roman" w:hAnsi="Times New Roman" w:cs="Times New Roman"/>
                    <w:lang w:eastAsia="zh-CN"/>
                  </w:rPr>
                </w:pPr>
                <w:r>
                  <w:rPr>
                    <w:rFonts w:ascii="Times New Roman" w:hAnsi="Times New Roman" w:cs="Times New Roman"/>
                    <w:lang w:eastAsia="zh-CN"/>
                  </w:rPr>
                  <w:t>SS</w:t>
                </w:r>
                <w:r>
                  <w:rPr>
                    <w:rFonts w:ascii="Times New Roman" w:hAnsi="Times New Roman" w:cs="Times New Roman"/>
                    <w:lang w:eastAsia="zh-CN"/>
                  </w:rPr>
                  <w:t>集将包括所有随机化入组且至少接受过一次研究药物治疗的受试者。</w:t>
                </w:r>
              </w:p>
              <w:p w:rsidR="002330F8" w:rsidRDefault="00394453" w14:paraId="0E955B8F" w14:textId="77777777">
                <w:pPr>
                  <w:pStyle w:val="tabletextNS"/>
                  <w:numPr>
                    <w:ilvl w:val="0"/>
                    <w:numId w:val="39"/>
                  </w:numPr>
                  <w:spacing w:before="120" w:after="120"/>
                  <w:rPr>
                    <w:rFonts w:ascii="Times New Roman" w:hAnsi="Times New Roman" w:cs="Times New Roman"/>
                    <w:lang w:eastAsia="zh-CN"/>
                  </w:rPr>
                </w:pPr>
                <w:r>
                  <w:rPr>
                    <w:rFonts w:ascii="Times New Roman" w:hAnsi="Times New Roman" w:cs="Times New Roman"/>
                    <w:lang w:eastAsia="zh-CN"/>
                  </w:rPr>
                  <w:t>对于基于</w:t>
                </w:r>
                <w:r>
                  <w:rPr>
                    <w:rFonts w:hint="eastAsia" w:ascii="Times New Roman" w:hAnsi="Times New Roman" w:cs="Times New Roman"/>
                    <w:lang w:eastAsia="zh-CN"/>
                  </w:rPr>
                  <w:t>SS</w:t>
                </w:r>
                <w:r>
                  <w:rPr>
                    <w:rFonts w:ascii="Times New Roman" w:hAnsi="Times New Roman" w:cs="Times New Roman"/>
                    <w:lang w:eastAsia="zh-CN"/>
                  </w:rPr>
                  <w:t>的分析</w:t>
                </w:r>
                <w:del w:author="王 桢" w:date="2025-07-03T01:57:00Z" w:id="219">
                  <w:r>
                    <w:rPr>
                      <w:rFonts w:ascii="Times New Roman" w:hAnsi="Times New Roman" w:cs="Times New Roman"/>
                      <w:lang w:eastAsia="zh-CN"/>
                    </w:rPr>
                    <w:delText>和输出</w:delText>
                  </w:r>
                </w:del>
                <w:r>
                  <w:rPr>
                    <w:rFonts w:ascii="Times New Roman" w:hAnsi="Times New Roman" w:cs="Times New Roman"/>
                    <w:lang w:eastAsia="zh-CN"/>
                  </w:rPr>
                  <w:t>，受试者分组将以</w:t>
                </w:r>
                <w:r>
                  <w:rPr>
                    <w:rFonts w:hint="eastAsia" w:ascii="Times New Roman" w:hAnsi="Times New Roman" w:cs="Times New Roman"/>
                    <w:lang w:eastAsia="zh-CN"/>
                  </w:rPr>
                  <w:t>实际接受治疗的分组</w:t>
                </w:r>
                <w:r>
                  <w:rPr>
                    <w:rFonts w:ascii="Times New Roman" w:hAnsi="Times New Roman" w:cs="Times New Roman"/>
                    <w:lang w:eastAsia="zh-CN"/>
                  </w:rPr>
                  <w:t>为准。</w:t>
                </w:r>
              </w:p>
            </w:tc>
            <w:tc>
              <w:tcPr>
                <w:tcW w:w="1440" w:type="pct"/>
                <w:tcMar/>
              </w:tcPr>
              <w:p w:rsidR="002330F8" w:rsidRDefault="00394453" w14:paraId="0E955B90" w14:textId="77777777">
                <w:pPr>
                  <w:pStyle w:val="tabletextNS"/>
                  <w:numPr>
                    <w:ilvl w:val="0"/>
                    <w:numId w:val="39"/>
                  </w:numPr>
                  <w:spacing w:before="120" w:after="120"/>
                  <w:rPr>
                    <w:rFonts w:ascii="Times New Roman" w:hAnsi="Times New Roman" w:cs="Times New Roman"/>
                  </w:rPr>
                </w:pPr>
                <w:r>
                  <w:rPr>
                    <w:rFonts w:ascii="Times New Roman" w:hAnsi="Times New Roman" w:cs="Times New Roman"/>
                    <w:lang w:eastAsia="zh-CN"/>
                  </w:rPr>
                  <w:t>安全性</w:t>
                </w:r>
              </w:p>
            </w:tc>
          </w:tr>
          <w:tr w:rsidR="002330F8" w:rsidTr="15BD30C5" w14:paraId="0E955B97" w14:textId="77777777">
            <w:tblPrEx>
              <w:shd w:val="clear" w:color="auto" w:fill="auto"/>
            </w:tblPrEx>
            <w:tc>
              <w:tcPr>
                <w:tcW w:w="1017" w:type="pct"/>
                <w:tcMar/>
              </w:tcPr>
              <w:p w:rsidR="002330F8" w:rsidRDefault="002330F8" w14:paraId="0E955B92" w14:textId="77777777">
                <w:pPr>
                  <w:rPr>
                    <w:lang w:val="en-GB" w:eastAsia="zh-CN"/>
                  </w:rPr>
                </w:pPr>
              </w:p>
              <w:p w:rsidR="002330F8" w:rsidRDefault="00394453" w14:paraId="0E955B93" w14:textId="77777777">
                <w:pPr>
                  <w:rPr>
                    <w:rFonts w:eastAsia="SimSun" w:cs="Times New Roman"/>
                    <w:lang w:val="en-GB" w:eastAsia="zh-CN"/>
                  </w:rPr>
                </w:pPr>
                <w:r>
                  <w:rPr>
                    <w:rFonts w:eastAsia="SimSun" w:cs="Times New Roman"/>
                    <w:lang w:val="en-GB" w:eastAsia="zh-CN"/>
                  </w:rPr>
                  <w:t>药代动力学</w:t>
                </w:r>
                <w:r>
                  <w:rPr>
                    <w:rFonts w:hint="eastAsia" w:eastAsia="SimSun" w:cs="Times New Roman"/>
                    <w:lang w:val="en-GB" w:eastAsia="zh-CN"/>
                  </w:rPr>
                  <w:t>浓度</w:t>
                </w:r>
                <w:r>
                  <w:rPr>
                    <w:rFonts w:eastAsia="SimSun" w:cs="Times New Roman"/>
                    <w:lang w:val="en-GB" w:eastAsia="zh-CN"/>
                  </w:rPr>
                  <w:t>分析集（</w:t>
                </w:r>
                <w:r>
                  <w:rPr>
                    <w:rFonts w:eastAsia="SimSun" w:cs="Times New Roman"/>
                    <w:lang w:val="en-GB" w:eastAsia="zh-CN"/>
                  </w:rPr>
                  <w:t>PK</w:t>
                </w:r>
                <w:r>
                  <w:rPr>
                    <w:rFonts w:hint="eastAsia" w:eastAsia="SimSun" w:cs="Times New Roman"/>
                    <w:lang w:val="en-GB" w:eastAsia="zh-CN"/>
                  </w:rPr>
                  <w:t>C</w:t>
                </w:r>
                <w:r>
                  <w:rPr>
                    <w:rFonts w:eastAsia="SimSun" w:cs="Times New Roman"/>
                    <w:lang w:val="en-GB" w:eastAsia="zh-CN"/>
                  </w:rPr>
                  <w:t>S</w:t>
                </w:r>
                <w:r>
                  <w:rPr>
                    <w:rFonts w:eastAsia="SimSun" w:cs="Times New Roman"/>
                    <w:lang w:val="en-GB" w:eastAsia="zh-CN"/>
                  </w:rPr>
                  <w:t>）</w:t>
                </w:r>
              </w:p>
            </w:tc>
            <w:tc>
              <w:tcPr>
                <w:tcW w:w="2543" w:type="pct"/>
                <w:tcMar/>
              </w:tcPr>
              <w:p w:rsidRPr="001638A3" w:rsidR="002330F8" w:rsidP="007A472F" w:rsidRDefault="00394453" w14:paraId="0E955B95" w14:textId="619118AF">
                <w:pPr>
                  <w:pStyle w:val="tabletextNS"/>
                  <w:numPr>
                    <w:ilvl w:val="0"/>
                    <w:numId w:val="39"/>
                  </w:numPr>
                  <w:spacing w:before="120" w:after="120" w:line="259" w:lineRule="auto"/>
                  <w:rPr>
                    <w:rFonts w:ascii="Times New Roman" w:hAnsi="Times New Roman" w:cs="Times New Roman"/>
                    <w:lang w:eastAsia="zh-CN"/>
                  </w:rPr>
                </w:pPr>
                <w:r w:rsidRPr="15BD30C5" w:rsidR="00394453">
                  <w:rPr>
                    <w:rFonts w:ascii="Times New Roman" w:hAnsi="Times New Roman" w:cs="Times New Roman"/>
                    <w:lang w:eastAsia="zh-CN"/>
                  </w:rPr>
                  <w:t>至少使用一次试验组研究药物治疗且具有至少一个可评价</w:t>
                </w:r>
                <w:r w:rsidRPr="15BD30C5" w:rsidR="00394453">
                  <w:rPr>
                    <w:rFonts w:ascii="Times New Roman" w:hAnsi="Times New Roman" w:cs="Times New Roman"/>
                    <w:lang w:eastAsia="zh-CN"/>
                  </w:rPr>
                  <w:t>PK</w:t>
                </w:r>
                <w:r w:rsidRPr="15BD30C5" w:rsidR="00394453">
                  <w:rPr>
                    <w:rFonts w:ascii="Times New Roman" w:hAnsi="Times New Roman" w:cs="Times New Roman"/>
                    <w:lang w:eastAsia="zh-CN"/>
                  </w:rPr>
                  <w:t>浓度数据的所有受试者</w:t>
                </w:r>
                <w:ins w:author="王 桢" w:date="2025-08-18T06:09:56.084Z" w:id="1710486029">
                  <w:r w:rsidRPr="15BD30C5" w:rsidR="09D9F93B">
                    <w:rPr>
                      <w:rFonts w:ascii="Times New Roman" w:hAnsi="Times New Roman" w:cs="Times New Roman"/>
                      <w:lang w:eastAsia="zh-CN"/>
                    </w:rPr>
                    <w:t>。</w:t>
                  </w:r>
                </w:ins>
                <w:del w:author="王 桢" w:date="2025-08-18T06:09:56.512Z" w:id="226754237">
                  <w:r w:rsidRPr="15BD30C5" w:rsidDel="00394453">
                    <w:rPr>
                      <w:rFonts w:ascii="Times New Roman" w:hAnsi="Times New Roman" w:cs="Times New Roman"/>
                      <w:lang w:eastAsia="zh-CN"/>
                    </w:rPr>
                    <w:delText>；</w:delText>
                  </w:r>
                </w:del>
                <w:commentRangeStart w:id="220"/>
                <w:commentRangeEnd w:id="220"/>
                <w:r>
                  <w:rPr>
                    <w:rStyle w:val="CommentReference"/>
                  </w:rPr>
                  <w:commentReference w:id="220"/>
                </w:r>
              </w:p>
            </w:tc>
            <w:tc>
              <w:tcPr>
                <w:tcW w:w="1440" w:type="pct"/>
                <w:tcMar/>
              </w:tcPr>
              <w:p w:rsidR="002330F8" w:rsidRDefault="00394453" w14:paraId="0E955B96" w14:textId="77777777">
                <w:pPr>
                  <w:pStyle w:val="tabletextNS"/>
                  <w:numPr>
                    <w:ilvl w:val="0"/>
                    <w:numId w:val="39"/>
                  </w:numPr>
                  <w:spacing w:before="120" w:after="120"/>
                  <w:rPr>
                    <w:rFonts w:ascii="Times New Roman" w:hAnsi="Times New Roman" w:cs="Times New Roman"/>
                  </w:rPr>
                </w:pPr>
                <w:r>
                  <w:rPr>
                    <w:rFonts w:ascii="Times New Roman" w:hAnsi="Times New Roman" w:cs="Times New Roman"/>
                    <w:lang w:eastAsia="zh-CN"/>
                  </w:rPr>
                  <w:t>血药浓度分析</w:t>
                </w:r>
              </w:p>
            </w:tc>
          </w:tr>
          <w:tr w:rsidR="002330F8" w:rsidTr="15BD30C5" w14:paraId="0E955B9C" w14:textId="77777777">
            <w:tblPrEx>
              <w:shd w:val="clear" w:color="auto" w:fill="auto"/>
            </w:tblPrEx>
            <w:tc>
              <w:tcPr>
                <w:tcW w:w="1017" w:type="pct"/>
                <w:tcMar/>
              </w:tcPr>
              <w:p w:rsidR="002330F8" w:rsidRDefault="002330F8" w14:paraId="0E955B98" w14:textId="77777777">
                <w:pPr>
                  <w:rPr>
                    <w:lang w:val="en-GB" w:eastAsia="zh-CN"/>
                  </w:rPr>
                </w:pPr>
              </w:p>
              <w:p w:rsidR="002330F8" w:rsidRDefault="00394453" w14:paraId="0E955B99" w14:textId="77777777">
                <w:pPr>
                  <w:jc w:val="both"/>
                  <w:rPr>
                    <w:rFonts w:eastAsia="SimSun" w:cs="Times New Roman"/>
                    <w:lang w:val="en-GB" w:eastAsia="zh-CN"/>
                  </w:rPr>
                </w:pPr>
                <w:r>
                  <w:rPr>
                    <w:rFonts w:hint="eastAsia" w:eastAsia="SimSun" w:cs="Times New Roman"/>
                    <w:lang w:val="en-GB" w:eastAsia="zh-CN"/>
                  </w:rPr>
                  <w:t>免疫原性</w:t>
                </w:r>
                <w:r>
                  <w:rPr>
                    <w:rFonts w:eastAsia="SimSun" w:cs="Times New Roman"/>
                    <w:lang w:val="en-GB" w:eastAsia="zh-CN"/>
                  </w:rPr>
                  <w:t>分析集（</w:t>
                </w:r>
                <w:r>
                  <w:rPr>
                    <w:rFonts w:hint="eastAsia" w:eastAsia="SimSun" w:cs="Times New Roman"/>
                    <w:lang w:val="en-GB" w:eastAsia="zh-CN"/>
                  </w:rPr>
                  <w:t>ADA</w:t>
                </w:r>
                <w:r>
                  <w:rPr>
                    <w:rFonts w:eastAsia="SimSun" w:cs="Times New Roman"/>
                    <w:lang w:val="en-GB" w:eastAsia="zh-CN"/>
                  </w:rPr>
                  <w:t>S</w:t>
                </w:r>
                <w:r>
                  <w:rPr>
                    <w:rFonts w:eastAsia="SimSun" w:cs="Times New Roman"/>
                    <w:lang w:val="en-GB" w:eastAsia="zh-CN"/>
                  </w:rPr>
                  <w:t>）</w:t>
                </w:r>
              </w:p>
            </w:tc>
            <w:tc>
              <w:tcPr>
                <w:tcW w:w="2543" w:type="pct"/>
                <w:tcMar/>
              </w:tcPr>
              <w:p w:rsidR="002330F8" w:rsidRDefault="00394453" w14:paraId="0E955B9A" w14:textId="4C0EBE04">
                <w:pPr>
                  <w:pStyle w:val="tabletextNS"/>
                  <w:numPr>
                    <w:ilvl w:val="0"/>
                    <w:numId w:val="39"/>
                  </w:numPr>
                  <w:spacing w:before="120" w:after="120"/>
                  <w:rPr>
                    <w:rFonts w:ascii="Times New Roman" w:hAnsi="Times New Roman" w:cs="Times New Roman"/>
                    <w:lang w:eastAsia="zh-CN"/>
                  </w:rPr>
                </w:pPr>
                <w:r w:rsidRPr="160A4603">
                  <w:rPr>
                    <w:rFonts w:ascii="Times New Roman" w:hAnsi="Times New Roman" w:cs="Times New Roman"/>
                    <w:lang w:eastAsia="zh-CN"/>
                  </w:rPr>
                  <w:t>至少接受一次试验组研究药物治疗，且具有用药前基线和至少一个用药后免疫原性评价数据的受试者。</w:t>
                </w:r>
              </w:p>
            </w:tc>
            <w:tc>
              <w:tcPr>
                <w:tcW w:w="1440" w:type="pct"/>
                <w:tcMar/>
              </w:tcPr>
              <w:p w:rsidR="002330F8" w:rsidRDefault="00394453" w14:paraId="0E955B9B" w14:textId="77777777">
                <w:pPr>
                  <w:pStyle w:val="tabletextNS"/>
                  <w:numPr>
                    <w:ilvl w:val="0"/>
                    <w:numId w:val="39"/>
                  </w:numPr>
                  <w:spacing w:before="120" w:after="120"/>
                  <w:jc w:val="both"/>
                  <w:rPr>
                    <w:rFonts w:ascii="Times New Roman" w:hAnsi="Times New Roman" w:cs="Times New Roman"/>
                  </w:rPr>
                </w:pPr>
                <w:r>
                  <w:rPr>
                    <w:rFonts w:ascii="Times New Roman" w:hAnsi="Times New Roman" w:cs="Times New Roman"/>
                    <w:lang w:eastAsia="zh-CN"/>
                  </w:rPr>
                  <w:t>免疫原性分析</w:t>
                </w:r>
              </w:p>
            </w:tc>
          </w:tr>
        </w:tbl>
        <w:p w:rsidR="002330F8" w:rsidRDefault="0097759B" w14:paraId="0E955B9D" w14:textId="77777777">
          <w:pPr>
            <w:rPr>
              <w:rFonts w:eastAsia="MS Mincho"/>
              <w:lang w:eastAsia="ja-JP"/>
            </w:rPr>
          </w:pPr>
        </w:p>
      </w:sdtContent>
    </w:sdt>
    <w:bookmarkStart w:name="_Toc75640035" w:id="221"/>
    <w:bookmarkStart w:name="_Toc201319792" w:id="222"/>
    <w:p w:rsidR="002330F8" w:rsidRDefault="0097759B" w14:paraId="0E955B9E" w14:textId="77777777">
      <w:pPr>
        <w:pStyle w:val="Heading2"/>
        <w:spacing w:line="360" w:lineRule="auto"/>
        <w:rPr>
          <w:rFonts w:hint="eastAsia"/>
        </w:rPr>
      </w:pPr>
      <w:sdt>
        <w:sdtPr>
          <w:rPr>
            <w:rFonts w:ascii="Times New Roman" w:hAnsi="Times New Roman" w:eastAsia="SimSun"/>
            <w:sz w:val="24"/>
          </w:rPr>
          <w:alias w:val="Protocol Deviations"/>
          <w:tag w:val="Protocol Deviations"/>
          <w:id w:val="-1311085616"/>
          <w:lock w:val="sdtLocked"/>
          <w:placeholder>
            <w:docPart w:val="4FCFCF027EC644E4899FBD7381B3623F"/>
          </w:placeholder>
        </w:sdtPr>
        <w:sdtEndPr>
          <w:rPr>
            <w:rFonts w:ascii="Times New Roman Bold" w:hAnsi="Times New Roman Bold" w:eastAsiaTheme="majorEastAsia"/>
            <w:sz w:val="28"/>
          </w:rPr>
        </w:sdtEndPr>
        <w:sdtContent>
          <w:r w:rsidR="00394453">
            <w:rPr>
              <w:rFonts w:hint="eastAsia" w:asciiTheme="minorEastAsia" w:hAnsiTheme="minorEastAsia" w:eastAsiaTheme="minorEastAsia"/>
              <w:lang w:eastAsia="zh-CN"/>
            </w:rPr>
            <w:t>方案偏离</w:t>
          </w:r>
        </w:sdtContent>
      </w:sdt>
      <w:bookmarkEnd w:id="221"/>
      <w:bookmarkEnd w:id="222"/>
    </w:p>
    <w:sdt>
      <w:sdtPr>
        <w:rPr>
          <w:rStyle w:val="CPTVariable"/>
        </w:rPr>
        <w:alias w:val="CPT:ProtocolDeviations"/>
        <w:tag w:val="ProtocolDeviations"/>
        <w:id w:val="1546248196"/>
        <w:lock w:val="sdtLocked"/>
        <w:placeholder>
          <w:docPart w:val="269ED70CF5DE4DEC974F32C91A066748"/>
        </w:placeholder>
      </w:sdtPr>
      <w:sdtEndPr>
        <w:rPr>
          <w:rStyle w:val="CPTVariable"/>
        </w:rPr>
      </w:sdtEndPr>
      <w:sdtContent>
        <w:p w:rsidR="002330F8" w:rsidRDefault="00394453" w14:paraId="0E955B9F" w14:textId="77777777">
          <w:pPr>
            <w:pStyle w:val="listbull"/>
            <w:numPr>
              <w:ilvl w:val="0"/>
              <w:numId w:val="19"/>
            </w:numPr>
            <w:spacing w:before="120"/>
            <w:jc w:val="both"/>
            <w:rPr>
              <w:rStyle w:val="CPTVariable"/>
              <w:lang w:eastAsia="zh-CN"/>
            </w:rPr>
          </w:pPr>
          <w:r w:rsidRPr="29489B6B">
            <w:rPr>
              <w:rStyle w:val="CPTVariable"/>
              <w:lang w:eastAsia="zh-CN"/>
            </w:rPr>
            <w:t>将汇总并以列表形式展示</w:t>
          </w:r>
          <w:commentRangeStart w:id="223"/>
          <w:commentRangeStart w:id="224"/>
          <w:commentRangeStart w:id="225"/>
          <w:r w:rsidRPr="29489B6B">
            <w:rPr>
              <w:rStyle w:val="CPTVariable"/>
              <w:lang w:eastAsia="zh-CN"/>
            </w:rPr>
            <w:t>重要的</w:t>
          </w:r>
          <w:commentRangeEnd w:id="223"/>
          <w:r>
            <w:rPr>
              <w:rStyle w:val="CommentReference"/>
            </w:rPr>
            <w:commentReference w:id="223"/>
          </w:r>
          <w:commentRangeEnd w:id="224"/>
          <w:r>
            <w:rPr>
              <w:rStyle w:val="CommentReference"/>
            </w:rPr>
            <w:commentReference w:id="224"/>
          </w:r>
          <w:commentRangeEnd w:id="225"/>
          <w:r>
            <w:rPr>
              <w:rStyle w:val="CommentReference"/>
            </w:rPr>
            <w:commentReference w:id="225"/>
          </w:r>
          <w:r w:rsidRPr="29489B6B">
            <w:rPr>
              <w:rStyle w:val="CPTVariable"/>
              <w:lang w:eastAsia="zh-CN"/>
            </w:rPr>
            <w:t>方案偏离（包括与研究的入选</w:t>
          </w:r>
          <w:r w:rsidRPr="29489B6B">
            <w:rPr>
              <w:rStyle w:val="CPTVariable"/>
              <w:lang w:eastAsia="zh-CN"/>
            </w:rPr>
            <w:t>/</w:t>
          </w:r>
          <w:r w:rsidRPr="29489B6B">
            <w:rPr>
              <w:rStyle w:val="CPTVariable"/>
              <w:lang w:eastAsia="zh-CN"/>
            </w:rPr>
            <w:t>排除标准、试验执行、受试者管理或受试者评估相关的方案偏离）。</w:t>
          </w:r>
        </w:p>
        <w:p w:rsidR="002330F8" w:rsidRDefault="00394453" w14:paraId="0E955BA0" w14:textId="77777777">
          <w:pPr>
            <w:pStyle w:val="listbull"/>
            <w:numPr>
              <w:ilvl w:val="0"/>
              <w:numId w:val="19"/>
            </w:numPr>
            <w:spacing w:before="120"/>
            <w:jc w:val="both"/>
            <w:rPr>
              <w:rStyle w:val="CPTVariable"/>
              <w:lang w:eastAsia="zh-CN"/>
            </w:rPr>
          </w:pPr>
          <w:r>
            <w:rPr>
              <w:rStyle w:val="CPTVariable"/>
              <w:lang w:eastAsia="zh-CN"/>
            </w:rPr>
            <w:t>方案</w:t>
          </w:r>
          <w:r>
            <w:rPr>
              <w:rStyle w:val="CPTVariable"/>
              <w:rFonts w:hint="eastAsia"/>
              <w:lang w:eastAsia="zh-CN"/>
            </w:rPr>
            <w:t>偏离</w:t>
          </w:r>
          <w:r>
            <w:rPr>
              <w:rStyle w:val="CPTVariable"/>
              <w:lang w:eastAsia="zh-CN"/>
            </w:rPr>
            <w:t>会由研究队伍在研究过程中依照</w:t>
          </w:r>
          <w:commentRangeStart w:id="226"/>
          <w:commentRangeStart w:id="227"/>
          <w:r>
            <w:rPr>
              <w:rStyle w:val="CPTVariable"/>
              <w:rFonts w:hint="eastAsia"/>
              <w:lang w:eastAsia="zh-CN"/>
            </w:rPr>
            <w:t>方案偏离管理计划</w:t>
          </w:r>
          <w:r>
            <w:rPr>
              <w:rStyle w:val="CPTVariable"/>
              <w:rFonts w:hint="eastAsia"/>
              <w:lang w:eastAsia="zh-CN"/>
            </w:rPr>
            <w:t>/</w:t>
          </w:r>
          <w:r>
            <w:rPr>
              <w:rStyle w:val="CPTVariable"/>
              <w:lang w:eastAsia="zh-CN"/>
            </w:rPr>
            <w:t>医学监查计划</w:t>
          </w:r>
          <w:commentRangeEnd w:id="226"/>
          <w:r>
            <w:rPr>
              <w:rStyle w:val="CommentReference"/>
              <w:rFonts w:cs="Cordia New" w:eastAsiaTheme="minorEastAsia"/>
              <w:lang w:val="en-US"/>
            </w:rPr>
            <w:commentReference w:id="226"/>
          </w:r>
          <w:commentRangeEnd w:id="227"/>
          <w:r>
            <w:commentReference w:id="227"/>
          </w:r>
          <w:r>
            <w:rPr>
              <w:rStyle w:val="CPTVariable"/>
              <w:lang w:eastAsia="zh-CN"/>
            </w:rPr>
            <w:t>中的相关规定进行跟踪。</w:t>
          </w:r>
        </w:p>
        <w:p w:rsidR="002330F8" w:rsidRDefault="00394453" w14:paraId="0E955BA1" w14:textId="05FA4BC1">
          <w:pPr>
            <w:numPr>
              <w:ilvl w:val="1"/>
              <w:numId w:val="40"/>
            </w:numPr>
            <w:ind w:left="714" w:hanging="357"/>
            <w:jc w:val="both"/>
            <w:rPr>
              <w:rStyle w:val="CPTVariable"/>
              <w:lang w:eastAsia="zh-CN"/>
            </w:rPr>
          </w:pPr>
          <w:r>
            <w:rPr>
              <w:rStyle w:val="CPTVariable"/>
              <w:lang w:eastAsia="zh-CN"/>
            </w:rPr>
            <w:t>所有数据会在数据库冻结之前经过审核，以保证所有重要的方案</w:t>
          </w:r>
          <w:r>
            <w:rPr>
              <w:rStyle w:val="CPTVariable"/>
              <w:rFonts w:hint="eastAsia"/>
              <w:lang w:eastAsia="zh-CN"/>
            </w:rPr>
            <w:t>偏离</w:t>
          </w:r>
          <w:r>
            <w:rPr>
              <w:rStyle w:val="CPTVariable"/>
              <w:lang w:eastAsia="zh-CN"/>
            </w:rPr>
            <w:t>和可能导致从分析中排除受试者的</w:t>
          </w:r>
          <w:r>
            <w:rPr>
              <w:rStyle w:val="CPTVariable"/>
              <w:rFonts w:hint="eastAsia"/>
              <w:lang w:eastAsia="zh-CN"/>
            </w:rPr>
            <w:t>方案偏离</w:t>
          </w:r>
          <w:r>
            <w:rPr>
              <w:rStyle w:val="CPTVariable"/>
              <w:lang w:eastAsia="zh-CN"/>
            </w:rPr>
            <w:t>能够被采集并且在方案</w:t>
          </w:r>
          <w:r>
            <w:rPr>
              <w:rStyle w:val="CPTVariable"/>
              <w:rFonts w:hint="eastAsia"/>
              <w:lang w:eastAsia="zh-CN"/>
            </w:rPr>
            <w:t>偏离</w:t>
          </w:r>
          <w:r>
            <w:rPr>
              <w:rStyle w:val="CPTVariable"/>
              <w:lang w:eastAsia="zh-CN"/>
            </w:rPr>
            <w:t>数据集中进行分类。</w:t>
          </w:r>
        </w:p>
        <w:p w:rsidR="002330F8" w:rsidRDefault="00394453" w14:paraId="0E955BA2" w14:textId="77777777">
          <w:pPr>
            <w:pStyle w:val="listbull"/>
            <w:numPr>
              <w:ilvl w:val="0"/>
              <w:numId w:val="19"/>
            </w:numPr>
            <w:spacing w:before="120"/>
            <w:jc w:val="both"/>
            <w:rPr>
              <w:lang w:eastAsia="zh-CN"/>
            </w:rPr>
          </w:pPr>
          <w:r>
            <w:rPr>
              <w:rStyle w:val="CPTVariable"/>
              <w:rFonts w:hint="eastAsia"/>
              <w:lang w:eastAsia="zh-CN"/>
            </w:rPr>
            <w:t>将单独呈现针对入选</w:t>
          </w:r>
          <w:r>
            <w:rPr>
              <w:rStyle w:val="CPTVariable"/>
              <w:rFonts w:hint="eastAsia"/>
              <w:lang w:eastAsia="zh-CN"/>
            </w:rPr>
            <w:t>/</w:t>
          </w:r>
          <w:r>
            <w:rPr>
              <w:rStyle w:val="CPTVariable"/>
              <w:rFonts w:hint="eastAsia"/>
              <w:lang w:eastAsia="zh-CN"/>
            </w:rPr>
            <w:t>排除标准的方案偏离的汇总表。该汇总表将基于</w:t>
          </w:r>
          <w:r>
            <w:rPr>
              <w:rStyle w:val="CPTVariable"/>
              <w:rFonts w:hint="eastAsia"/>
              <w:lang w:eastAsia="zh-CN"/>
            </w:rPr>
            <w:t>eCRF</w:t>
          </w:r>
          <w:r>
            <w:rPr>
              <w:rStyle w:val="CPTVariable"/>
              <w:rFonts w:hint="eastAsia"/>
              <w:lang w:eastAsia="zh-CN"/>
            </w:rPr>
            <w:t>入选</w:t>
          </w:r>
          <w:r>
            <w:rPr>
              <w:rStyle w:val="CPTVariable"/>
              <w:rFonts w:hint="eastAsia"/>
              <w:lang w:eastAsia="zh-CN"/>
            </w:rPr>
            <w:t>/</w:t>
          </w:r>
          <w:r>
            <w:rPr>
              <w:rStyle w:val="CPTVariable"/>
              <w:rFonts w:hint="eastAsia"/>
              <w:lang w:eastAsia="zh-CN"/>
            </w:rPr>
            <w:t>排除标准页面记录的数据。</w:t>
          </w:r>
        </w:p>
      </w:sdtContent>
    </w:sdt>
    <w:bookmarkStart w:name="_Toc201319793" w:displacedByCustomXml="next" w:id="228"/>
    <w:bookmarkStart w:name="_Toc75640036" w:displacedByCustomXml="next" w:id="229"/>
    <w:bookmarkStart w:name="_Toc518655976" w:displacedByCustomXml="next" w:id="230"/>
    <w:bookmarkStart w:name="_Toc518466162" w:displacedByCustomXml="next" w:id="231"/>
    <w:bookmarkStart w:name="_Toc521400468" w:displacedByCustomXml="next" w:id="232"/>
    <w:sdt>
      <w:sdtPr>
        <w:rPr>
          <w:rFonts w:ascii="Times New Roman" w:hAnsi="Times New Roman" w:eastAsia="SimSun"/>
          <w:sz w:val="24"/>
          <w:szCs w:val="24"/>
        </w:rPr>
        <w:alias w:val="Data Handling Conventions"/>
        <w:tag w:val="Data Handling Conventions"/>
        <w:id w:val="-1131778931"/>
        <w:lock w:val="sdtContentLocked"/>
        <w:placeholder>
          <w:docPart w:val="4FCFCF027EC644E4899FBD7381B3623F"/>
        </w:placeholder>
      </w:sdtPr>
      <w:sdtEndPr>
        <w:rPr>
          <w:rFonts w:ascii="宋体" w:hAnsi="宋体" w:eastAsia="宋体" w:asciiTheme="majorEastAsia" w:hAnsiTheme="majorEastAsia" w:eastAsiaTheme="majorEastAsia"/>
          <w:sz w:val="28"/>
          <w:szCs w:val="28"/>
        </w:rPr>
      </w:sdtEndPr>
      <w:sdtContent>
        <w:p w:rsidR="002330F8" w:rsidRDefault="00394453" w14:paraId="0E955BA3" w14:textId="77777777">
          <w:pPr>
            <w:pStyle w:val="Heading1"/>
            <w:pageBreakBefore w:val="0"/>
            <w:ind w:left="1077" w:hanging="1077"/>
            <w:rPr>
              <w:rFonts w:hint="eastAsia" w:asciiTheme="majorEastAsia" w:hAnsiTheme="majorEastAsia"/>
              <w:lang w:eastAsia="zh-CN"/>
            </w:rPr>
          </w:pPr>
          <w:r>
            <w:rPr>
              <w:rFonts w:hint="eastAsia" w:cs="Microsoft YaHei" w:asciiTheme="majorEastAsia" w:hAnsiTheme="majorEastAsia"/>
            </w:rPr>
            <w:t>统计</w:t>
          </w:r>
          <w:r>
            <w:rPr>
              <w:rFonts w:hint="eastAsia" w:cs="MS Gothic" w:asciiTheme="majorEastAsia" w:hAnsiTheme="majorEastAsia"/>
            </w:rPr>
            <w:t>分析一般</w:t>
          </w:r>
          <w:r>
            <w:rPr>
              <w:rFonts w:hint="eastAsia" w:cs="Microsoft YaHei" w:asciiTheme="majorEastAsia" w:hAnsiTheme="majorEastAsia"/>
            </w:rPr>
            <w:t>规则</w:t>
          </w:r>
          <w:r>
            <w:rPr>
              <w:rFonts w:hint="eastAsia" w:cs="MS Gothic" w:asciiTheme="majorEastAsia" w:hAnsiTheme="majorEastAsia"/>
            </w:rPr>
            <w:t>以及数据</w:t>
          </w:r>
          <w:r>
            <w:rPr>
              <w:rFonts w:hint="eastAsia" w:cs="Microsoft YaHei" w:asciiTheme="majorEastAsia" w:hAnsiTheme="majorEastAsia"/>
            </w:rPr>
            <w:t>处</w:t>
          </w:r>
          <w:r>
            <w:rPr>
              <w:rFonts w:hint="eastAsia" w:cs="MS Gothic" w:asciiTheme="majorEastAsia" w:hAnsiTheme="majorEastAsia"/>
            </w:rPr>
            <w:t>理</w:t>
          </w:r>
          <w:r>
            <w:rPr>
              <w:rFonts w:hint="eastAsia" w:cs="Microsoft YaHei" w:asciiTheme="majorEastAsia" w:hAnsiTheme="majorEastAsia"/>
            </w:rPr>
            <w:t>规则</w:t>
          </w:r>
        </w:p>
      </w:sdtContent>
    </w:sdt>
    <w:bookmarkEnd w:displacedByCustomXml="prev" w:id="228"/>
    <w:bookmarkEnd w:displacedByCustomXml="next" w:id="229"/>
    <w:sdt>
      <w:sdtPr>
        <w:rPr>
          <w:rStyle w:val="CPTVariable"/>
        </w:rPr>
        <w:alias w:val="CPT:DataHandlingConventions"/>
        <w:tag w:val="DataHandlingConventions"/>
        <w:id w:val="-1302061959"/>
        <w:placeholder>
          <w:docPart w:val="7282075319D8405EA354093E579ACFC2"/>
        </w:placeholder>
      </w:sdtPr>
      <w:sdtEndPr>
        <w:rPr>
          <w:rStyle w:val="CPTVariable"/>
        </w:rPr>
      </w:sdtEndPr>
      <w:sdtContent>
        <w:p w:rsidR="002330F8" w:rsidRDefault="00394453" w14:paraId="0E955BA4" w14:textId="77777777">
          <w:pPr>
            <w:ind w:firstLine="480" w:firstLineChars="200"/>
            <w:rPr>
              <w:rStyle w:val="CPTVariable"/>
              <w:lang w:eastAsia="zh-CN"/>
            </w:rPr>
          </w:pPr>
          <w:r>
            <w:rPr>
              <w:rStyle w:val="CPTVariable"/>
              <w:lang w:eastAsia="zh-CN"/>
            </w:rPr>
            <w:t>将使用</w:t>
          </w:r>
          <w:r>
            <w:rPr>
              <w:rStyle w:val="CPTVariable"/>
              <w:lang w:eastAsia="zh-CN"/>
            </w:rPr>
            <w:t>SAS®</w:t>
          </w:r>
          <w:r>
            <w:rPr>
              <w:rStyle w:val="CPTVariable"/>
              <w:lang w:eastAsia="zh-CN"/>
            </w:rPr>
            <w:t>系统</w:t>
          </w:r>
          <w:r>
            <w:rPr>
              <w:rStyle w:val="CPTVariable"/>
              <w:lang w:eastAsia="zh-CN"/>
            </w:rPr>
            <w:t>9.4</w:t>
          </w:r>
          <w:r>
            <w:rPr>
              <w:rStyle w:val="CPTVariable"/>
              <w:lang w:eastAsia="zh-CN"/>
            </w:rPr>
            <w:t>或以上版本进行分析，所有的表格、图片和列表将会以</w:t>
          </w:r>
          <w:commentRangeStart w:id="233"/>
          <w:r>
            <w:rPr>
              <w:rStyle w:val="CPTVariable"/>
              <w:color w:val="0000FF"/>
              <w:lang w:eastAsia="zh-CN"/>
            </w:rPr>
            <w:t>RTF</w:t>
          </w:r>
          <w:r>
            <w:rPr>
              <w:rStyle w:val="CPTVariable"/>
              <w:rFonts w:hint="eastAsia"/>
              <w:color w:val="0000FF"/>
              <w:lang w:eastAsia="zh-CN"/>
            </w:rPr>
            <w:t>/</w:t>
          </w:r>
          <w:r>
            <w:rPr>
              <w:rStyle w:val="CPTVariable"/>
              <w:color w:val="0000FF"/>
              <w:lang w:eastAsia="zh-CN"/>
            </w:rPr>
            <w:t>PDF</w:t>
          </w:r>
          <w:commentRangeEnd w:id="233"/>
          <w:r>
            <w:rPr>
              <w:rStyle w:val="CommentReference"/>
            </w:rPr>
            <w:commentReference w:id="233"/>
          </w:r>
          <w:r>
            <w:rPr>
              <w:rStyle w:val="CPTVariable"/>
              <w:lang w:eastAsia="zh-CN"/>
            </w:rPr>
            <w:t>文件形式生成。</w:t>
          </w:r>
        </w:p>
        <w:p w:rsidR="002330F8" w:rsidRDefault="00394453" w14:paraId="0E955BA5" w14:textId="4682BF88">
          <w:pPr>
            <w:ind w:firstLine="480" w:firstLineChars="200"/>
            <w:rPr>
              <w:rStyle w:val="CPTVariable"/>
              <w:lang w:eastAsia="zh-CN"/>
            </w:rPr>
          </w:pPr>
          <w:r>
            <w:rPr>
              <w:rStyle w:val="CPTVariable"/>
              <w:lang w:eastAsia="zh-CN"/>
            </w:rPr>
            <w:t>在描述性统计分析时，除非特别说明，对于分类型数据，将提供</w:t>
          </w:r>
          <w:r w:rsidR="005B5905">
            <w:rPr>
              <w:rStyle w:val="CPTVariable"/>
              <w:rFonts w:hint="eastAsia"/>
              <w:lang w:eastAsia="zh-CN"/>
            </w:rPr>
            <w:t>各个</w:t>
          </w:r>
          <w:r>
            <w:rPr>
              <w:rStyle w:val="CPTVariable"/>
              <w:lang w:eastAsia="zh-CN"/>
            </w:rPr>
            <w:t>治疗组或</w:t>
          </w:r>
          <w:proofErr w:type="gramStart"/>
          <w:r>
            <w:rPr>
              <w:rStyle w:val="CPTVariable"/>
              <w:lang w:eastAsia="zh-CN"/>
            </w:rPr>
            <w:t>合计组</w:t>
          </w:r>
          <w:proofErr w:type="gramEnd"/>
          <w:r>
            <w:rPr>
              <w:rStyle w:val="CPTVariable"/>
              <w:lang w:eastAsia="zh-CN"/>
            </w:rPr>
            <w:t>受试者人数（</w:t>
          </w:r>
          <w:r>
            <w:rPr>
              <w:rStyle w:val="CPTVariable"/>
              <w:lang w:eastAsia="zh-CN"/>
            </w:rPr>
            <w:t>N</w:t>
          </w:r>
          <w:r>
            <w:rPr>
              <w:rStyle w:val="CPTVariable"/>
              <w:lang w:eastAsia="zh-CN"/>
            </w:rPr>
            <w:t>）、各分类水平下的</w:t>
          </w:r>
          <w:commentRangeStart w:id="234"/>
          <w:commentRangeStart w:id="235"/>
          <w:commentRangeStart w:id="236"/>
          <w:r>
            <w:rPr>
              <w:rStyle w:val="CPTVariable"/>
              <w:lang w:eastAsia="zh-CN"/>
            </w:rPr>
            <w:t>受试者人数</w:t>
          </w:r>
          <w:commentRangeEnd w:id="234"/>
          <w:r w:rsidR="00564D2E">
            <w:rPr>
              <w:rStyle w:val="CommentReference"/>
            </w:rPr>
            <w:commentReference w:id="234"/>
          </w:r>
          <w:commentRangeEnd w:id="235"/>
          <w:r w:rsidR="00DD6571">
            <w:rPr>
              <w:rStyle w:val="CommentReference"/>
            </w:rPr>
            <w:commentReference w:id="235"/>
          </w:r>
          <w:commentRangeEnd w:id="236"/>
          <w:r w:rsidR="002319BB">
            <w:rPr>
              <w:rStyle w:val="CommentReference"/>
            </w:rPr>
            <w:commentReference w:id="236"/>
          </w:r>
          <w:r>
            <w:rPr>
              <w:rStyle w:val="CPTVariable"/>
              <w:lang w:eastAsia="zh-CN"/>
            </w:rPr>
            <w:t>与百分比（</w:t>
          </w:r>
          <w:r>
            <w:rPr>
              <w:rStyle w:val="CPTVariable"/>
              <w:lang w:eastAsia="zh-CN"/>
            </w:rPr>
            <w:t>%</w:t>
          </w:r>
          <w:r>
            <w:rPr>
              <w:rStyle w:val="CPTVariable"/>
              <w:lang w:eastAsia="zh-CN"/>
            </w:rPr>
            <w:t>）、以及缺失人数与百分比。对于连续型数据，将提供</w:t>
          </w:r>
          <w:r w:rsidR="00F06B3A">
            <w:rPr>
              <w:rStyle w:val="CPTVariable"/>
              <w:rFonts w:hint="eastAsia"/>
              <w:lang w:eastAsia="zh-CN"/>
            </w:rPr>
            <w:t>各个</w:t>
          </w:r>
          <w:r>
            <w:rPr>
              <w:rStyle w:val="CPTVariable"/>
              <w:lang w:eastAsia="zh-CN"/>
            </w:rPr>
            <w:t>治疗组或</w:t>
          </w:r>
          <w:proofErr w:type="gramStart"/>
          <w:r>
            <w:rPr>
              <w:rStyle w:val="CPTVariable"/>
              <w:lang w:eastAsia="zh-CN"/>
            </w:rPr>
            <w:t>合计组</w:t>
          </w:r>
          <w:proofErr w:type="gramEnd"/>
          <w:r>
            <w:rPr>
              <w:rStyle w:val="CPTVariable"/>
              <w:lang w:eastAsia="zh-CN"/>
            </w:rPr>
            <w:t>受试者人数（</w:t>
          </w:r>
          <w:r>
            <w:rPr>
              <w:rStyle w:val="CPTVariable"/>
              <w:lang w:eastAsia="zh-CN"/>
            </w:rPr>
            <w:t>N</w:t>
          </w:r>
          <w:r>
            <w:rPr>
              <w:rStyle w:val="CPTVariable"/>
              <w:lang w:eastAsia="zh-CN"/>
            </w:rPr>
            <w:t>）、结果无缺失的受试者人数（</w:t>
          </w:r>
          <w:r>
            <w:rPr>
              <w:rStyle w:val="CPTVariable"/>
              <w:lang w:eastAsia="zh-CN"/>
            </w:rPr>
            <w:t>n</w:t>
          </w:r>
          <w:r>
            <w:rPr>
              <w:rStyle w:val="CPTVariable"/>
              <w:lang w:eastAsia="zh-CN"/>
            </w:rPr>
            <w:t>）与缺失人数（</w:t>
          </w:r>
          <w:proofErr w:type="spellStart"/>
          <w:r>
            <w:rPr>
              <w:rStyle w:val="CPTVariable"/>
              <w:lang w:eastAsia="zh-CN"/>
            </w:rPr>
            <w:t>nmiss</w:t>
          </w:r>
          <w:proofErr w:type="spellEnd"/>
          <w:r>
            <w:rPr>
              <w:rStyle w:val="CPTVariable"/>
              <w:lang w:eastAsia="zh-CN"/>
            </w:rPr>
            <w:t>）、算术平均数、标准差、中位数、最小值、最大值。</w:t>
          </w:r>
        </w:p>
        <w:p w:rsidR="002330F8" w:rsidRDefault="00394453" w14:paraId="0E955BA6" w14:textId="77777777">
          <w:pPr>
            <w:ind w:firstLine="480" w:firstLineChars="200"/>
            <w:rPr>
              <w:rStyle w:val="CPTVariable"/>
              <w:lang w:eastAsia="zh-CN"/>
            </w:rPr>
          </w:pPr>
          <w:r>
            <w:rPr>
              <w:rStyle w:val="CPTVariable"/>
            </w:rPr>
            <w:fldChar w:fldCharType="begin"/>
          </w:r>
          <w:r>
            <w:rPr>
              <w:rStyle w:val="CPTVariable"/>
              <w:lang w:eastAsia="zh-CN"/>
            </w:rPr>
            <w:instrText xml:space="preserve"> REF _Ref75639262 \n \h  \* MERGEFORMAT </w:instrText>
          </w:r>
          <w:r>
            <w:rPr>
              <w:rStyle w:val="CPTVariable"/>
            </w:rPr>
          </w:r>
          <w:r>
            <w:rPr>
              <w:rStyle w:val="CPTVariable"/>
            </w:rPr>
            <w:fldChar w:fldCharType="separate"/>
          </w:r>
          <w:r>
            <w:rPr>
              <w:rStyle w:val="CPTVariable"/>
              <w:rFonts w:hint="eastAsia"/>
              <w:lang w:eastAsia="zh-CN"/>
            </w:rPr>
            <w:t>表</w:t>
          </w:r>
          <w:r>
            <w:rPr>
              <w:rStyle w:val="CPTVariable"/>
              <w:rFonts w:hint="eastAsia"/>
              <w:lang w:eastAsia="zh-CN"/>
            </w:rPr>
            <w:t>2</w:t>
          </w:r>
          <w:r>
            <w:rPr>
              <w:rStyle w:val="CPTVariable"/>
            </w:rPr>
            <w:fldChar w:fldCharType="end"/>
          </w:r>
          <w:r>
            <w:rPr>
              <w:rStyle w:val="CPTVariable"/>
              <w:lang w:eastAsia="zh-CN"/>
            </w:rPr>
            <w:t>提供了</w:t>
          </w:r>
          <w:r>
            <w:rPr>
              <w:rStyle w:val="CPTVariable"/>
              <w:lang w:eastAsia="zh-CN"/>
            </w:rPr>
            <w:t>SAP</w:t>
          </w:r>
          <w:r>
            <w:rPr>
              <w:rStyle w:val="CPTVariable"/>
              <w:lang w:eastAsia="zh-CN"/>
            </w:rPr>
            <w:t>中关于统计分析一般规则以及数据处理规则等附录的概述。</w:t>
          </w:r>
        </w:p>
        <w:p w:rsidR="002330F8" w:rsidRDefault="00394453" w14:paraId="0E955BA7" w14:textId="77777777">
          <w:pPr>
            <w:pStyle w:val="captiontable"/>
            <w:numPr>
              <w:ilvl w:val="2"/>
              <w:numId w:val="20"/>
            </w:numPr>
            <w:spacing w:before="120" w:after="120"/>
            <w:rPr>
              <w:rStyle w:val="CPTVariable"/>
            </w:rPr>
          </w:pPr>
          <w:bookmarkStart w:name="Table1" w:id="237"/>
          <w:bookmarkStart w:name="_Ref75639262" w:id="238"/>
          <w:bookmarkEnd w:id="237"/>
          <w:proofErr w:type="spellStart"/>
          <w:r>
            <w:rPr>
              <w:rStyle w:val="CPTVariable"/>
              <w:rFonts w:hint="eastAsia"/>
            </w:rPr>
            <w:t>附录概览</w:t>
          </w:r>
          <w:bookmarkEnd w:id="238"/>
          <w:proofErr w:type="spellEnd"/>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0"/>
          </w:tblGrid>
          <w:tr w:rsidR="002330F8" w14:paraId="0E955BA9" w14:textId="77777777">
            <w:trPr>
              <w:tblHeader/>
            </w:trPr>
            <w:tc>
              <w:tcPr>
                <w:tcW w:w="9350" w:type="dxa"/>
                <w:shd w:val="clear" w:color="auto" w:fill="B8CCE4" w:themeFill="accent1" w:themeFillTint="66"/>
              </w:tcPr>
              <w:p w:rsidR="002330F8" w:rsidRDefault="00394453" w14:paraId="0E955BA8" w14:textId="77777777">
                <w:pPr>
                  <w:rPr>
                    <w:rStyle w:val="CPTVariable"/>
                    <w:b/>
                    <w:bCs/>
                  </w:rPr>
                </w:pPr>
                <w:proofErr w:type="spellStart"/>
                <w:r>
                  <w:rPr>
                    <w:rStyle w:val="CPTVariable"/>
                    <w:rFonts w:hint="eastAsia"/>
                    <w:b/>
                    <w:bCs/>
                  </w:rPr>
                  <w:t>附录组成</w:t>
                </w:r>
                <w:proofErr w:type="spellEnd"/>
              </w:p>
            </w:tc>
          </w:tr>
          <w:tr w:rsidR="002330F8" w14:paraId="0E955BAB" w14:textId="77777777">
            <w:tc>
              <w:tcPr>
                <w:tcW w:w="9350" w:type="dxa"/>
              </w:tcPr>
              <w:p w:rsidR="002330F8" w:rsidRDefault="00394453" w14:paraId="0E955BAA" w14:textId="77777777">
                <w:pPr>
                  <w:rPr>
                    <w:rStyle w:val="CPTVariable"/>
                    <w:lang w:eastAsia="zh-CN"/>
                  </w:rPr>
                </w:pPr>
                <w:r>
                  <w:rPr>
                    <w:rStyle w:val="CPTVariable"/>
                    <w:rFonts w:hint="eastAsia"/>
                    <w:lang w:eastAsia="zh-CN"/>
                  </w:rPr>
                  <w:t>附录</w:t>
                </w:r>
                <w:r>
                  <w:rPr>
                    <w:rStyle w:val="CPTVariable"/>
                    <w:rFonts w:hint="eastAsia"/>
                    <w:lang w:eastAsia="zh-CN"/>
                  </w:rPr>
                  <w:t>1</w:t>
                </w:r>
                <w:r>
                  <w:rPr>
                    <w:rStyle w:val="CPTVariable"/>
                    <w:lang w:eastAsia="zh-CN"/>
                  </w:rPr>
                  <w:t xml:space="preserve">: </w:t>
                </w:r>
                <w:r>
                  <w:rPr>
                    <w:rFonts w:hint="eastAsia" w:cs="Times New Roman"/>
                    <w:lang w:eastAsia="zh-CN"/>
                  </w:rPr>
                  <w:t>访视和分析窗</w:t>
                </w:r>
              </w:p>
            </w:tc>
          </w:tr>
          <w:tr w:rsidR="002330F8" w14:paraId="0E955BAD" w14:textId="77777777">
            <w:tc>
              <w:tcPr>
                <w:tcW w:w="9350" w:type="dxa"/>
              </w:tcPr>
              <w:p w:rsidR="002330F8" w:rsidRDefault="00394453" w14:paraId="0E955BAC" w14:textId="77777777">
                <w:pPr>
                  <w:rPr>
                    <w:rStyle w:val="CPTVariable"/>
                    <w:lang w:eastAsia="zh-CN"/>
                  </w:rPr>
                </w:pPr>
                <w:r>
                  <w:rPr>
                    <w:rStyle w:val="CPTVariable"/>
                    <w:rFonts w:hint="eastAsia"/>
                    <w:lang w:eastAsia="zh-CN"/>
                  </w:rPr>
                  <w:t>附录</w:t>
                </w:r>
                <w:r>
                  <w:rPr>
                    <w:rStyle w:val="CPTVariable"/>
                    <w:lang w:eastAsia="zh-CN"/>
                  </w:rPr>
                  <w:t xml:space="preserve"> 2: </w:t>
                </w:r>
                <w:r>
                  <w:rPr>
                    <w:rStyle w:val="CPTVariable"/>
                    <w:lang w:eastAsia="zh-CN"/>
                  </w:rPr>
                  <w:t>数据展示</w:t>
                </w:r>
                <w:r>
                  <w:rPr>
                    <w:rStyle w:val="CPTVariable"/>
                    <w:rFonts w:hint="eastAsia"/>
                    <w:lang w:eastAsia="zh-CN"/>
                  </w:rPr>
                  <w:t>标准及处理规则</w:t>
                </w:r>
              </w:p>
            </w:tc>
          </w:tr>
          <w:tr w:rsidR="002330F8" w14:paraId="0E955BAF" w14:textId="77777777">
            <w:tc>
              <w:tcPr>
                <w:tcW w:w="9350" w:type="dxa"/>
              </w:tcPr>
              <w:p w:rsidR="002330F8" w:rsidRDefault="00394453" w14:paraId="0E955BAE" w14:textId="77777777">
                <w:pPr>
                  <w:rPr>
                    <w:rStyle w:val="CPTVariable"/>
                    <w:lang w:eastAsia="zh-CN"/>
                  </w:rPr>
                </w:pPr>
                <w:r>
                  <w:rPr>
                    <w:rStyle w:val="CPTVariable"/>
                    <w:rFonts w:hint="eastAsia"/>
                    <w:lang w:eastAsia="zh-CN"/>
                  </w:rPr>
                  <w:t>附录</w:t>
                </w:r>
                <w:r>
                  <w:rPr>
                    <w:rStyle w:val="CPTVariable"/>
                    <w:lang w:eastAsia="zh-CN"/>
                  </w:rPr>
                  <w:t xml:space="preserve"> 3: </w:t>
                </w:r>
                <w:r>
                  <w:rPr>
                    <w:rStyle w:val="CPTVariable"/>
                    <w:lang w:eastAsia="zh-CN"/>
                  </w:rPr>
                  <w:t>提前退出及缺失数据</w:t>
                </w:r>
                <w:r>
                  <w:rPr>
                    <w:rStyle w:val="CPTVariable"/>
                    <w:rFonts w:hint="eastAsia"/>
                    <w:lang w:eastAsia="zh-CN"/>
                  </w:rPr>
                  <w:t>处理</w:t>
                </w:r>
              </w:p>
            </w:tc>
          </w:tr>
          <w:tr w:rsidR="002330F8" w14:paraId="0E955BB1" w14:textId="77777777">
            <w:tc>
              <w:tcPr>
                <w:tcW w:w="9350" w:type="dxa"/>
              </w:tcPr>
              <w:p w:rsidR="002330F8" w:rsidRDefault="00394453" w14:paraId="0E955BB0" w14:textId="77777777">
                <w:pPr>
                  <w:rPr>
                    <w:rStyle w:val="CPTVariable"/>
                    <w:lang w:eastAsia="zh-CN"/>
                  </w:rPr>
                </w:pPr>
                <w:r>
                  <w:rPr>
                    <w:rStyle w:val="CPTVariable"/>
                    <w:rFonts w:hint="eastAsia"/>
                    <w:lang w:eastAsia="zh-CN"/>
                  </w:rPr>
                  <w:t>附录</w:t>
                </w:r>
                <w:r>
                  <w:rPr>
                    <w:rStyle w:val="CPTVariable"/>
                    <w:rFonts w:hint="eastAsia"/>
                    <w:lang w:eastAsia="zh-CN"/>
                  </w:rPr>
                  <w:t xml:space="preserve">4: </w:t>
                </w:r>
                <w:r>
                  <w:rPr>
                    <w:rStyle w:val="CPTVariable"/>
                    <w:rFonts w:hint="eastAsia"/>
                    <w:lang w:eastAsia="zh-CN"/>
                  </w:rPr>
                  <w:t>缩略语表</w:t>
                </w:r>
              </w:p>
            </w:tc>
          </w:tr>
        </w:tbl>
        <w:p w:rsidR="002330F8" w:rsidRDefault="0097759B" w14:paraId="0E955BB2" w14:textId="77777777">
          <w:pPr>
            <w:rPr>
              <w:lang w:val="en-GB"/>
            </w:rPr>
          </w:pPr>
        </w:p>
      </w:sdtContent>
    </w:sdt>
    <w:bookmarkStart w:name="_Toc75640037" w:id="239"/>
    <w:bookmarkStart w:name="_Toc201319794" w:id="240"/>
    <w:p w:rsidR="002330F8" w:rsidRDefault="0097759B" w14:paraId="0E955BB3" w14:textId="77777777">
      <w:pPr>
        <w:pStyle w:val="Heading1"/>
        <w:pageBreakBefore w:val="0"/>
        <w:ind w:left="1077" w:hanging="1077"/>
        <w:rPr>
          <w:rFonts w:hint="eastAsia"/>
        </w:rPr>
      </w:pPr>
      <w:sdt>
        <w:sdtPr>
          <w:rPr>
            <w:rFonts w:ascii="Times New Roman" w:hAnsi="Times New Roman" w:eastAsia="SimSun"/>
            <w:sz w:val="24"/>
          </w:rPr>
          <w:alias w:val="Study Population Analysis"/>
          <w:tag w:val="Study Population Analysis"/>
          <w:id w:val="868421081"/>
          <w:lock w:val="sdtContentLocked"/>
          <w:placeholder>
            <w:docPart w:val="5C9B5A6F6953497FAB4C4051FE50D324"/>
          </w:placeholder>
        </w:sdtPr>
        <w:sdtEndPr>
          <w:rPr>
            <w:rFonts w:ascii="Times New Roman Bold" w:hAnsi="Times New Roman Bold" w:eastAsiaTheme="majorEastAsia"/>
            <w:sz w:val="28"/>
          </w:rPr>
        </w:sdtEndPr>
        <w:sdtContent>
          <w:r w:rsidR="00394453">
            <w:rPr>
              <w:rFonts w:hint="eastAsia" w:asciiTheme="minorEastAsia" w:hAnsiTheme="minorEastAsia" w:eastAsiaTheme="minorEastAsia"/>
              <w:lang w:eastAsia="zh-CN"/>
            </w:rPr>
            <w:t>研究人群分析</w:t>
          </w:r>
          <w:bookmarkEnd w:id="232"/>
          <w:bookmarkEnd w:id="231"/>
          <w:bookmarkEnd w:id="230"/>
        </w:sdtContent>
      </w:sdt>
      <w:bookmarkEnd w:id="239"/>
      <w:bookmarkEnd w:id="240"/>
    </w:p>
    <w:bookmarkStart w:name="_Toc201319795" w:displacedByCustomXml="next" w:id="241"/>
    <w:bookmarkStart w:name="_Toc75640038" w:displacedByCustomXml="next" w:id="242"/>
    <w:sdt>
      <w:sdtPr>
        <w:alias w:val="Overview of Population Analyses"/>
        <w:tag w:val="Overview of Population Analyses"/>
        <w:id w:val="-1245181018"/>
        <w:lock w:val="sdtLocked"/>
        <w:placeholder>
          <w:docPart w:val="5C9B5A6F6953497FAB4C4051FE50D324"/>
        </w:placeholder>
      </w:sdtPr>
      <w:sdtEndPr/>
      <w:sdtContent>
        <w:p w:rsidR="002330F8" w:rsidRDefault="00394453" w14:paraId="0E955BB4" w14:textId="77777777">
          <w:pPr>
            <w:pStyle w:val="Heading2"/>
            <w:rPr>
              <w:rFonts w:hint="eastAsia"/>
              <w:lang w:eastAsia="zh-CN"/>
            </w:rPr>
          </w:pPr>
          <w:r>
            <w:rPr>
              <w:rFonts w:hint="eastAsia" w:cs="Microsoft YaHei" w:asciiTheme="majorEastAsia" w:hAnsiTheme="majorEastAsia"/>
              <w:lang w:eastAsia="zh-CN"/>
            </w:rPr>
            <w:t>计划进行的研究人群分析概述</w:t>
          </w:r>
        </w:p>
      </w:sdtContent>
    </w:sdt>
    <w:bookmarkEnd w:displacedByCustomXml="prev" w:id="241"/>
    <w:bookmarkEnd w:displacedByCustomXml="next" w:id="242"/>
    <w:sdt>
      <w:sdtPr>
        <w:alias w:val="CPT:OverviewofPopulationAnalyses"/>
        <w:tag w:val="OverviewofPopulationAnalyses"/>
        <w:id w:val="-69430523"/>
        <w:placeholder>
          <w:docPart w:val="E9ECA3F3F0D94ACF8361C4BD6ACFD3FE"/>
        </w:placeholder>
        <w:rPr>
          <w:rStyle w:val="CPTVariable"/>
          <w:rFonts w:cs="Times New Roman"/>
        </w:rPr>
      </w:sdtPr>
      <w:sdtEndPr>
        <w:rPr>
          <w:rStyle w:val="DefaultParagraphFont"/>
          <w:rFonts w:eastAsia="MS Mincho" w:cs="Times New Roman"/>
          <w:lang w:eastAsia="ja-JP"/>
        </w:rPr>
      </w:sdtEndPr>
      <w:sdtContent>
        <w:p w:rsidR="002330F8" w:rsidRDefault="00394453" w14:paraId="0E955BB5" w14:textId="6D26C705">
          <w:pPr>
            <w:jc w:val="both"/>
            <w:rPr>
              <w:rStyle w:val="CPTVariable"/>
              <w:lang w:eastAsia="zh-CN"/>
            </w:rPr>
          </w:pPr>
          <w:r>
            <w:rPr>
              <w:rStyle w:val="CPTVariable"/>
              <w:rFonts w:hint="eastAsia"/>
              <w:lang w:eastAsia="zh-CN"/>
            </w:rPr>
            <w:t>除非另外说明，研究人群分析将基于</w:t>
          </w:r>
          <w:r>
            <w:rPr>
              <w:rStyle w:val="CPTVariable"/>
              <w:lang w:eastAsia="zh-CN"/>
            </w:rPr>
            <w:t>“</w:t>
          </w:r>
          <w:r>
            <w:rPr>
              <w:rStyle w:val="CPTVariable"/>
              <w:rFonts w:hint="eastAsia"/>
              <w:lang w:eastAsia="zh-CN"/>
            </w:rPr>
            <w:t>意向性治疗</w:t>
          </w:r>
          <w:r>
            <w:rPr>
              <w:rStyle w:val="CPTVariable"/>
              <w:rFonts w:hint="eastAsia"/>
              <w:lang w:eastAsia="zh-CN"/>
            </w:rPr>
            <w:t>(ITT)</w:t>
          </w:r>
          <w:r>
            <w:rPr>
              <w:rStyle w:val="CPTVariable"/>
              <w:rFonts w:hint="eastAsia"/>
              <w:lang w:eastAsia="zh-CN"/>
            </w:rPr>
            <w:t>分析集</w:t>
          </w:r>
          <w:r>
            <w:rPr>
              <w:rStyle w:val="CPTVariable"/>
              <w:lang w:eastAsia="zh-CN"/>
            </w:rPr>
            <w:t>”</w:t>
          </w:r>
          <w:r>
            <w:rPr>
              <w:rStyle w:val="CPTVariable"/>
              <w:rFonts w:hint="eastAsia"/>
              <w:lang w:eastAsia="zh-CN"/>
            </w:rPr>
            <w:t>。</w:t>
          </w:r>
        </w:p>
        <w:p w:rsidR="002330F8" w:rsidRDefault="00394453" w14:paraId="0E955BB6" w14:textId="03ADFF55">
          <w:pPr>
            <w:jc w:val="both"/>
            <w:rPr>
              <w:rStyle w:val="CPTVariable"/>
              <w:lang w:eastAsia="zh-CN"/>
            </w:rPr>
          </w:pPr>
          <w:r>
            <w:rPr>
              <w:rStyle w:val="CPTVariable"/>
            </w:rPr>
            <w:fldChar w:fldCharType="begin"/>
          </w:r>
          <w:r>
            <w:rPr>
              <w:rStyle w:val="CPTVariable"/>
              <w:lang w:eastAsia="zh-CN"/>
            </w:rPr>
            <w:instrText xml:space="preserve"> REF _Ref75637044 \n \h  \* MERGEFORMAT </w:instrText>
          </w:r>
          <w:r>
            <w:rPr>
              <w:rStyle w:val="CPTVariable"/>
            </w:rPr>
          </w:r>
          <w:r>
            <w:rPr>
              <w:rStyle w:val="CPTVariable"/>
            </w:rPr>
            <w:fldChar w:fldCharType="separate"/>
          </w:r>
          <w:r>
            <w:rPr>
              <w:rStyle w:val="CPTVariable"/>
              <w:rFonts w:hint="eastAsia"/>
              <w:lang w:eastAsia="zh-CN"/>
            </w:rPr>
            <w:t>表</w:t>
          </w:r>
          <w:r>
            <w:rPr>
              <w:rStyle w:val="CPTVariable"/>
              <w:rFonts w:hint="eastAsia"/>
              <w:lang w:eastAsia="zh-CN"/>
            </w:rPr>
            <w:t>3</w:t>
          </w:r>
          <w:r>
            <w:rPr>
              <w:rStyle w:val="CPTVariable"/>
            </w:rPr>
            <w:fldChar w:fldCharType="end"/>
          </w:r>
          <w:r>
            <w:rPr>
              <w:rStyle w:val="CPTVariable"/>
              <w:rFonts w:hint="eastAsia"/>
              <w:lang w:eastAsia="zh-CN"/>
            </w:rPr>
            <w:t>提供了计划进行的研究人群分析的概览</w:t>
          </w:r>
          <w:r w:rsidR="004610E6">
            <w:rPr>
              <w:rStyle w:val="CPTVariable"/>
              <w:rFonts w:hint="eastAsia"/>
              <w:lang w:eastAsia="zh-CN"/>
            </w:rPr>
            <w:t>，将对相应条目进行描述性统计并列表</w:t>
          </w:r>
          <w:r w:rsidR="00E413DA">
            <w:rPr>
              <w:rStyle w:val="CPTVariable"/>
              <w:rFonts w:hint="eastAsia"/>
              <w:lang w:eastAsia="zh-CN"/>
            </w:rPr>
            <w:t>。</w:t>
          </w:r>
        </w:p>
        <w:p w:rsidR="002330F8" w:rsidRDefault="00394453" w14:paraId="0E955BB7" w14:textId="7812FBE2">
          <w:pPr>
            <w:pStyle w:val="captiontable"/>
            <w:numPr>
              <w:ilvl w:val="2"/>
              <w:numId w:val="20"/>
            </w:numPr>
            <w:spacing w:before="120" w:after="120"/>
            <w:rPr>
              <w:rStyle w:val="CPTVariable"/>
              <w:lang w:eastAsia="zh-CN"/>
            </w:rPr>
          </w:pPr>
          <w:bookmarkStart w:name="_Ref75637044" w:id="243"/>
          <w:commentRangeStart w:id="244"/>
          <w:commentRangeStart w:id="245"/>
          <w:r>
            <w:rPr>
              <w:rStyle w:val="CPTVariable"/>
              <w:rFonts w:hint="eastAsia"/>
              <w:lang w:eastAsia="zh-CN"/>
            </w:rPr>
            <w:t>计划进行的研究人群分析概览</w:t>
          </w:r>
          <w:bookmarkEnd w:id="243"/>
          <w:commentRangeEnd w:id="244"/>
          <w:r w:rsidR="008F74B5">
            <w:rPr>
              <w:rStyle w:val="CommentReference"/>
              <w:rFonts w:ascii="Times New Roman" w:hAnsi="Times New Roman" w:cs="Cordia New" w:eastAsiaTheme="minorEastAsia"/>
              <w:b w:val="0"/>
              <w:bCs w:val="0"/>
              <w:lang w:val="en-US"/>
            </w:rPr>
            <w:commentReference w:id="244"/>
          </w:r>
          <w:commentRangeEnd w:id="245"/>
          <w:r w:rsidR="00137078">
            <w:rPr>
              <w:rStyle w:val="CommentReference"/>
              <w:rFonts w:ascii="Times New Roman" w:hAnsi="Times New Roman" w:cs="Cordia New" w:eastAsiaTheme="minorEastAsia"/>
              <w:b w:val="0"/>
              <w:bCs w:val="0"/>
              <w:lang w:val="en-US"/>
            </w:rPr>
            <w:commentReference w:id="245"/>
          </w:r>
        </w:p>
        <w:tbl>
          <w:tblPr>
            <w:tblW w:w="92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265"/>
          </w:tblGrid>
          <w:tr w:rsidRPr="00E413DA" w:rsidR="00575DCA" w:rsidTr="00137078" w14:paraId="0241AD68" w14:textId="77777777">
            <w:trPr>
              <w:trHeight w:val="143"/>
            </w:trPr>
            <w:tc>
              <w:tcPr>
                <w:tcW w:w="9265" w:type="dxa"/>
                <w:shd w:val="clear" w:color="auto" w:fill="8DB3E2" w:themeFill="text2" w:themeFillTint="66"/>
                <w:vAlign w:val="center"/>
              </w:tcPr>
              <w:p w:rsidRPr="007A472F" w:rsidR="00575DCA" w:rsidRDefault="00575DCA" w14:paraId="11659CEB" w14:textId="5DB65288">
                <w:pPr>
                  <w:rPr>
                    <w:rFonts w:eastAsia="SimSun" w:cs="Times New Roman"/>
                    <w:lang w:val="en-GB"/>
                  </w:rPr>
                </w:pPr>
                <w:r w:rsidRPr="00575DCA">
                  <w:rPr>
                    <w:rStyle w:val="CPTVariable"/>
                    <w:rFonts w:hint="eastAsia"/>
                    <w:b/>
                    <w:bCs/>
                    <w:lang w:eastAsia="zh-CN"/>
                  </w:rPr>
                  <w:t>分析项目</w:t>
                </w:r>
              </w:p>
            </w:tc>
          </w:tr>
          <w:tr w:rsidRPr="00E413DA" w:rsidR="00575DCA" w:rsidTr="00575DCA" w14:paraId="0E955BC1" w14:textId="77777777">
            <w:trPr>
              <w:trHeight w:val="143"/>
            </w:trPr>
            <w:tc>
              <w:tcPr>
                <w:tcW w:w="9265" w:type="dxa"/>
                <w:vAlign w:val="center"/>
              </w:tcPr>
              <w:p w:rsidRPr="007A472F" w:rsidR="002330F8" w:rsidRDefault="00394453" w14:paraId="0E955BC0" w14:textId="77777777">
                <w:pPr>
                  <w:rPr>
                    <w:rFonts w:eastAsia="SimSun" w:cs="Times New Roman"/>
                  </w:rPr>
                </w:pPr>
                <w:bookmarkStart w:name="_Hlk61792944" w:id="246"/>
                <w:proofErr w:type="spellStart"/>
                <w:r w:rsidRPr="007A472F">
                  <w:rPr>
                    <w:rFonts w:eastAsia="SimSun" w:cs="Times New Roman"/>
                    <w:lang w:val="en-GB"/>
                  </w:rPr>
                  <w:t>受试者分布</w:t>
                </w:r>
                <w:proofErr w:type="spellEnd"/>
              </w:p>
            </w:tc>
          </w:tr>
          <w:bookmarkEnd w:id="246"/>
          <w:tr w:rsidRPr="00E413DA" w:rsidR="00575DCA" w:rsidTr="00575DCA" w14:paraId="0E955BEF" w14:textId="77777777">
            <w:trPr>
              <w:trHeight w:val="143"/>
            </w:trPr>
            <w:tc>
              <w:tcPr>
                <w:tcW w:w="9265" w:type="dxa"/>
                <w:vAlign w:val="center"/>
              </w:tcPr>
              <w:p w:rsidRPr="007A472F" w:rsidR="002330F8" w:rsidRDefault="00394453" w14:paraId="0E955BEE" w14:textId="77777777">
                <w:pPr>
                  <w:rPr>
                    <w:rFonts w:eastAsia="SimSun" w:cs="Times New Roman"/>
                    <w:lang w:val="en-GB" w:eastAsia="ja-JP"/>
                  </w:rPr>
                </w:pPr>
                <w:r w:rsidRPr="007A472F">
                  <w:rPr>
                    <w:rFonts w:hint="eastAsia" w:eastAsia="SimSun" w:cs="Times New Roman"/>
                    <w:lang w:val="en-GB" w:eastAsia="zh-CN"/>
                  </w:rPr>
                  <w:t>分析集</w:t>
                </w:r>
              </w:p>
            </w:tc>
          </w:tr>
          <w:tr w:rsidRPr="00E413DA" w:rsidR="00575DCA" w:rsidTr="00575DCA" w14:paraId="0E955C05" w14:textId="77777777">
            <w:trPr>
              <w:trHeight w:val="143"/>
            </w:trPr>
            <w:tc>
              <w:tcPr>
                <w:tcW w:w="9265" w:type="dxa"/>
                <w:vAlign w:val="center"/>
              </w:tcPr>
              <w:p w:rsidRPr="007A472F" w:rsidR="002330F8" w:rsidRDefault="00394453" w14:paraId="0E955C04" w14:textId="77777777">
                <w:pPr>
                  <w:rPr>
                    <w:rFonts w:eastAsia="SimSun" w:cs="Times New Roman"/>
                    <w:lang w:val="en-GB" w:eastAsia="zh-CN"/>
                  </w:rPr>
                </w:pPr>
                <w:r w:rsidRPr="007A472F">
                  <w:rPr>
                    <w:rFonts w:eastAsia="SimSun" w:cs="Times New Roman"/>
                    <w:lang w:val="en-GB" w:eastAsia="zh-CN"/>
                  </w:rPr>
                  <w:t>人口统计学和基线特征</w:t>
                </w:r>
              </w:p>
            </w:tc>
          </w:tr>
          <w:tr w:rsidRPr="00E413DA" w:rsidR="00575DCA" w:rsidTr="00575DCA" w14:paraId="0E955C39" w14:textId="77777777">
            <w:trPr>
              <w:trHeight w:val="461"/>
            </w:trPr>
            <w:tc>
              <w:tcPr>
                <w:tcW w:w="9265" w:type="dxa"/>
                <w:vAlign w:val="center"/>
              </w:tcPr>
              <w:p w:rsidRPr="007A472F" w:rsidR="002330F8" w:rsidRDefault="00394453" w14:paraId="0E955C38" w14:textId="77777777">
                <w:pPr>
                  <w:spacing w:after="0" w:line="360" w:lineRule="auto"/>
                  <w:rPr>
                    <w:rFonts w:eastAsia="SimSun" w:cs="Times New Roman"/>
                    <w:szCs w:val="24"/>
                    <w:lang w:eastAsia="zh-CN"/>
                  </w:rPr>
                </w:pPr>
                <w:r w:rsidRPr="007A472F">
                  <w:rPr>
                    <w:rFonts w:hint="eastAsia" w:eastAsia="SimSun" w:cs="Times New Roman"/>
                    <w:szCs w:val="24"/>
                    <w:lang w:eastAsia="zh-CN"/>
                  </w:rPr>
                  <w:t>经</w:t>
                </w:r>
                <w:proofErr w:type="gramStart"/>
                <w:r w:rsidRPr="007A472F">
                  <w:rPr>
                    <w:rFonts w:hint="eastAsia" w:eastAsia="SimSun" w:cs="Times New Roman"/>
                    <w:szCs w:val="24"/>
                    <w:lang w:eastAsia="zh-CN"/>
                  </w:rPr>
                  <w:t>典型霍奇金</w:t>
                </w:r>
                <w:proofErr w:type="gramEnd"/>
                <w:r w:rsidRPr="007A472F">
                  <w:rPr>
                    <w:rFonts w:hint="eastAsia" w:eastAsia="SimSun" w:cs="Times New Roman"/>
                    <w:szCs w:val="24"/>
                    <w:lang w:eastAsia="zh-CN"/>
                  </w:rPr>
                  <w:t>淋巴瘤（</w:t>
                </w:r>
                <w:proofErr w:type="spellStart"/>
                <w:r w:rsidRPr="007A472F">
                  <w:rPr>
                    <w:rFonts w:hint="eastAsia" w:eastAsia="SimSun" w:cs="Times New Roman"/>
                    <w:szCs w:val="24"/>
                    <w:lang w:eastAsia="zh-CN"/>
                  </w:rPr>
                  <w:t>cHL</w:t>
                </w:r>
                <w:proofErr w:type="spellEnd"/>
                <w:r w:rsidRPr="007A472F">
                  <w:rPr>
                    <w:rFonts w:hint="eastAsia" w:eastAsia="SimSun" w:cs="Times New Roman"/>
                    <w:szCs w:val="24"/>
                    <w:lang w:eastAsia="zh-CN"/>
                  </w:rPr>
                  <w:t>）史</w:t>
                </w:r>
              </w:p>
            </w:tc>
          </w:tr>
          <w:tr w:rsidRPr="00E413DA" w:rsidR="00575DCA" w:rsidTr="00575DCA" w14:paraId="0E955C54" w14:textId="77777777">
            <w:trPr>
              <w:trHeight w:val="143"/>
            </w:trPr>
            <w:tc>
              <w:tcPr>
                <w:tcW w:w="9265" w:type="dxa"/>
                <w:vAlign w:val="center"/>
              </w:tcPr>
              <w:p w:rsidRPr="007A472F" w:rsidR="002330F8" w:rsidRDefault="00394453" w14:paraId="0E955C53" w14:textId="4F9F8F36">
                <w:pPr>
                  <w:rPr>
                    <w:rFonts w:eastAsia="SimSun" w:cs="Times New Roman"/>
                    <w:lang w:val="en-GB" w:eastAsia="zh-CN"/>
                  </w:rPr>
                </w:pPr>
                <w:r w:rsidRPr="007A472F">
                  <w:rPr>
                    <w:rFonts w:hint="eastAsia" w:eastAsia="SimSun" w:cs="Times New Roman"/>
                    <w:lang w:val="en-GB" w:eastAsia="zh-CN"/>
                  </w:rPr>
                  <w:t>既往</w:t>
                </w:r>
                <w:proofErr w:type="spellStart"/>
                <w:r w:rsidRPr="007A472F">
                  <w:rPr>
                    <w:rFonts w:hint="eastAsia" w:eastAsia="SimSun" w:cs="Times New Roman"/>
                    <w:lang w:val="en-GB" w:eastAsia="zh-CN"/>
                  </w:rPr>
                  <w:t>cHL</w:t>
                </w:r>
                <w:proofErr w:type="spellEnd"/>
                <w:r w:rsidRPr="007A472F">
                  <w:rPr>
                    <w:rFonts w:hint="eastAsia" w:eastAsia="SimSun" w:cs="Times New Roman"/>
                    <w:lang w:val="en-GB" w:eastAsia="zh-CN"/>
                  </w:rPr>
                  <w:t>治疗史</w:t>
                </w:r>
                <w:r w:rsidRPr="007A472F">
                  <w:rPr>
                    <w:rFonts w:hint="eastAsia" w:eastAsia="SimSun" w:cs="Times New Roman"/>
                    <w:lang w:val="en-GB" w:eastAsia="zh-CN"/>
                  </w:rPr>
                  <w:t>-</w:t>
                </w:r>
                <w:r w:rsidRPr="007A472F">
                  <w:rPr>
                    <w:rFonts w:hint="eastAsia" w:eastAsia="SimSun" w:cs="Times New Roman"/>
                    <w:lang w:val="en-GB" w:eastAsia="zh-CN"/>
                  </w:rPr>
                  <w:t>药物治疗史</w:t>
                </w:r>
              </w:p>
            </w:tc>
          </w:tr>
          <w:tr w:rsidRPr="00E413DA" w:rsidR="00575DCA" w:rsidTr="00575DCA" w14:paraId="0E955C65" w14:textId="77777777">
            <w:trPr>
              <w:trHeight w:val="553"/>
            </w:trPr>
            <w:tc>
              <w:tcPr>
                <w:tcW w:w="9265" w:type="dxa"/>
                <w:vAlign w:val="center"/>
              </w:tcPr>
              <w:p w:rsidRPr="007A472F" w:rsidR="002330F8" w:rsidRDefault="00394453" w14:paraId="0E955C64" w14:textId="77777777">
                <w:pPr>
                  <w:rPr>
                    <w:rFonts w:eastAsia="SimSun" w:cs="Times New Roman"/>
                    <w:lang w:val="en-GB" w:eastAsia="zh-CN"/>
                  </w:rPr>
                </w:pPr>
                <w:r w:rsidRPr="007A472F">
                  <w:rPr>
                    <w:rFonts w:hint="eastAsia" w:eastAsia="SimSun" w:cs="Times New Roman"/>
                    <w:lang w:val="en-GB" w:eastAsia="zh-CN"/>
                  </w:rPr>
                  <w:t>既往</w:t>
                </w:r>
                <w:proofErr w:type="spellStart"/>
                <w:r w:rsidRPr="007A472F">
                  <w:rPr>
                    <w:rFonts w:hint="eastAsia" w:eastAsia="SimSun" w:cs="Times New Roman"/>
                    <w:lang w:val="en-GB" w:eastAsia="zh-CN"/>
                  </w:rPr>
                  <w:t>cHL</w:t>
                </w:r>
                <w:proofErr w:type="spellEnd"/>
                <w:r w:rsidRPr="007A472F">
                  <w:rPr>
                    <w:rFonts w:hint="eastAsia" w:eastAsia="SimSun" w:cs="Times New Roman"/>
                    <w:lang w:val="en-GB" w:eastAsia="zh-CN"/>
                  </w:rPr>
                  <w:t>治疗史</w:t>
                </w:r>
                <w:r w:rsidRPr="007A472F">
                  <w:rPr>
                    <w:rFonts w:hint="eastAsia" w:eastAsia="SimSun" w:cs="Times New Roman"/>
                    <w:lang w:val="en-GB" w:eastAsia="zh-CN"/>
                  </w:rPr>
                  <w:t>-</w:t>
                </w:r>
                <w:r w:rsidRPr="007A472F">
                  <w:rPr>
                    <w:rFonts w:hint="eastAsia" w:eastAsia="SimSun" w:cs="Times New Roman"/>
                    <w:lang w:val="en-GB" w:eastAsia="zh-CN"/>
                  </w:rPr>
                  <w:t>既往放疗史、手术史、既往造血干细胞移植及细胞治疗史</w:t>
                </w:r>
              </w:p>
            </w:tc>
          </w:tr>
          <w:tr w:rsidRPr="00E413DA" w:rsidR="00575DCA" w:rsidTr="00575DCA" w14:paraId="0E955C7B" w14:textId="77777777">
            <w:trPr>
              <w:trHeight w:val="553"/>
            </w:trPr>
            <w:tc>
              <w:tcPr>
                <w:tcW w:w="9265" w:type="dxa"/>
                <w:vAlign w:val="center"/>
              </w:tcPr>
              <w:p w:rsidRPr="007A472F" w:rsidR="002330F8" w:rsidRDefault="00394453" w14:paraId="0E955C7A" w14:textId="31CE265B">
                <w:pPr>
                  <w:rPr>
                    <w:rFonts w:eastAsia="SimSun" w:cs="Times New Roman"/>
                    <w:lang w:val="en-GB" w:eastAsia="zh-CN"/>
                  </w:rPr>
                </w:pPr>
                <w:proofErr w:type="spellStart"/>
                <w:r w:rsidRPr="007A472F">
                  <w:rPr>
                    <w:rFonts w:hint="eastAsia" w:eastAsia="SimSun" w:cs="Times New Roman"/>
                    <w:lang w:val="en-GB"/>
                  </w:rPr>
                  <w:t>既往及现病史</w:t>
                </w:r>
                <w:proofErr w:type="spellEnd"/>
              </w:p>
            </w:tc>
          </w:tr>
          <w:tr w:rsidRPr="00E413DA" w:rsidR="00575DCA" w:rsidTr="00575DCA" w14:paraId="15ECA830" w14:textId="77777777">
            <w:trPr>
              <w:trHeight w:val="553"/>
            </w:trPr>
            <w:tc>
              <w:tcPr>
                <w:tcW w:w="9265" w:type="dxa"/>
                <w:vAlign w:val="center"/>
              </w:tcPr>
              <w:p w:rsidRPr="007A472F" w:rsidR="00575DCA" w:rsidRDefault="00575DCA" w14:paraId="1007CA68" w14:textId="5EF8F100">
                <w:pPr>
                  <w:rPr>
                    <w:rFonts w:eastAsia="SimSun" w:cs="Times New Roman"/>
                    <w:lang w:val="en-GB"/>
                  </w:rPr>
                </w:pPr>
                <w:proofErr w:type="spellStart"/>
                <w:r w:rsidRPr="007A472F">
                  <w:rPr>
                    <w:rFonts w:eastAsia="SimSun" w:cs="Times New Roman"/>
                    <w:szCs w:val="24"/>
                  </w:rPr>
                  <w:t>既往</w:t>
                </w:r>
                <w:r w:rsidRPr="00137445">
                  <w:rPr>
                    <w:rFonts w:eastAsia="SimSun" w:cs="Times New Roman"/>
                    <w:szCs w:val="24"/>
                  </w:rPr>
                  <w:t>和合并用药</w:t>
                </w:r>
                <w:proofErr w:type="spellEnd"/>
              </w:p>
            </w:tc>
          </w:tr>
          <w:tr w:rsidRPr="00E413DA" w:rsidR="00575DCA" w:rsidTr="00575DCA" w14:paraId="49882AEA" w14:textId="77777777">
            <w:trPr>
              <w:trHeight w:val="553"/>
            </w:trPr>
            <w:tc>
              <w:tcPr>
                <w:tcW w:w="9265" w:type="dxa"/>
                <w:vAlign w:val="center"/>
              </w:tcPr>
              <w:p w:rsidRPr="007A472F" w:rsidR="00575DCA" w:rsidRDefault="00575DCA" w14:paraId="70AD75AC" w14:textId="309078CE">
                <w:pPr>
                  <w:rPr>
                    <w:rFonts w:eastAsia="SimSun" w:cs="Times New Roman"/>
                    <w:szCs w:val="24"/>
                    <w:lang w:eastAsia="zh-CN"/>
                  </w:rPr>
                </w:pPr>
                <w:r w:rsidRPr="007A472F">
                  <w:rPr>
                    <w:rFonts w:ascii="SimSun" w:hAnsi="SimSun" w:eastAsia="SimSun"/>
                    <w:szCs w:val="24"/>
                    <w:lang w:eastAsia="zh-CN"/>
                  </w:rPr>
                  <w:t>既往和伴随非药物治疗</w:t>
                </w:r>
              </w:p>
            </w:tc>
          </w:tr>
          <w:tr w:rsidRPr="00E413DA" w:rsidR="00575DCA" w:rsidTr="00575DCA" w14:paraId="0E955C8E" w14:textId="77777777">
            <w:trPr>
              <w:trHeight w:val="538"/>
            </w:trPr>
            <w:tc>
              <w:tcPr>
                <w:tcW w:w="9265" w:type="dxa"/>
                <w:vAlign w:val="center"/>
              </w:tcPr>
              <w:p w:rsidRPr="007A472F" w:rsidR="002330F8" w:rsidRDefault="00575DCA" w14:paraId="0E955C8D" w14:textId="109F45E3">
                <w:pPr>
                  <w:rPr>
                    <w:rFonts w:hint="eastAsia" w:ascii="SimSun" w:hAnsi="SimSun" w:eastAsia="SimSun"/>
                    <w:szCs w:val="24"/>
                    <w:lang w:eastAsia="zh-CN"/>
                  </w:rPr>
                </w:pPr>
                <w:proofErr w:type="gramStart"/>
                <w:r w:rsidRPr="007A472F">
                  <w:rPr>
                    <w:rFonts w:hint="eastAsia" w:ascii="SimSun" w:hAnsi="SimSun" w:eastAsia="SimSun"/>
                    <w:szCs w:val="24"/>
                    <w:lang w:eastAsia="zh-CN"/>
                  </w:rPr>
                  <w:t>既往非</w:t>
                </w:r>
                <w:proofErr w:type="spellStart"/>
                <w:proofErr w:type="gramEnd"/>
                <w:r w:rsidRPr="007A472F">
                  <w:rPr>
                    <w:rFonts w:hint="eastAsia" w:ascii="SimSun" w:hAnsi="SimSun" w:eastAsia="SimSun"/>
                    <w:szCs w:val="24"/>
                    <w:lang w:eastAsia="zh-CN"/>
                  </w:rPr>
                  <w:t>cHL</w:t>
                </w:r>
                <w:proofErr w:type="spellEnd"/>
                <w:r w:rsidRPr="007A472F">
                  <w:rPr>
                    <w:rFonts w:hint="eastAsia" w:ascii="SimSun" w:hAnsi="SimSun" w:eastAsia="SimSun"/>
                    <w:szCs w:val="24"/>
                    <w:lang w:eastAsia="zh-CN"/>
                  </w:rPr>
                  <w:t>手术史</w:t>
                </w:r>
              </w:p>
            </w:tc>
          </w:tr>
          <w:tr w:rsidRPr="00E413DA" w:rsidR="00575DCA" w:rsidTr="00575DCA" w14:paraId="689E8B00" w14:textId="77777777">
            <w:trPr>
              <w:trHeight w:val="538"/>
            </w:trPr>
            <w:tc>
              <w:tcPr>
                <w:tcW w:w="9265" w:type="dxa"/>
                <w:vAlign w:val="center"/>
              </w:tcPr>
              <w:p w:rsidRPr="007A472F" w:rsidR="00575DCA" w:rsidRDefault="00544DAB" w14:paraId="18755730" w14:textId="75B9D3E7">
                <w:pPr>
                  <w:rPr>
                    <w:rFonts w:hint="eastAsia" w:ascii="SimSun" w:hAnsi="SimSun" w:eastAsia="SimSun"/>
                    <w:szCs w:val="24"/>
                    <w:lang w:eastAsia="zh-CN"/>
                  </w:rPr>
                </w:pPr>
                <w:r>
                  <w:rPr>
                    <w:rFonts w:hint="eastAsia" w:eastAsia="SimSun" w:cs="Times New Roman"/>
                    <w:lang w:val="en-GB" w:eastAsia="zh-CN"/>
                  </w:rPr>
                  <w:t>药物</w:t>
                </w:r>
                <w:proofErr w:type="spellStart"/>
                <w:r w:rsidRPr="007A472F" w:rsidR="00575DCA">
                  <w:rPr>
                    <w:rFonts w:eastAsia="SimSun" w:cs="Times New Roman"/>
                    <w:lang w:val="en-GB"/>
                  </w:rPr>
                  <w:t>暴露和依从性</w:t>
                </w:r>
                <w:proofErr w:type="spellEnd"/>
              </w:p>
            </w:tc>
          </w:tr>
        </w:tbl>
        <w:p w:rsidR="002330F8" w:rsidP="00575DCA" w:rsidRDefault="0097759B" w14:paraId="0E955CCE" w14:textId="04912758">
          <w:pPr>
            <w:pStyle w:val="ListParagraph"/>
            <w:ind w:left="440"/>
            <w:rPr>
              <w:lang w:eastAsia="zh-CN"/>
            </w:rPr>
          </w:pPr>
        </w:p>
      </w:sdtContent>
    </w:sdt>
    <w:bookmarkStart w:name="_Toc75640039" w:id="247"/>
    <w:bookmarkStart w:name="_Toc201319796" w:id="248"/>
    <w:bookmarkStart w:name="_Toc521400470" w:id="249"/>
    <w:bookmarkStart w:name="_Toc518655978" w:id="250"/>
    <w:bookmarkStart w:name="_Toc518466164" w:id="251"/>
    <w:p w:rsidR="002330F8" w:rsidRDefault="0097759B" w14:paraId="0E955CCF" w14:textId="77777777">
      <w:pPr>
        <w:pStyle w:val="Heading2"/>
        <w:rPr>
          <w:rFonts w:hint="eastAsia"/>
        </w:rPr>
      </w:pPr>
      <w:sdt>
        <w:sdtPr>
          <w:rPr>
            <w:rFonts w:ascii="Times New Roman" w:hAnsi="Times New Roman" w:eastAsia="SimSun"/>
            <w:sz w:val="24"/>
          </w:rPr>
          <w:alias w:val="Specifications of Study Population Analyses"/>
          <w:tag w:val="Specifications of Study Population Analyses"/>
          <w:id w:val="581955168"/>
          <w:lock w:val="sdtContentLocked"/>
          <w:placeholder>
            <w:docPart w:val="5C9B5A6F6953497FAB4C4051FE50D324"/>
          </w:placeholder>
        </w:sdtPr>
        <w:sdtEndPr>
          <w:rPr>
            <w:rFonts w:ascii="Times New Roman Bold" w:hAnsi="Times New Roman Bold" w:eastAsiaTheme="majorEastAsia"/>
            <w:sz w:val="28"/>
          </w:rPr>
        </w:sdtEndPr>
        <w:sdtContent>
          <w:bookmarkEnd w:id="249"/>
          <w:bookmarkEnd w:id="250"/>
          <w:bookmarkEnd w:id="251"/>
          <w:r w:rsidR="00394453">
            <w:rPr>
              <w:rFonts w:hint="eastAsia" w:asciiTheme="minorEastAsia" w:hAnsiTheme="minorEastAsia" w:eastAsiaTheme="minorEastAsia"/>
              <w:lang w:eastAsia="zh-CN"/>
            </w:rPr>
            <w:t>研究人群分析说明</w:t>
          </w:r>
        </w:sdtContent>
      </w:sdt>
      <w:bookmarkEnd w:id="247"/>
      <w:bookmarkEnd w:id="248"/>
    </w:p>
    <w:bookmarkStart w:name="_Toc201319797" w:id="252"/>
    <w:p w:rsidR="002330F8" w:rsidRDefault="0097759B" w14:paraId="0E955CD0" w14:textId="77777777">
      <w:pPr>
        <w:pStyle w:val="Heading3"/>
        <w:rPr>
          <w:rFonts w:hint="eastAsia"/>
        </w:rPr>
      </w:pPr>
      <w:sdt>
        <w:sdtPr>
          <w:alias w:val="Demographic and Baseline Characteristics"/>
          <w:tag w:val="Demographic and Baseline Characteristics"/>
          <w:id w:val="-1030483244"/>
          <w:placeholder>
            <w:docPart w:val="B4D805E73F2A43C6B5337D8DAE620997"/>
          </w:placeholder>
        </w:sdtPr>
        <w:sdtEndPr/>
        <w:sdtContent>
          <w:r w:rsidR="00394453">
            <w:rPr>
              <w:rFonts w:hint="eastAsia" w:asciiTheme="minorEastAsia" w:hAnsiTheme="minorEastAsia" w:eastAsiaTheme="minorEastAsia"/>
              <w:lang w:eastAsia="zh-CN"/>
            </w:rPr>
            <w:t>人口学与基线特征</w:t>
          </w:r>
        </w:sdtContent>
      </w:sdt>
      <w:bookmarkEnd w:id="252"/>
    </w:p>
    <w:sdt>
      <w:sdtPr>
        <w:rPr>
          <w:rStyle w:val="CPTVariable"/>
        </w:rPr>
        <w:alias w:val="CPT:DemographicandBaselineCharacteristics"/>
        <w:tag w:val="DemographicandBaselineCharacteristics"/>
        <w:id w:val="-1451154639"/>
        <w:placeholder>
          <w:docPart w:val="F0F7B882500448228F93226FF1F3EFE0"/>
        </w:placeholder>
      </w:sdtPr>
      <w:sdtEndPr>
        <w:rPr>
          <w:rStyle w:val="DefaultParagraphFont"/>
          <w:rFonts w:eastAsia="MS Mincho"/>
          <w:lang w:eastAsia="ja-JP"/>
        </w:rPr>
      </w:sdtEndPr>
      <w:sdtContent>
        <w:p w:rsidR="002330F8" w:rsidRDefault="00394453" w14:paraId="0E955CD1" w14:textId="77777777">
          <w:pPr>
            <w:pStyle w:val="ListParagraph"/>
            <w:widowControl w:val="0"/>
            <w:numPr>
              <w:ilvl w:val="0"/>
              <w:numId w:val="44"/>
            </w:numPr>
            <w:spacing w:before="120" w:after="120" w:line="240" w:lineRule="auto"/>
            <w:contextualSpacing w:val="0"/>
            <w:jc w:val="both"/>
            <w:rPr>
              <w:rFonts w:eastAsia="SimSun"/>
              <w:szCs w:val="28"/>
              <w:lang w:eastAsia="zh-CN"/>
            </w:rPr>
          </w:pPr>
          <w:r>
            <w:rPr>
              <w:rFonts w:eastAsia="SimSun"/>
              <w:szCs w:val="28"/>
              <w:lang w:eastAsia="zh-CN"/>
            </w:rPr>
            <w:t>年龄（岁）计算为（知情同意日期</w:t>
          </w:r>
          <w:r>
            <w:rPr>
              <w:rFonts w:eastAsia="SimSun"/>
              <w:szCs w:val="28"/>
              <w:lang w:eastAsia="zh-CN"/>
            </w:rPr>
            <w:t>-</w:t>
          </w:r>
          <w:r>
            <w:rPr>
              <w:rFonts w:eastAsia="SimSun"/>
              <w:szCs w:val="28"/>
              <w:lang w:eastAsia="zh-CN"/>
            </w:rPr>
            <w:t>出生日期）</w:t>
          </w:r>
          <w:r>
            <w:rPr>
              <w:rFonts w:eastAsia="SimSun"/>
              <w:szCs w:val="28"/>
              <w:lang w:eastAsia="zh-CN"/>
            </w:rPr>
            <w:t>/365.25</w:t>
          </w:r>
          <w:r>
            <w:rPr>
              <w:rFonts w:eastAsia="SimSun"/>
              <w:szCs w:val="28"/>
              <w:lang w:eastAsia="zh-CN"/>
            </w:rPr>
            <w:t>，</w:t>
          </w:r>
          <w:r>
            <w:rPr>
              <w:rFonts w:hint="eastAsia" w:eastAsia="SimSun"/>
              <w:szCs w:val="28"/>
              <w:lang w:eastAsia="zh-CN"/>
            </w:rPr>
            <w:t>向下取整</w:t>
          </w:r>
          <w:r>
            <w:rPr>
              <w:rFonts w:eastAsia="SimSun"/>
              <w:szCs w:val="28"/>
              <w:lang w:eastAsia="zh-CN"/>
            </w:rPr>
            <w:t>。</w:t>
          </w:r>
        </w:p>
        <w:p w:rsidR="002330F8" w:rsidRDefault="00394453" w14:paraId="0E955CD2" w14:textId="77777777">
          <w:pPr>
            <w:pStyle w:val="ListParagraph"/>
            <w:widowControl w:val="0"/>
            <w:numPr>
              <w:ilvl w:val="0"/>
              <w:numId w:val="44"/>
            </w:numPr>
            <w:spacing w:before="120" w:after="120" w:line="240" w:lineRule="auto"/>
            <w:contextualSpacing w:val="0"/>
            <w:jc w:val="both"/>
            <w:rPr>
              <w:rFonts w:eastAsia="SimSun"/>
              <w:szCs w:val="28"/>
            </w:rPr>
          </w:pPr>
          <w:proofErr w:type="gramStart"/>
          <w:r>
            <w:rPr>
              <w:rFonts w:eastAsia="SimSun"/>
              <w:szCs w:val="28"/>
            </w:rPr>
            <w:t>BMI(</w:t>
          </w:r>
          <w:proofErr w:type="gramEnd"/>
          <w:r>
            <w:rPr>
              <w:rFonts w:eastAsia="SimSun"/>
              <w:szCs w:val="28"/>
            </w:rPr>
            <w:t>kg/m</w:t>
          </w:r>
          <w:proofErr w:type="gramStart"/>
          <w:r>
            <w:rPr>
              <w:rFonts w:eastAsia="SimSun"/>
              <w:szCs w:val="28"/>
              <w:vertAlign w:val="superscript"/>
            </w:rPr>
            <w:t>2</w:t>
          </w:r>
          <w:r>
            <w:rPr>
              <w:rFonts w:eastAsia="SimSun"/>
              <w:szCs w:val="28"/>
            </w:rPr>
            <w:t>)</w:t>
          </w:r>
          <w:proofErr w:type="spellStart"/>
          <w:r>
            <w:rPr>
              <w:rFonts w:eastAsia="SimSun"/>
              <w:szCs w:val="28"/>
            </w:rPr>
            <w:t>计算为</w:t>
          </w:r>
          <w:proofErr w:type="spellEnd"/>
          <w:proofErr w:type="gramEnd"/>
          <w:r>
            <w:rPr>
              <w:rFonts w:eastAsia="SimSun"/>
              <w:szCs w:val="28"/>
            </w:rPr>
            <w:t>[</w:t>
          </w:r>
          <w:proofErr w:type="spellStart"/>
          <w:r>
            <w:rPr>
              <w:rFonts w:eastAsia="SimSun"/>
              <w:szCs w:val="28"/>
            </w:rPr>
            <w:t>体重</w:t>
          </w:r>
          <w:proofErr w:type="spellEnd"/>
          <w:r>
            <w:rPr>
              <w:rFonts w:eastAsia="SimSun"/>
              <w:szCs w:val="28"/>
            </w:rPr>
            <w:t>(kg)/</w:t>
          </w:r>
          <w:r>
            <w:rPr>
              <w:rFonts w:hint="eastAsia" w:eastAsia="SimSun"/>
              <w:szCs w:val="28"/>
              <w:lang w:eastAsia="zh-CN"/>
            </w:rPr>
            <w:t>(</w:t>
          </w:r>
          <w:proofErr w:type="spellStart"/>
          <w:r>
            <w:rPr>
              <w:rFonts w:eastAsia="SimSun"/>
              <w:szCs w:val="28"/>
            </w:rPr>
            <w:t>身高</w:t>
          </w:r>
          <w:proofErr w:type="spellEnd"/>
          <w:r>
            <w:rPr>
              <w:rFonts w:eastAsia="SimSun"/>
              <w:szCs w:val="28"/>
            </w:rPr>
            <w:t>(cm)/100</w:t>
          </w:r>
          <w:r>
            <w:rPr>
              <w:rFonts w:hint="eastAsia" w:eastAsia="SimSun"/>
              <w:szCs w:val="28"/>
              <w:lang w:eastAsia="zh-CN"/>
            </w:rPr>
            <w:t>)</w:t>
          </w:r>
          <w:proofErr w:type="gramStart"/>
          <w:r>
            <w:rPr>
              <w:rFonts w:eastAsia="SimSun"/>
              <w:szCs w:val="28"/>
              <w:vertAlign w:val="superscript"/>
            </w:rPr>
            <w:t>2</w:t>
          </w:r>
          <w:r>
            <w:rPr>
              <w:rFonts w:eastAsia="SimSun"/>
              <w:szCs w:val="28"/>
            </w:rPr>
            <w:t>]</w:t>
          </w:r>
          <w:r>
            <w:rPr>
              <w:rFonts w:eastAsia="SimSun"/>
              <w:szCs w:val="28"/>
            </w:rPr>
            <w:t>。</w:t>
          </w:r>
          <w:proofErr w:type="gramEnd"/>
        </w:p>
      </w:sdtContent>
    </w:sdt>
    <w:bookmarkStart w:name="_Toc201319798" w:displacedByCustomXml="next" w:id="253"/>
    <w:sdt>
      <w:sdtPr>
        <w:alias w:val="Medical History"/>
        <w:tag w:val="Medical History"/>
        <w:id w:val="-554702573"/>
        <w:placeholder>
          <w:docPart w:val="B4D805E73F2A43C6B5337D8DAE620997"/>
        </w:placeholder>
        <w:rPr>
          <w:rFonts w:eastAsia="宋体" w:eastAsiaTheme="minorEastAsia"/>
          <w:lang w:eastAsia="zh-CN"/>
        </w:rPr>
      </w:sdtPr>
      <w:sdtEndPr>
        <w:rPr>
          <w:rFonts w:eastAsia="宋体" w:eastAsiaTheme="majorEastAsia"/>
          <w:lang w:eastAsia="ja-JP"/>
        </w:rPr>
      </w:sdtEndPr>
      <w:sdtContent>
        <w:p w:rsidR="002330F8" w:rsidRDefault="00394453" w14:paraId="0E955CD3" w14:textId="77777777">
          <w:pPr>
            <w:pStyle w:val="Heading3"/>
            <w:rPr>
              <w:rFonts w:hint="eastAsia"/>
            </w:rPr>
          </w:pPr>
          <w:r>
            <w:rPr>
              <w:rFonts w:hint="eastAsia" w:eastAsiaTheme="minorEastAsia"/>
              <w:lang w:eastAsia="zh-CN"/>
            </w:rPr>
            <w:t>疾病史</w:t>
          </w:r>
        </w:p>
      </w:sdtContent>
    </w:sdt>
    <w:bookmarkEnd w:displacedByCustomXml="prev" w:id="253"/>
    <w:sdt>
      <w:sdtPr>
        <w:alias w:val="CPT:MedicalHistory"/>
        <w:tag w:val="MedicalHistory"/>
        <w:id w:val="-1255203001"/>
        <w:placeholder>
          <w:docPart w:val="CBAA309A274C4C0B9A578899434CA0E9"/>
        </w:placeholder>
        <w:rPr>
          <w:rStyle w:val="CPTVariable"/>
          <w:rFonts w:cs="Times New Roman"/>
        </w:rPr>
      </w:sdtPr>
      <w:sdtEndPr>
        <w:rPr>
          <w:rStyle w:val="DefaultParagraphFont"/>
          <w:rFonts w:eastAsia="Times New Roman" w:cs="Times New Roman"/>
        </w:rPr>
      </w:sdtEndPr>
      <w:sdtContent>
        <w:p w:rsidR="002330F8" w:rsidRDefault="00394453" w14:paraId="0E955CD4" w14:textId="77777777">
          <w:pPr>
            <w:rPr>
              <w:rFonts w:eastAsia="SimSun" w:cs="Times New Roman"/>
              <w:b/>
              <w:bCs/>
              <w:szCs w:val="24"/>
              <w:lang w:eastAsia="zh-CN"/>
            </w:rPr>
          </w:pPr>
          <w:r>
            <w:rPr>
              <w:rFonts w:hint="eastAsia" w:eastAsia="SimSun" w:cs="Times New Roman"/>
              <w:b/>
              <w:bCs/>
              <w:szCs w:val="24"/>
              <w:lang w:eastAsia="zh-CN"/>
            </w:rPr>
            <w:t>经</w:t>
          </w:r>
          <w:proofErr w:type="gramStart"/>
          <w:r>
            <w:rPr>
              <w:rFonts w:hint="eastAsia" w:eastAsia="SimSun" w:cs="Times New Roman"/>
              <w:b/>
              <w:bCs/>
              <w:szCs w:val="24"/>
              <w:lang w:eastAsia="zh-CN"/>
            </w:rPr>
            <w:t>典型霍奇金</w:t>
          </w:r>
          <w:proofErr w:type="gramEnd"/>
          <w:r>
            <w:rPr>
              <w:rFonts w:hint="eastAsia" w:eastAsia="SimSun" w:cs="Times New Roman"/>
              <w:b/>
              <w:bCs/>
              <w:szCs w:val="24"/>
              <w:lang w:eastAsia="zh-CN"/>
            </w:rPr>
            <w:t>淋巴瘤（</w:t>
          </w:r>
          <w:proofErr w:type="spellStart"/>
          <w:r>
            <w:rPr>
              <w:rFonts w:hint="eastAsia" w:eastAsia="SimSun" w:cs="Times New Roman"/>
              <w:b/>
              <w:bCs/>
              <w:szCs w:val="24"/>
              <w:lang w:eastAsia="zh-CN"/>
            </w:rPr>
            <w:t>cHL</w:t>
          </w:r>
          <w:proofErr w:type="spellEnd"/>
          <w:r>
            <w:rPr>
              <w:rFonts w:hint="eastAsia" w:eastAsia="SimSun" w:cs="Times New Roman"/>
              <w:b/>
              <w:bCs/>
              <w:szCs w:val="24"/>
              <w:lang w:eastAsia="zh-CN"/>
            </w:rPr>
            <w:t>）史</w:t>
          </w:r>
        </w:p>
        <w:p w:rsidR="002330F8" w:rsidRDefault="00394453" w14:paraId="0E955CD5" w14:textId="1DA5355B">
          <w:pPr>
            <w:pStyle w:val="ListParagraph"/>
            <w:numPr>
              <w:ilvl w:val="0"/>
              <w:numId w:val="45"/>
            </w:numPr>
            <w:rPr>
              <w:rStyle w:val="CPTVariable"/>
              <w:b/>
              <w:bCs/>
              <w:lang w:eastAsia="zh-CN"/>
            </w:rPr>
          </w:pPr>
          <w:r>
            <w:rPr>
              <w:rStyle w:val="CPTVariable"/>
              <w:rFonts w:hint="eastAsia"/>
              <w:lang w:eastAsia="zh-CN"/>
            </w:rPr>
            <w:t>将对</w:t>
          </w:r>
          <w:proofErr w:type="spellStart"/>
          <w:r>
            <w:rPr>
              <w:rStyle w:val="CPTVariable"/>
              <w:rFonts w:hint="eastAsia"/>
              <w:lang w:eastAsia="zh-CN"/>
            </w:rPr>
            <w:t>cHL</w:t>
          </w:r>
          <w:proofErr w:type="spellEnd"/>
          <w:r>
            <w:rPr>
              <w:rStyle w:val="CPTVariable"/>
              <w:rFonts w:hint="eastAsia"/>
              <w:lang w:eastAsia="zh-CN"/>
            </w:rPr>
            <w:t>史进行</w:t>
          </w:r>
          <w:ins w:author="丁 扬" w:date="2025-07-02T15:06:00Z" w16du:dateUtc="2025-07-02T07:06:00Z" w:id="254">
            <w:r w:rsidR="009C7A1F">
              <w:rPr>
                <w:rStyle w:val="CPTVariable"/>
                <w:rFonts w:hint="eastAsia"/>
                <w:lang w:eastAsia="zh-CN"/>
              </w:rPr>
              <w:t>汇总及</w:t>
            </w:r>
          </w:ins>
          <w:r>
            <w:rPr>
              <w:rStyle w:val="CPTVariable"/>
              <w:rFonts w:hint="eastAsia"/>
              <w:lang w:eastAsia="zh-CN"/>
            </w:rPr>
            <w:t>列表</w:t>
          </w:r>
          <w:ins w:author="丁 扬" w:date="2025-07-02T15:06:00Z" w16du:dateUtc="2025-07-02T07:06:00Z" w:id="255">
            <w:r w:rsidR="009C7A1F">
              <w:rPr>
                <w:rStyle w:val="CPTVariable"/>
                <w:rFonts w:hint="eastAsia"/>
                <w:lang w:eastAsia="zh-CN"/>
              </w:rPr>
              <w:t>展示</w:t>
            </w:r>
          </w:ins>
          <w:r>
            <w:rPr>
              <w:rStyle w:val="CPTVariable"/>
              <w:rFonts w:hint="eastAsia"/>
              <w:lang w:eastAsia="zh-CN"/>
            </w:rPr>
            <w:t>。</w:t>
          </w:r>
        </w:p>
        <w:p w:rsidR="002330F8" w:rsidRDefault="00394453" w14:paraId="0E955CD6" w14:textId="77777777">
          <w:pPr>
            <w:widowControl w:val="0"/>
            <w:jc w:val="both"/>
            <w:rPr>
              <w:rStyle w:val="CPTVariable"/>
              <w:b/>
              <w:bCs/>
            </w:rPr>
          </w:pPr>
          <w:proofErr w:type="spellStart"/>
          <w:r>
            <w:rPr>
              <w:rStyle w:val="CPTVariable"/>
              <w:b/>
              <w:bCs/>
            </w:rPr>
            <w:t>非</w:t>
          </w:r>
          <w:r>
            <w:rPr>
              <w:rStyle w:val="CPTVariable"/>
              <w:b/>
              <w:bCs/>
            </w:rPr>
            <w:t>cHL</w:t>
          </w:r>
          <w:r>
            <w:rPr>
              <w:rStyle w:val="CPTVariable"/>
              <w:b/>
              <w:bCs/>
            </w:rPr>
            <w:t>疾病史</w:t>
          </w:r>
          <w:proofErr w:type="spellEnd"/>
        </w:p>
        <w:p w:rsidR="002330F8" w:rsidRDefault="00394453" w14:paraId="0E955CD7" w14:textId="77777777">
          <w:pPr>
            <w:pStyle w:val="ListParagraph"/>
            <w:widowControl w:val="0"/>
            <w:numPr>
              <w:ilvl w:val="0"/>
              <w:numId w:val="46"/>
            </w:numPr>
            <w:spacing w:before="120" w:after="120" w:line="240" w:lineRule="auto"/>
            <w:contextualSpacing w:val="0"/>
            <w:jc w:val="both"/>
            <w:rPr>
              <w:rFonts w:eastAsia="SimSun"/>
              <w:szCs w:val="28"/>
              <w:lang w:eastAsia="zh-CN"/>
            </w:rPr>
          </w:pPr>
          <w:r>
            <w:rPr>
              <w:rFonts w:hint="eastAsia" w:eastAsia="SimSun"/>
              <w:szCs w:val="28"/>
              <w:lang w:eastAsia="zh-CN"/>
            </w:rPr>
            <w:t>本</w:t>
          </w:r>
          <w:r>
            <w:rPr>
              <w:rFonts w:eastAsia="SimSun"/>
              <w:szCs w:val="28"/>
              <w:lang w:eastAsia="zh-CN"/>
            </w:rPr>
            <w:t>研究将使用监管活动医学词典</w:t>
          </w:r>
          <w:commentRangeStart w:id="256"/>
          <w:r>
            <w:rPr>
              <w:rFonts w:eastAsia="SimSun"/>
              <w:szCs w:val="28"/>
              <w:lang w:eastAsia="zh-CN"/>
            </w:rPr>
            <w:t>MedDRA v22.0</w:t>
          </w:r>
          <w:r>
            <w:rPr>
              <w:rFonts w:hint="eastAsia" w:eastAsia="SimSun"/>
              <w:szCs w:val="28"/>
              <w:lang w:eastAsia="zh-CN"/>
            </w:rPr>
            <w:t xml:space="preserve"> </w:t>
          </w:r>
          <w:r>
            <w:rPr>
              <w:rFonts w:eastAsia="SimSun"/>
              <w:szCs w:val="28"/>
              <w:lang w:eastAsia="zh-CN"/>
            </w:rPr>
            <w:t>DBL</w:t>
          </w:r>
          <w:r>
            <w:rPr>
              <w:rFonts w:hint="eastAsia" w:eastAsia="SimSun"/>
              <w:szCs w:val="28"/>
              <w:lang w:eastAsia="zh-CN"/>
            </w:rPr>
            <w:t>前最新版</w:t>
          </w:r>
          <w:commentRangeEnd w:id="256"/>
          <w:r>
            <w:rPr>
              <w:rFonts w:eastAsia="SimSun"/>
              <w:szCs w:val="28"/>
            </w:rPr>
            <w:commentReference w:id="256"/>
          </w:r>
          <w:r>
            <w:rPr>
              <w:rFonts w:eastAsia="SimSun"/>
              <w:szCs w:val="28"/>
              <w:lang w:eastAsia="zh-CN"/>
            </w:rPr>
            <w:t>对病史进行编码。将列出所有病史，按系统器官分类</w:t>
          </w:r>
          <w:r>
            <w:rPr>
              <w:rFonts w:eastAsia="SimSun"/>
              <w:szCs w:val="28"/>
              <w:lang w:eastAsia="zh-CN"/>
            </w:rPr>
            <w:t>(SOC)</w:t>
          </w:r>
          <w:r>
            <w:rPr>
              <w:rFonts w:eastAsia="SimSun"/>
              <w:szCs w:val="28"/>
              <w:lang w:eastAsia="zh-CN"/>
            </w:rPr>
            <w:t>和首选术语</w:t>
          </w:r>
          <w:r>
            <w:rPr>
              <w:rFonts w:eastAsia="SimSun"/>
              <w:szCs w:val="28"/>
              <w:lang w:eastAsia="zh-CN"/>
            </w:rPr>
            <w:t>(PT)</w:t>
          </w:r>
          <w:r>
            <w:rPr>
              <w:rFonts w:hint="eastAsia" w:eastAsia="SimSun"/>
              <w:szCs w:val="28"/>
              <w:lang w:eastAsia="zh-CN"/>
            </w:rPr>
            <w:t>汇总</w:t>
          </w:r>
          <w:r>
            <w:rPr>
              <w:rFonts w:eastAsia="SimSun"/>
              <w:szCs w:val="28"/>
              <w:lang w:eastAsia="zh-CN"/>
            </w:rPr>
            <w:t>各治疗组</w:t>
          </w:r>
          <w:r>
            <w:rPr>
              <w:rFonts w:eastAsia="SimSun"/>
              <w:szCs w:val="28"/>
              <w:lang w:eastAsia="zh-CN"/>
            </w:rPr>
            <w:t>ITT</w:t>
          </w:r>
          <w:r>
            <w:rPr>
              <w:rFonts w:eastAsia="SimSun"/>
              <w:szCs w:val="28"/>
              <w:lang w:eastAsia="zh-CN"/>
            </w:rPr>
            <w:t>人群中有任何病史的受试者人数和百分比，并</w:t>
          </w:r>
          <w:r>
            <w:rPr>
              <w:rFonts w:hint="eastAsia" w:eastAsia="SimSun"/>
              <w:szCs w:val="28"/>
              <w:lang w:eastAsia="zh-CN"/>
            </w:rPr>
            <w:t>按试验组</w:t>
          </w:r>
          <w:r>
            <w:rPr>
              <w:rFonts w:eastAsia="SimSun"/>
              <w:szCs w:val="28"/>
              <w:lang w:eastAsia="zh-CN"/>
            </w:rPr>
            <w:t>降序显示。</w:t>
          </w:r>
        </w:p>
      </w:sdtContent>
    </w:sdt>
    <w:bookmarkStart w:name="_Toc201319799" w:displacedByCustomXml="next" w:id="257"/>
    <w:sdt>
      <w:sdtPr>
        <w:alias w:val="Prior and Concomitant Medications"/>
        <w:tag w:val="Prior and Concomitant Medications"/>
        <w:id w:val="-423109596"/>
        <w:placeholder>
          <w:docPart w:val="B4D805E73F2A43C6B5337D8DAE620997"/>
        </w:placeholder>
      </w:sdtPr>
      <w:sdtEndPr/>
      <w:sdtContent>
        <w:p w:rsidR="002330F8" w:rsidRDefault="00394453" w14:paraId="0E955CD8" w14:textId="77777777">
          <w:pPr>
            <w:pStyle w:val="Heading3"/>
            <w:rPr>
              <w:rFonts w:hint="eastAsia"/>
              <w:lang w:eastAsia="zh-CN"/>
            </w:rPr>
          </w:pPr>
          <w:r>
            <w:rPr>
              <w:rFonts w:hint="eastAsia" w:asciiTheme="minorEastAsia" w:hAnsiTheme="minorEastAsia" w:eastAsiaTheme="minorEastAsia"/>
              <w:lang w:eastAsia="zh-CN"/>
            </w:rPr>
            <w:t>既往与合并药物/非药物治疗/手术史</w:t>
          </w:r>
        </w:p>
      </w:sdtContent>
    </w:sdt>
    <w:bookmarkEnd w:displacedByCustomXml="prev" w:id="257"/>
    <w:commentRangeStart w:displacedByCustomXml="prev" w:id="258"/>
    <w:sdt>
      <w:sdtPr>
        <w:alias w:val="CPT:PriorandConcomitantMedications"/>
        <w:tag w:val="PriorandConcomitantMedication"/>
        <w:id w:val="1338570882"/>
        <w:placeholder>
          <w:docPart w:val="D8E58A0A3CE642AD9F6C3259A79A98BB"/>
        </w:placeholder>
        <w:rPr>
          <w:rStyle w:val="CPTVariable"/>
          <w:rFonts w:cs="Times New Roman"/>
        </w:rPr>
      </w:sdtPr>
      <w:sdtEndPr>
        <w:rPr>
          <w:rStyle w:val="DefaultParagraphFont"/>
          <w:rFonts w:eastAsia="MS Mincho" w:cs="Times New Roman"/>
          <w:lang w:eastAsia="ja-JP"/>
        </w:rPr>
      </w:sdtEndPr>
      <w:sdtContent>
        <w:p w:rsidR="002330F8" w:rsidRDefault="00394453" w14:paraId="0E955CD9" w14:textId="77777777">
          <w:pPr>
            <w:rPr>
              <w:rStyle w:val="CPTVariable"/>
              <w:b/>
              <w:bCs/>
              <w:lang w:eastAsia="zh-CN"/>
            </w:rPr>
          </w:pPr>
          <w:proofErr w:type="spellStart"/>
          <w:r>
            <w:rPr>
              <w:rStyle w:val="CPTVariable"/>
              <w:rFonts w:hint="eastAsia"/>
              <w:b/>
              <w:bCs/>
            </w:rPr>
            <w:t>既往</w:t>
          </w:r>
          <w:r>
            <w:rPr>
              <w:rStyle w:val="CPTVariable"/>
              <w:rFonts w:hint="eastAsia"/>
              <w:b/>
              <w:bCs/>
            </w:rPr>
            <w:t>cHL</w:t>
          </w:r>
          <w:r>
            <w:rPr>
              <w:rStyle w:val="CPTVariable"/>
              <w:rFonts w:hint="eastAsia"/>
              <w:b/>
              <w:bCs/>
            </w:rPr>
            <w:t>治疗史</w:t>
          </w:r>
          <w:proofErr w:type="spellEnd"/>
          <w:commentRangeEnd w:id="258"/>
          <w:r>
            <w:rPr>
              <w:rStyle w:val="CommentReference"/>
            </w:rPr>
            <w:commentReference w:id="258"/>
          </w:r>
        </w:p>
        <w:p w:rsidR="002330F8" w:rsidRDefault="00394453" w14:paraId="0E955CDA" w14:textId="69CC405D">
          <w:pPr>
            <w:pStyle w:val="MainText-EN0"/>
            <w:numPr>
              <w:ilvl w:val="0"/>
              <w:numId w:val="47"/>
            </w:numPr>
            <w:rPr>
              <w:rFonts w:eastAsia="SimSun"/>
              <w:lang w:eastAsia="zh-CN"/>
            </w:rPr>
          </w:pPr>
          <w:r w:rsidRPr="10F66681">
            <w:rPr>
              <w:rFonts w:hint="eastAsia" w:eastAsia="SimSun"/>
              <w:lang w:eastAsia="zh-CN"/>
            </w:rPr>
            <w:t>对于</w:t>
          </w:r>
          <w:del w:author="丁 扬" w:date="2025-06-23T13:06:00Z" w16du:dateUtc="2025-06-23T05:06:00Z" w:id="259">
            <w:r w:rsidRPr="10F66681" w:rsidDel="008E1725">
              <w:rPr>
                <w:rFonts w:hint="eastAsia" w:ascii="SimSun" w:hAnsi="SimSun" w:eastAsia="SimSun" w:cs="SimSun"/>
                <w:lang w:eastAsia="zh-CN"/>
              </w:rPr>
              <w:delText>化疗</w:delText>
            </w:r>
          </w:del>
          <w:ins w:author="丁 扬" w:date="2025-06-23T13:06:00Z" w16du:dateUtc="2025-06-23T05:06:00Z" w:id="260">
            <w:r w:rsidR="008E1725">
              <w:rPr>
                <w:rFonts w:hint="eastAsia" w:ascii="SimSun" w:hAnsi="SimSun" w:eastAsia="SimSun" w:cs="SimSun"/>
                <w:lang w:eastAsia="zh-CN"/>
              </w:rPr>
              <w:t>既往</w:t>
            </w:r>
          </w:ins>
          <w:r w:rsidRPr="10F66681">
            <w:rPr>
              <w:rFonts w:hint="eastAsia" w:ascii="SimSun" w:hAnsi="SimSun" w:eastAsia="SimSun" w:cs="SimSun"/>
              <w:lang w:eastAsia="zh-CN"/>
            </w:rPr>
            <w:t>治疗线数</w:t>
          </w:r>
          <w:r w:rsidRPr="10F66681">
            <w:rPr>
              <w:rFonts w:hint="eastAsia" w:eastAsia="SimSun"/>
              <w:lang w:eastAsia="zh-CN"/>
            </w:rPr>
            <w:t>将按照分类变量进行汇总（</w:t>
          </w:r>
          <w:r w:rsidRPr="10F66681">
            <w:rPr>
              <w:rFonts w:hint="eastAsia" w:eastAsia="SimSun"/>
              <w:lang w:eastAsia="zh-CN"/>
            </w:rPr>
            <w:t>1</w:t>
          </w:r>
          <w:r w:rsidRPr="10F66681">
            <w:rPr>
              <w:rFonts w:eastAsia="SimSun"/>
              <w:lang w:eastAsia="zh-CN"/>
            </w:rPr>
            <w:t>，</w:t>
          </w:r>
          <w:r w:rsidRPr="10F66681">
            <w:rPr>
              <w:rFonts w:hint="eastAsia" w:eastAsia="SimSun"/>
              <w:lang w:eastAsia="zh-CN"/>
            </w:rPr>
            <w:t>2</w:t>
          </w:r>
          <w:r w:rsidRPr="10F66681">
            <w:rPr>
              <w:rFonts w:eastAsia="SimSun"/>
              <w:lang w:eastAsia="zh-CN"/>
            </w:rPr>
            <w:t>，</w:t>
          </w:r>
          <w:commentRangeStart w:id="261"/>
          <w:commentRangeStart w:id="262"/>
          <w:r w:rsidRPr="10F66681">
            <w:rPr>
              <w:rFonts w:hint="eastAsia" w:eastAsia="SimSun"/>
              <w:lang w:eastAsia="zh-CN"/>
            </w:rPr>
            <w:t>3</w:t>
          </w:r>
          <w:commentRangeEnd w:id="261"/>
          <w:r>
            <w:rPr>
              <w:rStyle w:val="CommentReference"/>
            </w:rPr>
            <w:commentReference w:id="261"/>
          </w:r>
          <w:commentRangeEnd w:id="262"/>
          <w:r w:rsidR="00812C25">
            <w:rPr>
              <w:rStyle w:val="CommentReference"/>
              <w:rFonts w:cs="Cordia New" w:eastAsiaTheme="minorEastAsia"/>
            </w:rPr>
            <w:commentReference w:id="262"/>
          </w:r>
          <w:r w:rsidR="005E07D1">
            <w:rPr>
              <w:rFonts w:hint="eastAsia" w:eastAsia="SimSun"/>
              <w:lang w:eastAsia="zh-CN"/>
            </w:rPr>
            <w:t>，</w:t>
          </w:r>
          <w:r w:rsidR="005E07D1">
            <w:rPr>
              <w:rFonts w:hint="eastAsia" w:eastAsia="SimSun"/>
              <w:lang w:eastAsia="zh-CN"/>
            </w:rPr>
            <w:t>4</w:t>
          </w:r>
          <w:r w:rsidR="005E07D1">
            <w:rPr>
              <w:rFonts w:hint="eastAsia" w:eastAsia="SimSun"/>
              <w:lang w:eastAsia="zh-CN"/>
            </w:rPr>
            <w:t>，</w:t>
          </w:r>
          <w:r w:rsidR="005E07D1">
            <w:rPr>
              <w:rFonts w:hint="eastAsia" w:eastAsia="SimSun"/>
              <w:lang w:eastAsia="zh-CN"/>
            </w:rPr>
            <w:t>5</w:t>
          </w:r>
          <w:r w:rsidR="008E1B41">
            <w:rPr>
              <w:rFonts w:hint="eastAsia" w:eastAsia="SimSun"/>
              <w:lang w:eastAsia="zh-CN"/>
            </w:rPr>
            <w:t>，</w:t>
          </w:r>
          <w:r w:rsidR="001812A4">
            <w:rPr>
              <w:rFonts w:hint="eastAsia" w:eastAsia="SimSun"/>
              <w:lang w:eastAsia="zh-CN"/>
            </w:rPr>
            <w:t>……</w:t>
          </w:r>
          <w:r w:rsidR="008E1B41">
            <w:rPr>
              <w:rFonts w:hint="eastAsia" w:eastAsia="SimSun"/>
              <w:lang w:eastAsia="zh-CN"/>
            </w:rPr>
            <w:t>等</w:t>
          </w:r>
          <w:r w:rsidRPr="10F66681">
            <w:rPr>
              <w:rFonts w:eastAsia="SimSun"/>
              <w:lang w:eastAsia="zh-CN"/>
            </w:rPr>
            <w:t>）</w:t>
          </w:r>
          <w:r w:rsidRPr="10F66681">
            <w:rPr>
              <w:rFonts w:hint="eastAsia" w:eastAsia="SimSun"/>
              <w:lang w:eastAsia="zh-CN"/>
            </w:rPr>
            <w:t>。</w:t>
          </w:r>
        </w:p>
        <w:p w:rsidR="002330F8" w:rsidP="0DF289D9" w:rsidRDefault="5983AF5B" w14:paraId="0E955CDB" w14:textId="59ACF900">
          <w:pPr>
            <w:pStyle w:val="MainText-EN0"/>
            <w:numPr>
              <w:ilvl w:val="0"/>
              <w:numId w:val="47"/>
            </w:numPr>
            <w:rPr>
              <w:rFonts w:eastAsia="SimSun"/>
              <w:lang w:eastAsia="zh-CN"/>
            </w:rPr>
          </w:pPr>
          <w:r w:rsidRPr="09954D9D">
            <w:rPr>
              <w:rFonts w:ascii="SimSun" w:hAnsi="SimSun" w:eastAsia="SimSun" w:cs="SimSun"/>
              <w:lang w:eastAsia="zh-CN"/>
            </w:rPr>
            <w:t>每例受试者可</w:t>
          </w:r>
          <w:r w:rsidRPr="09954D9D">
            <w:rPr>
              <w:rFonts w:eastAsia="SimSun"/>
              <w:lang w:eastAsia="zh-CN"/>
            </w:rPr>
            <w:t>在</w:t>
          </w:r>
          <w:r w:rsidRPr="09954D9D" w:rsidR="00D86047">
            <w:rPr>
              <w:rFonts w:ascii="SimSun" w:hAnsi="SimSun" w:eastAsia="SimSun" w:cs="SimSun"/>
              <w:lang w:eastAsia="zh-CN"/>
            </w:rPr>
            <w:t>每一</w:t>
          </w:r>
          <w:commentRangeStart w:id="263"/>
          <w:commentRangeStart w:id="264"/>
          <w:commentRangeStart w:id="265"/>
          <w:r w:rsidRPr="09954D9D">
            <w:rPr>
              <w:rFonts w:ascii="SimSun" w:hAnsi="SimSun" w:eastAsia="SimSun" w:cs="SimSun"/>
              <w:lang w:eastAsia="zh-CN"/>
            </w:rPr>
            <w:t>线</w:t>
          </w:r>
          <w:commentRangeEnd w:id="263"/>
          <w:r>
            <w:rPr>
              <w:rStyle w:val="CommentReference"/>
            </w:rPr>
            <w:commentReference w:id="263"/>
          </w:r>
          <w:commentRangeEnd w:id="264"/>
          <w:r>
            <w:rPr>
              <w:rStyle w:val="CommentReference"/>
            </w:rPr>
            <w:commentReference w:id="264"/>
          </w:r>
          <w:commentRangeEnd w:id="265"/>
          <w:r>
            <w:rPr>
              <w:rStyle w:val="CommentReference"/>
            </w:rPr>
            <w:commentReference w:id="265"/>
          </w:r>
          <w:r w:rsidRPr="09954D9D">
            <w:rPr>
              <w:rFonts w:eastAsia="SimSun"/>
              <w:lang w:eastAsia="zh-CN"/>
            </w:rPr>
            <w:t>同时使用多种</w:t>
          </w:r>
          <w:r w:rsidRPr="09954D9D">
            <w:rPr>
              <w:rFonts w:ascii="SimSun" w:hAnsi="SimSun" w:eastAsia="SimSun" w:cs="SimSun"/>
              <w:lang w:eastAsia="zh-CN"/>
            </w:rPr>
            <w:t>药物</w:t>
          </w:r>
          <w:r w:rsidRPr="09954D9D">
            <w:rPr>
              <w:rFonts w:eastAsia="SimSun"/>
              <w:lang w:eastAsia="zh-CN"/>
            </w:rPr>
            <w:t>，</w:t>
          </w:r>
          <w:r w:rsidRPr="09954D9D">
            <w:rPr>
              <w:rFonts w:ascii="SimSun" w:hAnsi="SimSun" w:eastAsia="SimSun" w:cs="SimSun"/>
              <w:lang w:eastAsia="zh-CN"/>
            </w:rPr>
            <w:t>每例受试者在每</w:t>
          </w:r>
          <w:r w:rsidRPr="09954D9D">
            <w:rPr>
              <w:rFonts w:eastAsia="SimSun"/>
              <w:lang w:eastAsia="zh-CN"/>
            </w:rPr>
            <w:t>种类型药物计数一次。</w:t>
          </w:r>
        </w:p>
        <w:p w:rsidR="002330F8" w:rsidRDefault="00394453" w14:paraId="0E955CDC" w14:textId="77777777">
          <w:pPr>
            <w:rPr>
              <w:rStyle w:val="CPTVariable"/>
              <w:b/>
              <w:bCs/>
              <w:lang w:eastAsia="zh-CN"/>
            </w:rPr>
          </w:pPr>
          <w:r>
            <w:rPr>
              <w:rFonts w:hint="eastAsia" w:asciiTheme="minorEastAsia" w:hAnsiTheme="minorEastAsia"/>
              <w:b/>
              <w:bCs/>
              <w:lang w:eastAsia="zh-CN"/>
            </w:rPr>
            <w:t>非</w:t>
          </w:r>
          <w:proofErr w:type="spellStart"/>
          <w:r>
            <w:rPr>
              <w:rStyle w:val="CPTVariable"/>
              <w:rFonts w:hint="eastAsia"/>
              <w:b/>
              <w:lang w:eastAsia="zh-CN"/>
            </w:rPr>
            <w:t>cHL</w:t>
          </w:r>
          <w:proofErr w:type="spellEnd"/>
          <w:r>
            <w:rPr>
              <w:rStyle w:val="CPTVariable"/>
              <w:rFonts w:hint="eastAsia"/>
              <w:b/>
              <w:bCs/>
              <w:lang w:eastAsia="zh-CN"/>
            </w:rPr>
            <w:t>既往和伴随</w:t>
          </w:r>
          <w:r>
            <w:rPr>
              <w:rStyle w:val="CPTVariable"/>
              <w:rFonts w:hint="eastAsia"/>
              <w:b/>
              <w:lang w:eastAsia="zh-CN"/>
            </w:rPr>
            <w:t>治疗史</w:t>
          </w:r>
        </w:p>
        <w:p w:rsidR="002330F8" w:rsidP="00056795" w:rsidRDefault="00394453" w14:paraId="0E955CDD" w14:textId="1FD44AA4">
          <w:pPr>
            <w:pStyle w:val="ListParagraph"/>
            <w:numPr>
              <w:ilvl w:val="0"/>
              <w:numId w:val="48"/>
            </w:numPr>
            <w:rPr>
              <w:lang w:eastAsia="zh-CN"/>
            </w:rPr>
          </w:pPr>
          <w:r w:rsidRPr="6602053A">
            <w:rPr>
              <w:rFonts w:eastAsia="SimSun"/>
              <w:lang w:eastAsia="zh-CN"/>
            </w:rPr>
            <w:t>既往用药</w:t>
          </w:r>
          <w:r w:rsidRPr="6602053A">
            <w:rPr>
              <w:rFonts w:eastAsia="SimSun"/>
              <w:lang w:eastAsia="zh-CN"/>
            </w:rPr>
            <w:t>/</w:t>
          </w:r>
          <w:r w:rsidRPr="6602053A">
            <w:rPr>
              <w:rFonts w:eastAsia="SimSun"/>
              <w:lang w:eastAsia="zh-CN"/>
            </w:rPr>
            <w:t>操作定义为在初次给药日期前</w:t>
          </w:r>
          <w:commentRangeStart w:id="266"/>
          <w:commentRangeStart w:id="267"/>
          <w:del w:author="丁 扬" w:date="2025-06-24T09:58:00Z" w16du:dateUtc="2025-06-24T01:58:00Z" w:id="268">
            <w:r w:rsidRPr="6602053A" w:rsidDel="00047EFE">
              <w:rPr>
                <w:rFonts w:hint="eastAsia" w:eastAsia="SimSun"/>
                <w:lang w:eastAsia="zh-CN"/>
              </w:rPr>
              <w:delText>结束</w:delText>
            </w:r>
            <w:commentRangeEnd w:id="266"/>
            <w:r w:rsidDel="00047EFE" w:rsidR="005B57C4">
              <w:rPr>
                <w:rStyle w:val="CommentReference"/>
                <w:rFonts w:hint="eastAsia" w:cs="Cordia New" w:eastAsiaTheme="minorEastAsia"/>
                <w:lang w:eastAsia="zh-CN"/>
              </w:rPr>
              <w:commentReference w:id="266"/>
            </w:r>
          </w:del>
          <w:ins w:author="丁 扬" w:date="2025-06-24T09:58:00Z" w16du:dateUtc="2025-06-24T01:58:00Z" w:id="269">
            <w:r w:rsidR="00047EFE">
              <w:rPr>
                <w:rFonts w:hint="eastAsia" w:eastAsia="SimSun"/>
                <w:lang w:eastAsia="zh-CN"/>
              </w:rPr>
              <w:t>开始</w:t>
            </w:r>
          </w:ins>
          <w:ins w:author="丁 扬" w:date="2025-06-24T09:59:00Z" w16du:dateUtc="2025-06-24T01:59:00Z" w:id="270">
            <w:commentRangeEnd w:id="267"/>
            <w:r w:rsidR="00047EFE">
              <w:rPr>
                <w:rStyle w:val="CommentReference"/>
                <w:rFonts w:cs="Cordia New" w:eastAsiaTheme="minorEastAsia"/>
              </w:rPr>
              <w:commentReference w:id="267"/>
            </w:r>
          </w:ins>
          <w:r w:rsidRPr="6602053A">
            <w:rPr>
              <w:rFonts w:eastAsia="SimSun"/>
              <w:lang w:eastAsia="zh-CN"/>
            </w:rPr>
            <w:t>的任何用药</w:t>
          </w:r>
          <w:r w:rsidRPr="6602053A">
            <w:rPr>
              <w:rFonts w:eastAsia="SimSun"/>
              <w:lang w:eastAsia="zh-CN"/>
            </w:rPr>
            <w:t>/</w:t>
          </w:r>
          <w:r w:rsidRPr="6602053A">
            <w:rPr>
              <w:rFonts w:eastAsia="SimSun"/>
              <w:lang w:eastAsia="zh-CN"/>
            </w:rPr>
            <w:t>操作；合并用药</w:t>
          </w:r>
          <w:r w:rsidRPr="6602053A">
            <w:rPr>
              <w:rFonts w:eastAsia="SimSun"/>
              <w:lang w:eastAsia="zh-CN"/>
            </w:rPr>
            <w:t>/</w:t>
          </w:r>
          <w:r w:rsidRPr="6602053A">
            <w:rPr>
              <w:rFonts w:eastAsia="SimSun"/>
              <w:lang w:eastAsia="zh-CN"/>
            </w:rPr>
            <w:t>操作定义为在初次给药日期当天或之后正在进行或已结束的任何用药</w:t>
          </w:r>
          <w:r w:rsidRPr="6602053A">
            <w:rPr>
              <w:rFonts w:eastAsia="SimSun"/>
              <w:lang w:eastAsia="zh-CN"/>
            </w:rPr>
            <w:t>/</w:t>
          </w:r>
          <w:r w:rsidRPr="6602053A">
            <w:rPr>
              <w:rFonts w:eastAsia="SimSun"/>
              <w:lang w:eastAsia="zh-CN"/>
            </w:rPr>
            <w:t>操作。</w:t>
          </w:r>
        </w:p>
        <w:p w:rsidR="002330F8" w:rsidRDefault="00394453" w14:paraId="0E955CDE" w14:textId="1AF112D6">
          <w:pPr>
            <w:pStyle w:val="MainText-EN0"/>
            <w:numPr>
              <w:ilvl w:val="0"/>
              <w:numId w:val="48"/>
            </w:numPr>
            <w:rPr>
              <w:rFonts w:eastAsia="SimSun"/>
              <w:szCs w:val="24"/>
            </w:rPr>
          </w:pPr>
          <w:r>
            <w:rPr>
              <w:rFonts w:eastAsia="SimSun"/>
              <w:szCs w:val="24"/>
              <w:lang w:eastAsia="zh-CN"/>
            </w:rPr>
            <w:t>所有药物将使用最新版</w:t>
          </w:r>
          <w:commentRangeStart w:id="271"/>
          <w:commentRangeStart w:id="272"/>
          <w:proofErr w:type="spellStart"/>
          <w:r>
            <w:rPr>
              <w:rFonts w:eastAsia="SimSun"/>
              <w:szCs w:val="24"/>
              <w:lang w:eastAsia="zh-CN"/>
            </w:rPr>
            <w:t>WHO</w:t>
          </w:r>
          <w:r w:rsidR="00B3292E">
            <w:rPr>
              <w:rFonts w:hint="eastAsia" w:eastAsia="SimSun"/>
              <w:szCs w:val="24"/>
              <w:lang w:eastAsia="zh-CN"/>
            </w:rPr>
            <w:t>Drug</w:t>
          </w:r>
          <w:proofErr w:type="spellEnd"/>
          <w:r w:rsidR="00B3292E">
            <w:rPr>
              <w:rFonts w:hint="eastAsia" w:eastAsia="SimSun"/>
              <w:szCs w:val="24"/>
              <w:lang w:eastAsia="zh-CN"/>
            </w:rPr>
            <w:t>词典</w:t>
          </w:r>
          <w:commentRangeEnd w:id="271"/>
          <w:r w:rsidR="007C0C9C">
            <w:rPr>
              <w:rStyle w:val="CommentReference"/>
              <w:rFonts w:cs="Cordia New" w:eastAsiaTheme="minorEastAsia"/>
            </w:rPr>
            <w:commentReference w:id="271"/>
          </w:r>
          <w:commentRangeEnd w:id="272"/>
          <w:r w:rsidR="004E32FD">
            <w:rPr>
              <w:rStyle w:val="CommentReference"/>
              <w:rFonts w:cs="Cordia New" w:eastAsiaTheme="minorEastAsia"/>
            </w:rPr>
            <w:commentReference w:id="272"/>
          </w:r>
          <w:r>
            <w:rPr>
              <w:rFonts w:eastAsia="SimSun"/>
              <w:szCs w:val="24"/>
              <w:lang w:eastAsia="zh-CN"/>
            </w:rPr>
            <w:t>进行编码。将按治疗组总结合并用药，并按解剖学治疗学及化学</w:t>
          </w:r>
          <w:r>
            <w:rPr>
              <w:rFonts w:eastAsia="SimSun"/>
              <w:szCs w:val="24"/>
              <w:lang w:eastAsia="zh-CN"/>
            </w:rPr>
            <w:t>(ATC)</w:t>
          </w:r>
          <w:r>
            <w:rPr>
              <w:rFonts w:eastAsia="SimSun"/>
              <w:szCs w:val="24"/>
              <w:lang w:eastAsia="zh-CN"/>
            </w:rPr>
            <w:t>分类系统和首选名称</w:t>
          </w:r>
          <w:r>
            <w:rPr>
              <w:rFonts w:eastAsia="SimSun"/>
              <w:szCs w:val="24"/>
              <w:lang w:eastAsia="zh-CN"/>
            </w:rPr>
            <w:t>(PN)</w:t>
          </w:r>
          <w:r>
            <w:rPr>
              <w:rFonts w:eastAsia="SimSun"/>
              <w:szCs w:val="24"/>
              <w:lang w:eastAsia="zh-CN"/>
            </w:rPr>
            <w:t>列出受试者的数量和百分比；每例受试者可以有多个</w:t>
          </w:r>
          <w:r>
            <w:rPr>
              <w:rFonts w:eastAsia="SimSun"/>
              <w:szCs w:val="24"/>
              <w:lang w:eastAsia="zh-CN"/>
            </w:rPr>
            <w:t>ATC 3</w:t>
          </w:r>
          <w:r>
            <w:rPr>
              <w:rFonts w:eastAsia="SimSun"/>
              <w:szCs w:val="24"/>
              <w:lang w:eastAsia="zh-CN"/>
            </w:rPr>
            <w:t>级别和</w:t>
          </w:r>
          <w:r>
            <w:rPr>
              <w:rFonts w:eastAsia="SimSun"/>
              <w:szCs w:val="24"/>
              <w:lang w:eastAsia="zh-CN"/>
            </w:rPr>
            <w:t>/</w:t>
          </w:r>
          <w:r>
            <w:rPr>
              <w:rFonts w:eastAsia="SimSun"/>
              <w:szCs w:val="24"/>
              <w:lang w:eastAsia="zh-CN"/>
            </w:rPr>
            <w:t>或多个首选药物名称下的药物，但每名受试者在每个</w:t>
          </w:r>
          <w:r>
            <w:rPr>
              <w:rFonts w:eastAsia="SimSun"/>
              <w:szCs w:val="24"/>
              <w:lang w:eastAsia="zh-CN"/>
            </w:rPr>
            <w:t>ATC 3</w:t>
          </w:r>
          <w:r>
            <w:rPr>
              <w:rFonts w:eastAsia="SimSun"/>
              <w:szCs w:val="24"/>
              <w:lang w:eastAsia="zh-CN"/>
            </w:rPr>
            <w:t>级别和首选名称类别中仅计数一次。若该药物不能编码至</w:t>
          </w:r>
          <w:r>
            <w:rPr>
              <w:rFonts w:eastAsia="SimSun"/>
              <w:szCs w:val="24"/>
              <w:lang w:eastAsia="zh-CN"/>
            </w:rPr>
            <w:t>ATC3</w:t>
          </w:r>
          <w:r>
            <w:rPr>
              <w:rFonts w:eastAsia="SimSun"/>
              <w:szCs w:val="24"/>
              <w:lang w:eastAsia="zh-CN"/>
            </w:rPr>
            <w:t>级别，则该药物的最终可编码级别将参与汇总。</w:t>
          </w:r>
          <w:r>
            <w:rPr>
              <w:rFonts w:hint="eastAsia" w:eastAsia="SimSun"/>
              <w:szCs w:val="24"/>
              <w:lang w:eastAsia="zh-CN"/>
            </w:rPr>
            <w:t>既往和合并药物治疗将列表展示。</w:t>
          </w:r>
        </w:p>
        <w:p w:rsidR="002330F8" w:rsidRDefault="00394453" w14:paraId="0E955CDF" w14:textId="77777777">
          <w:pPr>
            <w:pStyle w:val="MainText-EN0"/>
            <w:numPr>
              <w:ilvl w:val="0"/>
              <w:numId w:val="48"/>
            </w:numPr>
            <w:rPr>
              <w:rFonts w:eastAsia="SimSun"/>
              <w:szCs w:val="24"/>
            </w:rPr>
          </w:pPr>
          <w:r>
            <w:rPr>
              <w:rFonts w:eastAsia="SimSun"/>
              <w:szCs w:val="24"/>
              <w:lang w:eastAsia="zh-CN"/>
            </w:rPr>
            <w:t>将按治疗组汇总</w:t>
          </w:r>
          <w:proofErr w:type="gramStart"/>
          <w:r>
            <w:rPr>
              <w:rFonts w:hint="eastAsia" w:eastAsia="SimSun"/>
              <w:szCs w:val="24"/>
              <w:lang w:eastAsia="zh-CN"/>
            </w:rPr>
            <w:t>合并非</w:t>
          </w:r>
          <w:proofErr w:type="gramEnd"/>
          <w:r>
            <w:rPr>
              <w:rFonts w:hint="eastAsia" w:eastAsia="SimSun"/>
              <w:szCs w:val="24"/>
              <w:lang w:eastAsia="zh-CN"/>
            </w:rPr>
            <w:t>药物治疗</w:t>
          </w:r>
          <w:r>
            <w:rPr>
              <w:rFonts w:eastAsia="SimSun"/>
              <w:szCs w:val="24"/>
              <w:lang w:eastAsia="zh-CN"/>
            </w:rPr>
            <w:t>，并按系统器官分类</w:t>
          </w:r>
          <w:r>
            <w:rPr>
              <w:rFonts w:eastAsia="SimSun"/>
              <w:szCs w:val="24"/>
              <w:lang w:eastAsia="zh-CN"/>
            </w:rPr>
            <w:t>(SOC)</w:t>
          </w:r>
          <w:r>
            <w:rPr>
              <w:rFonts w:eastAsia="SimSun"/>
              <w:szCs w:val="24"/>
              <w:lang w:eastAsia="zh-CN"/>
            </w:rPr>
            <w:t>和首选术语</w:t>
          </w:r>
          <w:r>
            <w:rPr>
              <w:rFonts w:eastAsia="SimSun"/>
              <w:szCs w:val="24"/>
              <w:lang w:eastAsia="zh-CN"/>
            </w:rPr>
            <w:t>(PT)</w:t>
          </w:r>
          <w:r>
            <w:rPr>
              <w:rFonts w:eastAsia="SimSun"/>
              <w:szCs w:val="24"/>
              <w:lang w:eastAsia="zh-CN"/>
            </w:rPr>
            <w:t>列出受试者的数量和百分比；每例受试者可在多个</w:t>
          </w:r>
          <w:r>
            <w:rPr>
              <w:rFonts w:eastAsia="SimSun"/>
              <w:szCs w:val="24"/>
              <w:lang w:eastAsia="zh-CN"/>
            </w:rPr>
            <w:t>SOC</w:t>
          </w:r>
          <w:r>
            <w:rPr>
              <w:rFonts w:eastAsia="SimSun"/>
              <w:szCs w:val="24"/>
              <w:lang w:eastAsia="zh-CN"/>
            </w:rPr>
            <w:t>和</w:t>
          </w:r>
          <w:r>
            <w:rPr>
              <w:rFonts w:eastAsia="SimSun"/>
              <w:szCs w:val="24"/>
              <w:lang w:eastAsia="zh-CN"/>
            </w:rPr>
            <w:t>/</w:t>
          </w:r>
          <w:r>
            <w:rPr>
              <w:rFonts w:eastAsia="SimSun"/>
              <w:szCs w:val="24"/>
              <w:lang w:eastAsia="zh-CN"/>
            </w:rPr>
            <w:t>或</w:t>
          </w:r>
          <w:r>
            <w:rPr>
              <w:rFonts w:eastAsia="SimSun"/>
              <w:szCs w:val="24"/>
              <w:lang w:eastAsia="zh-CN"/>
            </w:rPr>
            <w:t>PT</w:t>
          </w:r>
          <w:r>
            <w:rPr>
              <w:rFonts w:eastAsia="SimSun"/>
              <w:szCs w:val="24"/>
              <w:lang w:eastAsia="zh-CN"/>
            </w:rPr>
            <w:t>下接受治疗，但每例受试者在每个</w:t>
          </w:r>
          <w:r>
            <w:rPr>
              <w:rFonts w:eastAsia="SimSun"/>
              <w:szCs w:val="24"/>
              <w:lang w:eastAsia="zh-CN"/>
            </w:rPr>
            <w:t>SOC</w:t>
          </w:r>
          <w:r>
            <w:rPr>
              <w:rFonts w:eastAsia="SimSun"/>
              <w:szCs w:val="24"/>
              <w:lang w:eastAsia="zh-CN"/>
            </w:rPr>
            <w:t>和</w:t>
          </w:r>
          <w:r>
            <w:rPr>
              <w:rFonts w:eastAsia="SimSun"/>
              <w:szCs w:val="24"/>
              <w:lang w:eastAsia="zh-CN"/>
            </w:rPr>
            <w:t>PT</w:t>
          </w:r>
          <w:r>
            <w:rPr>
              <w:rFonts w:eastAsia="SimSun"/>
              <w:szCs w:val="24"/>
              <w:lang w:eastAsia="zh-CN"/>
            </w:rPr>
            <w:t>内仅计数一次。若存在</w:t>
          </w:r>
          <w:r>
            <w:rPr>
              <w:rFonts w:eastAsia="SimSun"/>
              <w:szCs w:val="24"/>
              <w:lang w:eastAsia="zh-CN"/>
            </w:rPr>
            <w:t>PT</w:t>
          </w:r>
          <w:r>
            <w:rPr>
              <w:rFonts w:eastAsia="SimSun"/>
              <w:szCs w:val="24"/>
              <w:lang w:eastAsia="zh-CN"/>
            </w:rPr>
            <w:t>与多个</w:t>
          </w:r>
          <w:r>
            <w:rPr>
              <w:rFonts w:eastAsia="SimSun"/>
              <w:szCs w:val="24"/>
              <w:lang w:eastAsia="zh-CN"/>
            </w:rPr>
            <w:t>SOC</w:t>
          </w:r>
          <w:r>
            <w:rPr>
              <w:rFonts w:eastAsia="SimSun"/>
              <w:szCs w:val="24"/>
              <w:lang w:eastAsia="zh-CN"/>
            </w:rPr>
            <w:t>相关联，则将使用主要</w:t>
          </w:r>
          <w:r>
            <w:rPr>
              <w:rFonts w:eastAsia="SimSun"/>
              <w:szCs w:val="24"/>
              <w:lang w:eastAsia="zh-CN"/>
            </w:rPr>
            <w:t>SOC</w:t>
          </w:r>
          <w:r>
            <w:rPr>
              <w:rFonts w:eastAsia="SimSun"/>
              <w:szCs w:val="24"/>
              <w:lang w:eastAsia="zh-CN"/>
            </w:rPr>
            <w:t>进行汇总。</w:t>
          </w:r>
          <w:r>
            <w:rPr>
              <w:rFonts w:hint="eastAsia" w:eastAsia="SimSun"/>
              <w:szCs w:val="24"/>
              <w:lang w:eastAsia="zh-CN"/>
            </w:rPr>
            <w:t>既往和</w:t>
          </w:r>
          <w:proofErr w:type="gramStart"/>
          <w:r>
            <w:rPr>
              <w:rFonts w:hint="eastAsia" w:eastAsia="SimSun"/>
              <w:szCs w:val="24"/>
              <w:lang w:eastAsia="zh-CN"/>
            </w:rPr>
            <w:t>合并非</w:t>
          </w:r>
          <w:proofErr w:type="gramEnd"/>
          <w:r>
            <w:rPr>
              <w:rFonts w:hint="eastAsia" w:eastAsia="SimSun"/>
              <w:szCs w:val="24"/>
              <w:lang w:eastAsia="zh-CN"/>
            </w:rPr>
            <w:t>药物治疗将列表展示。</w:t>
          </w:r>
        </w:p>
        <w:p w:rsidR="002330F8" w:rsidRDefault="00394453" w14:paraId="0E955CE0" w14:textId="77777777">
          <w:pPr>
            <w:pStyle w:val="MainText-EN0"/>
            <w:numPr>
              <w:ilvl w:val="0"/>
              <w:numId w:val="48"/>
            </w:numPr>
            <w:rPr>
              <w:rFonts w:eastAsia="SimSun"/>
              <w:szCs w:val="24"/>
            </w:rPr>
          </w:pPr>
          <w:r>
            <w:rPr>
              <w:rFonts w:eastAsia="SimSun"/>
              <w:szCs w:val="24"/>
              <w:lang w:eastAsia="zh-CN"/>
            </w:rPr>
            <w:t>将按治疗组汇总既往</w:t>
          </w:r>
          <w:r>
            <w:rPr>
              <w:rFonts w:hint="eastAsia" w:eastAsia="SimSun"/>
              <w:szCs w:val="24"/>
              <w:lang w:eastAsia="zh-CN"/>
            </w:rPr>
            <w:t>手术史</w:t>
          </w:r>
          <w:r>
            <w:rPr>
              <w:rFonts w:eastAsia="SimSun"/>
              <w:szCs w:val="24"/>
              <w:lang w:eastAsia="zh-CN"/>
            </w:rPr>
            <w:t>，并按系统器官分类</w:t>
          </w:r>
          <w:r>
            <w:rPr>
              <w:rFonts w:eastAsia="SimSun"/>
              <w:szCs w:val="24"/>
              <w:lang w:eastAsia="zh-CN"/>
            </w:rPr>
            <w:t>(SOC)</w:t>
          </w:r>
          <w:r>
            <w:rPr>
              <w:rFonts w:eastAsia="SimSun"/>
              <w:szCs w:val="24"/>
              <w:lang w:eastAsia="zh-CN"/>
            </w:rPr>
            <w:t>和首选术语</w:t>
          </w:r>
          <w:r>
            <w:rPr>
              <w:rFonts w:eastAsia="SimSun"/>
              <w:szCs w:val="24"/>
              <w:lang w:eastAsia="zh-CN"/>
            </w:rPr>
            <w:t>(PT)</w:t>
          </w:r>
          <w:r>
            <w:rPr>
              <w:rFonts w:eastAsia="SimSun"/>
              <w:szCs w:val="24"/>
              <w:lang w:eastAsia="zh-CN"/>
            </w:rPr>
            <w:t>列出受试者的数量和百分比；每例受试者可在多个</w:t>
          </w:r>
          <w:r>
            <w:rPr>
              <w:rFonts w:eastAsia="SimSun"/>
              <w:szCs w:val="24"/>
              <w:lang w:eastAsia="zh-CN"/>
            </w:rPr>
            <w:t>SOC</w:t>
          </w:r>
          <w:r>
            <w:rPr>
              <w:rFonts w:eastAsia="SimSun"/>
              <w:szCs w:val="24"/>
              <w:lang w:eastAsia="zh-CN"/>
            </w:rPr>
            <w:t>和</w:t>
          </w:r>
          <w:r>
            <w:rPr>
              <w:rFonts w:eastAsia="SimSun"/>
              <w:szCs w:val="24"/>
              <w:lang w:eastAsia="zh-CN"/>
            </w:rPr>
            <w:t>/</w:t>
          </w:r>
          <w:r>
            <w:rPr>
              <w:rFonts w:eastAsia="SimSun"/>
              <w:szCs w:val="24"/>
              <w:lang w:eastAsia="zh-CN"/>
            </w:rPr>
            <w:t>或</w:t>
          </w:r>
          <w:r>
            <w:rPr>
              <w:rFonts w:eastAsia="SimSun"/>
              <w:szCs w:val="24"/>
              <w:lang w:eastAsia="zh-CN"/>
            </w:rPr>
            <w:t>PT</w:t>
          </w:r>
          <w:r>
            <w:rPr>
              <w:rFonts w:eastAsia="SimSun"/>
              <w:szCs w:val="24"/>
              <w:lang w:eastAsia="zh-CN"/>
            </w:rPr>
            <w:t>下接受治疗，但每例受试者在每个</w:t>
          </w:r>
          <w:r>
            <w:rPr>
              <w:rFonts w:eastAsia="SimSun"/>
              <w:szCs w:val="24"/>
              <w:lang w:eastAsia="zh-CN"/>
            </w:rPr>
            <w:t>SOC</w:t>
          </w:r>
          <w:r>
            <w:rPr>
              <w:rFonts w:eastAsia="SimSun"/>
              <w:szCs w:val="24"/>
              <w:lang w:eastAsia="zh-CN"/>
            </w:rPr>
            <w:t>和</w:t>
          </w:r>
          <w:r>
            <w:rPr>
              <w:rFonts w:eastAsia="SimSun"/>
              <w:szCs w:val="24"/>
              <w:lang w:eastAsia="zh-CN"/>
            </w:rPr>
            <w:t>PT</w:t>
          </w:r>
          <w:r>
            <w:rPr>
              <w:rFonts w:eastAsia="SimSun"/>
              <w:szCs w:val="24"/>
              <w:lang w:eastAsia="zh-CN"/>
            </w:rPr>
            <w:t>内仅计数一次。若存在</w:t>
          </w:r>
          <w:r>
            <w:rPr>
              <w:rFonts w:eastAsia="SimSun"/>
              <w:szCs w:val="24"/>
              <w:lang w:eastAsia="zh-CN"/>
            </w:rPr>
            <w:t>PT</w:t>
          </w:r>
          <w:r>
            <w:rPr>
              <w:rFonts w:eastAsia="SimSun"/>
              <w:szCs w:val="24"/>
              <w:lang w:eastAsia="zh-CN"/>
            </w:rPr>
            <w:t>与多个</w:t>
          </w:r>
          <w:r>
            <w:rPr>
              <w:rFonts w:eastAsia="SimSun"/>
              <w:szCs w:val="24"/>
              <w:lang w:eastAsia="zh-CN"/>
            </w:rPr>
            <w:t>SOC</w:t>
          </w:r>
          <w:r>
            <w:rPr>
              <w:rFonts w:eastAsia="SimSun"/>
              <w:szCs w:val="24"/>
              <w:lang w:eastAsia="zh-CN"/>
            </w:rPr>
            <w:t>相关联，则将使用主要</w:t>
          </w:r>
          <w:r>
            <w:rPr>
              <w:rFonts w:eastAsia="SimSun"/>
              <w:szCs w:val="24"/>
              <w:lang w:eastAsia="zh-CN"/>
            </w:rPr>
            <w:t>SOC</w:t>
          </w:r>
          <w:r>
            <w:rPr>
              <w:rFonts w:eastAsia="SimSun"/>
              <w:szCs w:val="24"/>
              <w:lang w:eastAsia="zh-CN"/>
            </w:rPr>
            <w:t>进行汇总。</w:t>
          </w:r>
          <w:r>
            <w:rPr>
              <w:rFonts w:hint="eastAsia" w:eastAsia="SimSun"/>
              <w:szCs w:val="24"/>
              <w:lang w:eastAsia="zh-CN"/>
            </w:rPr>
            <w:t>既往手术史将列表展示。</w:t>
          </w:r>
        </w:p>
      </w:sdtContent>
    </w:sdt>
    <w:bookmarkStart w:name="_Toc201319800" w:displacedByCustomXml="next" w:id="273"/>
    <w:sdt>
      <w:sdtPr>
        <w:alias w:val="Exposure and Compliance"/>
        <w:tag w:val="Exposure and Compliance"/>
        <w:id w:val="-1210878291"/>
        <w:placeholder>
          <w:docPart w:val="B4D805E73F2A43C6B5337D8DAE620997"/>
        </w:placeholder>
      </w:sdtPr>
      <w:sdtEndPr/>
      <w:sdtContent>
        <w:p w:rsidR="002330F8" w:rsidRDefault="00394453" w14:paraId="0E955CE1" w14:textId="77777777">
          <w:pPr>
            <w:pStyle w:val="Heading3"/>
            <w:rPr>
              <w:rFonts w:hint="eastAsia"/>
            </w:rPr>
          </w:pPr>
          <w:r>
            <w:rPr>
              <w:rFonts w:hint="eastAsia" w:asciiTheme="minorEastAsia" w:hAnsiTheme="minorEastAsia" w:eastAsiaTheme="minorEastAsia"/>
              <w:lang w:eastAsia="zh-CN"/>
            </w:rPr>
            <w:t>药物暴露与依从性</w:t>
          </w:r>
        </w:p>
      </w:sdtContent>
    </w:sdt>
    <w:bookmarkEnd w:displacedByCustomXml="prev" w:id="273"/>
    <w:sdt>
      <w:sdtPr>
        <w:alias w:val="CPT:ExposureandCompliance"/>
        <w:tag w:val="ExposureandCompliance"/>
        <w:id w:val="1530445488"/>
        <w:placeholder>
          <w:docPart w:val="7C5B4B4EFBDC45068ABC1135277DA67F"/>
        </w:placeholder>
        <w:rPr>
          <w:rStyle w:val="CPTVariable"/>
          <w:rFonts w:cs="Times New Roman"/>
        </w:rPr>
      </w:sdtPr>
      <w:sdtEndPr>
        <w:rPr>
          <w:rStyle w:val="DefaultParagraphFont"/>
          <w:rFonts w:eastAsia="Times New Roman" w:cs="Times New Roman"/>
          <w:lang w:eastAsia="zh-CN"/>
        </w:rPr>
      </w:sdtEndPr>
      <w:sdtContent>
        <w:p w:rsidR="002330F8" w:rsidRDefault="00394453" w14:paraId="0E955CE2" w14:textId="1BA3765D">
          <w:pPr>
            <w:rPr>
              <w:rStyle w:val="CPTVariable"/>
              <w:lang w:eastAsia="zh-CN"/>
            </w:rPr>
          </w:pPr>
          <w:r>
            <w:rPr>
              <w:rStyle w:val="CPTVariable"/>
              <w:rFonts w:hint="eastAsia"/>
              <w:lang w:eastAsia="zh-CN"/>
            </w:rPr>
            <w:t>将要分别汇总研究药物的</w:t>
          </w:r>
          <w:r>
            <w:rPr>
              <w:rFonts w:hint="eastAsia"/>
              <w:lang w:eastAsia="zh-CN"/>
            </w:rPr>
            <w:t>暴露持续时间、暴露持续周期、总累积剂量、实际剂量强度、相对剂量强度、依从性和发生药物剂量调整受试者数。对于</w:t>
          </w:r>
          <w:r>
            <w:rPr>
              <w:lang w:eastAsia="zh-CN"/>
            </w:rPr>
            <w:t>IMM01</w:t>
          </w:r>
          <w:r>
            <w:rPr>
              <w:rFonts w:hint="eastAsia"/>
              <w:lang w:eastAsia="zh-CN"/>
            </w:rPr>
            <w:t>，苯达莫司汀和吉西</w:t>
          </w:r>
          <w:proofErr w:type="gramStart"/>
          <w:r>
            <w:rPr>
              <w:rFonts w:hint="eastAsia"/>
              <w:lang w:eastAsia="zh-CN"/>
            </w:rPr>
            <w:t>他滨</w:t>
          </w:r>
          <w:r w:rsidR="00EE71C7">
            <w:rPr>
              <w:rFonts w:hint="eastAsia"/>
              <w:lang w:eastAsia="zh-CN"/>
            </w:rPr>
            <w:t>除</w:t>
          </w:r>
          <w:r>
            <w:rPr>
              <w:rFonts w:hint="eastAsia"/>
              <w:lang w:eastAsia="zh-CN"/>
            </w:rPr>
            <w:t>汇总总</w:t>
          </w:r>
          <w:proofErr w:type="gramEnd"/>
          <w:r>
            <w:rPr>
              <w:rFonts w:hint="eastAsia"/>
              <w:lang w:eastAsia="zh-CN"/>
            </w:rPr>
            <w:t>累积剂量外，还将分别计算总校准累积剂量。具体计算规则详见以下说明：</w:t>
          </w:r>
        </w:p>
        <w:p w:rsidR="002330F8" w:rsidRDefault="00394453" w14:paraId="0E955CE3" w14:textId="77777777">
          <w:pPr>
            <w:rPr>
              <w:b/>
              <w:lang w:eastAsia="zh-CN"/>
            </w:rPr>
          </w:pPr>
          <w:proofErr w:type="gramStart"/>
          <w:r>
            <w:rPr>
              <w:rFonts w:hint="eastAsia"/>
              <w:b/>
              <w:lang w:eastAsia="zh-CN"/>
            </w:rPr>
            <w:t>替雷利珠单</w:t>
          </w:r>
          <w:proofErr w:type="gramEnd"/>
          <w:r>
            <w:rPr>
              <w:rFonts w:hint="eastAsia"/>
              <w:b/>
              <w:lang w:eastAsia="zh-CN"/>
            </w:rPr>
            <w:t>抗</w:t>
          </w:r>
        </w:p>
        <w:p w:rsidR="002330F8" w:rsidRDefault="00394453" w14:paraId="0E955CE4" w14:textId="77777777">
          <w:pPr>
            <w:pStyle w:val="MainText-EN0"/>
            <w:numPr>
              <w:ilvl w:val="0"/>
              <w:numId w:val="49"/>
            </w:numPr>
            <w:rPr>
              <w:rFonts w:eastAsia="SimSun"/>
              <w:szCs w:val="24"/>
              <w:lang w:eastAsia="zh-CN"/>
            </w:rPr>
          </w:pPr>
          <w:r>
            <w:rPr>
              <w:rFonts w:hint="eastAsia" w:eastAsia="SimSun"/>
              <w:szCs w:val="24"/>
              <w:lang w:eastAsia="zh-CN"/>
            </w:rPr>
            <w:t>暴露持续时间</w:t>
          </w:r>
          <w:r>
            <w:rPr>
              <w:rFonts w:eastAsia="SimSun"/>
              <w:szCs w:val="24"/>
              <w:lang w:eastAsia="zh-CN"/>
            </w:rPr>
            <w:t xml:space="preserve"> (</w:t>
          </w:r>
          <w:r>
            <w:rPr>
              <w:rFonts w:hint="eastAsia" w:eastAsia="SimSun"/>
              <w:szCs w:val="24"/>
              <w:lang w:eastAsia="zh-CN"/>
            </w:rPr>
            <w:t>月</w:t>
          </w:r>
          <w:r>
            <w:rPr>
              <w:rFonts w:eastAsia="SimSun"/>
              <w:szCs w:val="24"/>
              <w:lang w:eastAsia="zh-CN"/>
            </w:rPr>
            <w:t>)</w:t>
          </w:r>
          <w:r>
            <w:rPr>
              <w:rFonts w:hint="eastAsia" w:eastAsia="SimSun"/>
              <w:szCs w:val="24"/>
              <w:lang w:eastAsia="zh-CN"/>
            </w:rPr>
            <w:t>=(</w:t>
          </w:r>
          <w:r>
            <w:rPr>
              <w:rFonts w:hint="eastAsia" w:eastAsia="SimSun"/>
              <w:szCs w:val="24"/>
              <w:lang w:eastAsia="zh-CN"/>
            </w:rPr>
            <w:t>末次给药日期</w:t>
          </w:r>
          <w:r>
            <w:rPr>
              <w:rFonts w:eastAsia="SimSun"/>
              <w:szCs w:val="24"/>
              <w:lang w:eastAsia="zh-CN"/>
            </w:rPr>
            <w:t>-</w:t>
          </w:r>
          <w:r>
            <w:rPr>
              <w:rFonts w:eastAsia="SimSun"/>
              <w:szCs w:val="24"/>
              <w:lang w:eastAsia="zh-CN"/>
            </w:rPr>
            <w:t>首次给药日期</w:t>
          </w:r>
          <w:r>
            <w:rPr>
              <w:rFonts w:eastAsia="SimSun"/>
              <w:szCs w:val="24"/>
              <w:lang w:eastAsia="zh-CN"/>
            </w:rPr>
            <w:t xml:space="preserve"> + </w:t>
          </w:r>
          <w:r>
            <w:rPr>
              <w:rFonts w:hint="eastAsia" w:eastAsia="SimSun"/>
              <w:szCs w:val="24"/>
              <w:lang w:eastAsia="zh-CN"/>
            </w:rPr>
            <w:t>21)/</w:t>
          </w:r>
          <w:r>
            <w:rPr>
              <w:rFonts w:eastAsia="SimSun"/>
              <w:szCs w:val="24"/>
              <w:lang w:eastAsia="zh-CN"/>
            </w:rPr>
            <w:t xml:space="preserve"> 30.4375</w:t>
          </w:r>
        </w:p>
        <w:p w:rsidR="002330F8" w:rsidRDefault="00394453" w14:paraId="0E955CE5" w14:textId="77777777">
          <w:pPr>
            <w:pStyle w:val="MainText-EN0"/>
            <w:numPr>
              <w:ilvl w:val="0"/>
              <w:numId w:val="49"/>
            </w:numPr>
            <w:rPr>
              <w:rFonts w:eastAsia="SimSun"/>
              <w:szCs w:val="24"/>
              <w:lang w:eastAsia="zh-CN"/>
            </w:rPr>
          </w:pPr>
          <w:r>
            <w:rPr>
              <w:rFonts w:hint="eastAsia" w:eastAsia="SimSun"/>
              <w:szCs w:val="24"/>
              <w:lang w:eastAsia="zh-CN"/>
            </w:rPr>
            <w:t>暴露持续周期</w:t>
          </w:r>
          <w:r>
            <w:rPr>
              <w:rFonts w:hint="eastAsia" w:eastAsia="SimSun"/>
              <w:szCs w:val="24"/>
              <w:lang w:eastAsia="zh-CN"/>
            </w:rPr>
            <w:t>(</w:t>
          </w:r>
          <w:r>
            <w:rPr>
              <w:rFonts w:hint="eastAsia" w:eastAsia="SimSun"/>
              <w:szCs w:val="24"/>
              <w:lang w:eastAsia="zh-CN"/>
            </w:rPr>
            <w:t>周期</w:t>
          </w:r>
          <w:r>
            <w:rPr>
              <w:rFonts w:hint="eastAsia" w:eastAsia="SimSun"/>
              <w:szCs w:val="24"/>
              <w:lang w:eastAsia="zh-CN"/>
            </w:rPr>
            <w:t xml:space="preserve">)= </w:t>
          </w:r>
          <w:r>
            <w:rPr>
              <w:rFonts w:hint="eastAsia" w:eastAsia="SimSun"/>
              <w:szCs w:val="24"/>
              <w:lang w:eastAsia="zh-CN"/>
            </w:rPr>
            <w:t>暴露持续时间</w:t>
          </w:r>
          <w:r>
            <w:rPr>
              <w:rFonts w:hint="eastAsia" w:eastAsia="SimSun"/>
              <w:szCs w:val="24"/>
              <w:lang w:eastAsia="zh-CN"/>
            </w:rPr>
            <w:t>(</w:t>
          </w:r>
          <w:r>
            <w:rPr>
              <w:rFonts w:hint="eastAsia" w:eastAsia="SimSun"/>
              <w:szCs w:val="24"/>
              <w:lang w:eastAsia="zh-CN"/>
            </w:rPr>
            <w:t>天</w:t>
          </w:r>
          <w:r>
            <w:rPr>
              <w:rFonts w:hint="eastAsia" w:eastAsia="SimSun"/>
              <w:szCs w:val="24"/>
              <w:lang w:eastAsia="zh-CN"/>
            </w:rPr>
            <w:t>)/21</w:t>
          </w:r>
        </w:p>
        <w:p w:rsidR="002330F8" w:rsidRDefault="00394453" w14:paraId="0E955CE6" w14:textId="77777777">
          <w:pPr>
            <w:pStyle w:val="MainText-EN0"/>
            <w:numPr>
              <w:ilvl w:val="0"/>
              <w:numId w:val="49"/>
            </w:numPr>
            <w:rPr>
              <w:rFonts w:eastAsia="SimSun"/>
              <w:szCs w:val="24"/>
              <w:lang w:eastAsia="zh-CN"/>
            </w:rPr>
          </w:pPr>
          <w:r>
            <w:rPr>
              <w:rFonts w:hint="eastAsia" w:eastAsia="SimSun"/>
              <w:szCs w:val="24"/>
              <w:lang w:eastAsia="zh-CN"/>
            </w:rPr>
            <w:t>总累积剂量</w:t>
          </w:r>
          <w:r>
            <w:rPr>
              <w:rFonts w:hint="eastAsia" w:eastAsia="SimSun"/>
              <w:szCs w:val="24"/>
              <w:lang w:eastAsia="zh-CN"/>
            </w:rPr>
            <w:t xml:space="preserve">(mg)= </w:t>
          </w:r>
          <w:r>
            <w:rPr>
              <w:rFonts w:hint="eastAsia" w:eastAsia="SimSun"/>
              <w:szCs w:val="24"/>
              <w:lang w:eastAsia="zh-CN"/>
            </w:rPr>
            <w:t>受试者接受的</w:t>
          </w:r>
          <w:proofErr w:type="gramStart"/>
          <w:r>
            <w:rPr>
              <w:rFonts w:hint="eastAsia" w:eastAsia="SimSun"/>
              <w:szCs w:val="24"/>
              <w:lang w:eastAsia="zh-CN"/>
            </w:rPr>
            <w:t>替雷利珠单</w:t>
          </w:r>
          <w:proofErr w:type="gramEnd"/>
          <w:r>
            <w:rPr>
              <w:rFonts w:hint="eastAsia" w:eastAsia="SimSun"/>
              <w:szCs w:val="24"/>
              <w:lang w:eastAsia="zh-CN"/>
            </w:rPr>
            <w:t>抗剂量</w:t>
          </w:r>
          <w:r>
            <w:rPr>
              <w:rFonts w:hint="eastAsia" w:eastAsia="SimSun"/>
              <w:szCs w:val="24"/>
              <w:lang w:eastAsia="zh-CN"/>
            </w:rPr>
            <w:t>(mg)</w:t>
          </w:r>
          <w:r>
            <w:rPr>
              <w:rFonts w:hint="eastAsia" w:eastAsia="SimSun"/>
              <w:szCs w:val="24"/>
              <w:lang w:eastAsia="zh-CN"/>
            </w:rPr>
            <w:t>之</w:t>
          </w:r>
          <w:proofErr w:type="gramStart"/>
          <w:r>
            <w:rPr>
              <w:rFonts w:hint="eastAsia" w:eastAsia="SimSun"/>
              <w:szCs w:val="24"/>
              <w:lang w:eastAsia="zh-CN"/>
            </w:rPr>
            <w:t>和</w:t>
          </w:r>
          <w:proofErr w:type="gramEnd"/>
        </w:p>
        <w:p w:rsidR="002330F8" w:rsidRDefault="00394453" w14:paraId="0E955CE7" w14:textId="77777777">
          <w:pPr>
            <w:pStyle w:val="MainText-EN0"/>
            <w:numPr>
              <w:ilvl w:val="0"/>
              <w:numId w:val="49"/>
            </w:numPr>
            <w:rPr>
              <w:rFonts w:eastAsia="SimSun"/>
              <w:szCs w:val="24"/>
              <w:lang w:eastAsia="zh-CN"/>
            </w:rPr>
          </w:pPr>
          <w:r>
            <w:rPr>
              <w:rFonts w:hint="eastAsia" w:eastAsia="SimSun"/>
              <w:szCs w:val="24"/>
              <w:lang w:eastAsia="zh-CN"/>
            </w:rPr>
            <w:t>实际剂量强度</w:t>
          </w:r>
          <w:r>
            <w:rPr>
              <w:rFonts w:hint="eastAsia" w:eastAsia="SimSun"/>
              <w:szCs w:val="24"/>
              <w:lang w:eastAsia="zh-CN"/>
            </w:rPr>
            <w:t>(mg/3</w:t>
          </w:r>
          <w:r>
            <w:rPr>
              <w:rFonts w:hint="eastAsia" w:eastAsia="SimSun"/>
              <w:szCs w:val="24"/>
              <w:lang w:eastAsia="zh-CN"/>
            </w:rPr>
            <w:t>周</w:t>
          </w:r>
          <w:r>
            <w:rPr>
              <w:rFonts w:hint="eastAsia" w:eastAsia="SimSun"/>
              <w:szCs w:val="24"/>
              <w:lang w:eastAsia="zh-CN"/>
            </w:rPr>
            <w:t xml:space="preserve">)= </w:t>
          </w:r>
          <w:r>
            <w:rPr>
              <w:rFonts w:hint="eastAsia" w:eastAsia="SimSun"/>
              <w:szCs w:val="24"/>
              <w:lang w:eastAsia="zh-CN"/>
            </w:rPr>
            <w:t>总累积剂量</w:t>
          </w:r>
          <w:r>
            <w:rPr>
              <w:rFonts w:hint="eastAsia" w:eastAsia="SimSun"/>
              <w:szCs w:val="24"/>
              <w:lang w:eastAsia="zh-CN"/>
            </w:rPr>
            <w:t>(mg)/ [ (</w:t>
          </w:r>
          <w:r>
            <w:rPr>
              <w:rFonts w:hint="eastAsia" w:eastAsia="SimSun"/>
              <w:szCs w:val="24"/>
              <w:lang w:eastAsia="zh-CN"/>
            </w:rPr>
            <w:t>末次给药日期</w:t>
          </w:r>
          <w:r>
            <w:rPr>
              <w:rFonts w:eastAsia="SimSun"/>
              <w:szCs w:val="24"/>
              <w:lang w:eastAsia="zh-CN"/>
            </w:rPr>
            <w:t>-</w:t>
          </w:r>
          <w:r>
            <w:rPr>
              <w:rFonts w:eastAsia="SimSun"/>
              <w:szCs w:val="24"/>
              <w:lang w:eastAsia="zh-CN"/>
            </w:rPr>
            <w:t>首次给药日期</w:t>
          </w:r>
          <w:r>
            <w:rPr>
              <w:rFonts w:eastAsia="SimSun"/>
              <w:szCs w:val="24"/>
              <w:lang w:eastAsia="zh-CN"/>
            </w:rPr>
            <w:t xml:space="preserve"> + </w:t>
          </w:r>
          <w:r>
            <w:rPr>
              <w:rFonts w:hint="eastAsia" w:eastAsia="SimSun"/>
              <w:szCs w:val="24"/>
              <w:lang w:eastAsia="zh-CN"/>
            </w:rPr>
            <w:t>21)/21]</w:t>
          </w:r>
        </w:p>
        <w:p w:rsidR="002330F8" w:rsidRDefault="00394453" w14:paraId="0E955CE8" w14:textId="77777777">
          <w:pPr>
            <w:pStyle w:val="MainText-EN0"/>
            <w:numPr>
              <w:ilvl w:val="0"/>
              <w:numId w:val="49"/>
            </w:numPr>
            <w:rPr>
              <w:rFonts w:eastAsia="SimSun"/>
              <w:szCs w:val="24"/>
              <w:lang w:eastAsia="zh-CN"/>
            </w:rPr>
          </w:pPr>
          <w:r>
            <w:rPr>
              <w:rFonts w:hint="eastAsia" w:eastAsia="SimSun"/>
              <w:szCs w:val="24"/>
              <w:lang w:eastAsia="zh-CN"/>
            </w:rPr>
            <w:t>相对剂量强度</w:t>
          </w:r>
          <w:r>
            <w:rPr>
              <w:rFonts w:hint="eastAsia" w:eastAsia="SimSun"/>
              <w:szCs w:val="24"/>
              <w:lang w:eastAsia="zh-CN"/>
            </w:rPr>
            <w:t>(%)=</w:t>
          </w:r>
          <w:r>
            <w:rPr>
              <w:rFonts w:hint="eastAsia" w:eastAsia="SimSun"/>
              <w:szCs w:val="24"/>
              <w:lang w:eastAsia="zh-CN"/>
            </w:rPr>
            <w:t>实际剂量强度</w:t>
          </w:r>
          <w:r>
            <w:rPr>
              <w:rFonts w:hint="eastAsia" w:eastAsia="SimSun"/>
              <w:szCs w:val="24"/>
              <w:lang w:eastAsia="zh-CN"/>
            </w:rPr>
            <w:t>/</w:t>
          </w:r>
          <w:r>
            <w:rPr>
              <w:rFonts w:hint="eastAsia" w:eastAsia="SimSun"/>
              <w:szCs w:val="24"/>
              <w:lang w:eastAsia="zh-CN"/>
            </w:rPr>
            <w:t>计划剂量强度</w:t>
          </w:r>
          <w:r>
            <w:rPr>
              <w:rFonts w:hint="eastAsia" w:eastAsia="SimSun"/>
              <w:szCs w:val="24"/>
              <w:lang w:eastAsia="zh-CN"/>
            </w:rPr>
            <w:t>*100%</w:t>
          </w:r>
          <w:r>
            <w:rPr>
              <w:rFonts w:hint="eastAsia" w:eastAsia="SimSun"/>
              <w:szCs w:val="24"/>
              <w:lang w:eastAsia="zh-CN"/>
            </w:rPr>
            <w:t>，其中计划剂量强度为</w:t>
          </w:r>
          <w:r>
            <w:rPr>
              <w:rFonts w:hint="eastAsia" w:eastAsia="SimSun"/>
              <w:szCs w:val="24"/>
              <w:lang w:eastAsia="zh-CN"/>
            </w:rPr>
            <w:t>200mg</w:t>
          </w:r>
          <w:r>
            <w:rPr>
              <w:rFonts w:hint="eastAsia" w:eastAsia="SimSun"/>
              <w:szCs w:val="24"/>
              <w:lang w:eastAsia="zh-CN"/>
            </w:rPr>
            <w:t>每</w:t>
          </w:r>
          <w:r>
            <w:rPr>
              <w:rFonts w:hint="eastAsia" w:eastAsia="SimSun"/>
              <w:szCs w:val="24"/>
              <w:lang w:eastAsia="zh-CN"/>
            </w:rPr>
            <w:t>3</w:t>
          </w:r>
          <w:r>
            <w:rPr>
              <w:rFonts w:hint="eastAsia" w:eastAsia="SimSun"/>
              <w:szCs w:val="24"/>
              <w:lang w:eastAsia="zh-CN"/>
            </w:rPr>
            <w:t>周</w:t>
          </w:r>
        </w:p>
        <w:p w:rsidR="002330F8" w:rsidP="29DDB628" w:rsidRDefault="00394453" w14:paraId="0E955CE9" w14:textId="77777777">
          <w:pPr>
            <w:pStyle w:val="MainText-EN0"/>
            <w:numPr>
              <w:ilvl w:val="0"/>
              <w:numId w:val="49"/>
            </w:numPr>
            <w:rPr>
              <w:rFonts w:eastAsia="SimSun"/>
              <w:lang w:eastAsia="zh-CN"/>
            </w:rPr>
          </w:pPr>
          <w:r w:rsidRPr="09954D9D">
            <w:rPr>
              <w:rFonts w:eastAsia="SimSun"/>
              <w:lang w:eastAsia="zh-CN"/>
            </w:rPr>
            <w:t>依从性</w:t>
          </w:r>
          <w:r w:rsidRPr="09954D9D">
            <w:rPr>
              <w:rFonts w:eastAsia="SimSun"/>
              <w:lang w:eastAsia="zh-CN"/>
            </w:rPr>
            <w:t>(%)=</w:t>
          </w:r>
          <w:commentRangeStart w:id="274"/>
          <w:commentRangeStart w:id="275"/>
          <w:commentRangeStart w:id="276"/>
          <w:commentRangeStart w:id="277"/>
          <w:commentRangeStart w:id="278"/>
          <w:commentRangeStart w:id="279"/>
          <w:commentRangeStart w:id="280"/>
          <w:commentRangeStart w:id="281"/>
          <w:r w:rsidRPr="09954D9D">
            <w:rPr>
              <w:rFonts w:eastAsia="SimSun"/>
              <w:lang w:eastAsia="zh-CN"/>
            </w:rPr>
            <w:t>实际给药剂量</w:t>
          </w:r>
          <w:r w:rsidRPr="09954D9D">
            <w:rPr>
              <w:rFonts w:eastAsia="SimSun"/>
              <w:lang w:eastAsia="zh-CN"/>
            </w:rPr>
            <w:t>(mg)</w:t>
          </w:r>
          <w:r w:rsidRPr="09954D9D">
            <w:rPr>
              <w:rFonts w:eastAsia="SimSun"/>
              <w:lang w:eastAsia="zh-CN"/>
            </w:rPr>
            <w:t>之和</w:t>
          </w:r>
          <w:r w:rsidRPr="09954D9D">
            <w:rPr>
              <w:rFonts w:eastAsia="SimSun"/>
              <w:lang w:eastAsia="zh-CN"/>
            </w:rPr>
            <w:t>/</w:t>
          </w:r>
          <w:r w:rsidRPr="09954D9D">
            <w:rPr>
              <w:rFonts w:eastAsia="SimSun"/>
              <w:lang w:eastAsia="zh-CN"/>
            </w:rPr>
            <w:t>计划给药剂量</w:t>
          </w:r>
          <w:r w:rsidRPr="09954D9D">
            <w:rPr>
              <w:rFonts w:eastAsia="SimSun"/>
              <w:lang w:eastAsia="zh-CN"/>
            </w:rPr>
            <w:t>(mg)</w:t>
          </w:r>
          <w:r w:rsidRPr="09954D9D">
            <w:rPr>
              <w:rFonts w:eastAsia="SimSun"/>
              <w:lang w:eastAsia="zh-CN"/>
            </w:rPr>
            <w:t>之和</w:t>
          </w:r>
          <w:commentRangeEnd w:id="274"/>
          <w:r>
            <w:rPr>
              <w:rStyle w:val="CommentReference"/>
            </w:rPr>
            <w:commentReference w:id="274"/>
          </w:r>
          <w:commentRangeEnd w:id="275"/>
          <w:r>
            <w:rPr>
              <w:rStyle w:val="CommentReference"/>
            </w:rPr>
            <w:commentReference w:id="275"/>
          </w:r>
          <w:commentRangeEnd w:id="276"/>
          <w:r>
            <w:rPr>
              <w:rStyle w:val="CommentReference"/>
            </w:rPr>
            <w:commentReference w:id="276"/>
          </w:r>
          <w:commentRangeEnd w:id="277"/>
          <w:r>
            <w:rPr>
              <w:rStyle w:val="CommentReference"/>
            </w:rPr>
            <w:commentReference w:id="277"/>
          </w:r>
          <w:commentRangeEnd w:id="278"/>
          <w:r>
            <w:rPr>
              <w:rStyle w:val="CommentReference"/>
            </w:rPr>
            <w:commentReference w:id="278"/>
          </w:r>
          <w:commentRangeEnd w:id="279"/>
          <w:r>
            <w:rPr>
              <w:rStyle w:val="CommentReference"/>
            </w:rPr>
            <w:commentReference w:id="279"/>
          </w:r>
          <w:commentRangeEnd w:id="280"/>
          <w:r>
            <w:rPr>
              <w:rStyle w:val="CommentReference"/>
            </w:rPr>
            <w:commentReference w:id="280"/>
          </w:r>
          <w:commentRangeEnd w:id="281"/>
          <w:r>
            <w:rPr>
              <w:rStyle w:val="CommentReference"/>
            </w:rPr>
            <w:commentReference w:id="281"/>
          </w:r>
        </w:p>
        <w:p w:rsidR="002330F8" w:rsidRDefault="00394453" w14:paraId="0E955CEA" w14:textId="77777777">
          <w:pPr>
            <w:rPr>
              <w:b/>
            </w:rPr>
          </w:pPr>
          <w:r>
            <w:rPr>
              <w:rFonts w:hint="eastAsia"/>
              <w:b/>
            </w:rPr>
            <w:t>注射用</w:t>
          </w:r>
          <w:r>
            <w:rPr>
              <w:b/>
            </w:rPr>
            <w:t>IMM01</w:t>
          </w:r>
        </w:p>
        <w:p w:rsidR="002330F8" w:rsidRDefault="00394453" w14:paraId="0E955CEB" w14:textId="77777777">
          <w:pPr>
            <w:pStyle w:val="MainText-EN0"/>
            <w:numPr>
              <w:ilvl w:val="0"/>
              <w:numId w:val="50"/>
            </w:numPr>
            <w:rPr>
              <w:rFonts w:eastAsia="SimSun"/>
              <w:szCs w:val="24"/>
              <w:lang w:eastAsia="zh-CN"/>
            </w:rPr>
          </w:pPr>
          <w:r>
            <w:rPr>
              <w:rFonts w:hint="eastAsia" w:eastAsia="SimSun"/>
              <w:szCs w:val="24"/>
              <w:lang w:eastAsia="zh-CN"/>
            </w:rPr>
            <w:t>暴露持续时间</w:t>
          </w:r>
          <w:r>
            <w:rPr>
              <w:rFonts w:eastAsia="SimSun"/>
              <w:szCs w:val="24"/>
              <w:lang w:eastAsia="zh-CN"/>
            </w:rPr>
            <w:t xml:space="preserve"> (</w:t>
          </w:r>
          <w:r>
            <w:rPr>
              <w:rFonts w:hint="eastAsia" w:eastAsia="SimSun"/>
              <w:szCs w:val="24"/>
              <w:lang w:eastAsia="zh-CN"/>
            </w:rPr>
            <w:t>月</w:t>
          </w:r>
          <w:r>
            <w:rPr>
              <w:rFonts w:eastAsia="SimSun"/>
              <w:szCs w:val="24"/>
              <w:lang w:eastAsia="zh-CN"/>
            </w:rPr>
            <w:t>)</w:t>
          </w:r>
          <w:r>
            <w:rPr>
              <w:rFonts w:hint="eastAsia" w:eastAsia="SimSun"/>
              <w:szCs w:val="24"/>
              <w:lang w:eastAsia="zh-CN"/>
            </w:rPr>
            <w:t>=(</w:t>
          </w:r>
          <w:r>
            <w:rPr>
              <w:rFonts w:hint="eastAsia" w:eastAsia="SimSun"/>
              <w:szCs w:val="24"/>
              <w:lang w:eastAsia="zh-CN"/>
            </w:rPr>
            <w:t>末次给药日期</w:t>
          </w:r>
          <w:r>
            <w:rPr>
              <w:rFonts w:eastAsia="SimSun"/>
              <w:szCs w:val="24"/>
              <w:lang w:eastAsia="zh-CN"/>
            </w:rPr>
            <w:t>-</w:t>
          </w:r>
          <w:r>
            <w:rPr>
              <w:rFonts w:eastAsia="SimSun"/>
              <w:szCs w:val="24"/>
              <w:lang w:eastAsia="zh-CN"/>
            </w:rPr>
            <w:t>首次给药日期</w:t>
          </w:r>
          <w:r>
            <w:rPr>
              <w:rFonts w:eastAsia="SimSun"/>
              <w:szCs w:val="24"/>
              <w:lang w:eastAsia="zh-CN"/>
            </w:rPr>
            <w:t xml:space="preserve"> + </w:t>
          </w:r>
          <w:r>
            <w:rPr>
              <w:rFonts w:hint="eastAsia" w:eastAsia="SimSun"/>
              <w:szCs w:val="24"/>
              <w:lang w:eastAsia="zh-CN"/>
            </w:rPr>
            <w:t>7)/</w:t>
          </w:r>
          <w:r>
            <w:rPr>
              <w:rFonts w:eastAsia="SimSun"/>
              <w:szCs w:val="24"/>
              <w:lang w:eastAsia="zh-CN"/>
            </w:rPr>
            <w:t xml:space="preserve"> 30.4375</w:t>
          </w:r>
        </w:p>
        <w:p w:rsidR="002330F8" w:rsidRDefault="00394453" w14:paraId="0E955CEC" w14:textId="77777777">
          <w:pPr>
            <w:pStyle w:val="MainText-EN0"/>
            <w:numPr>
              <w:ilvl w:val="0"/>
              <w:numId w:val="50"/>
            </w:numPr>
            <w:rPr>
              <w:rFonts w:eastAsia="SimSun"/>
              <w:szCs w:val="24"/>
              <w:lang w:eastAsia="zh-CN"/>
            </w:rPr>
          </w:pPr>
          <w:r>
            <w:rPr>
              <w:rFonts w:hint="eastAsia" w:eastAsia="SimSun"/>
              <w:szCs w:val="24"/>
              <w:lang w:eastAsia="zh-CN"/>
            </w:rPr>
            <w:t>暴露持续周期</w:t>
          </w:r>
          <w:r>
            <w:rPr>
              <w:rFonts w:hint="eastAsia" w:eastAsia="SimSun"/>
              <w:szCs w:val="24"/>
              <w:lang w:eastAsia="zh-CN"/>
            </w:rPr>
            <w:t>(</w:t>
          </w:r>
          <w:r>
            <w:rPr>
              <w:rFonts w:hint="eastAsia" w:eastAsia="SimSun"/>
              <w:szCs w:val="24"/>
              <w:lang w:eastAsia="zh-CN"/>
            </w:rPr>
            <w:t>周期</w:t>
          </w:r>
          <w:r>
            <w:rPr>
              <w:rFonts w:hint="eastAsia" w:eastAsia="SimSun"/>
              <w:szCs w:val="24"/>
              <w:lang w:eastAsia="zh-CN"/>
            </w:rPr>
            <w:t>)=</w:t>
          </w:r>
          <w:r>
            <w:rPr>
              <w:rFonts w:hint="eastAsia" w:eastAsia="SimSun"/>
              <w:szCs w:val="24"/>
              <w:lang w:eastAsia="zh-CN"/>
            </w:rPr>
            <w:t>暴露持续时间</w:t>
          </w:r>
          <w:r>
            <w:rPr>
              <w:rFonts w:hint="eastAsia" w:eastAsia="SimSun"/>
              <w:szCs w:val="24"/>
              <w:lang w:eastAsia="zh-CN"/>
            </w:rPr>
            <w:t>(</w:t>
          </w:r>
          <w:r>
            <w:rPr>
              <w:rFonts w:hint="eastAsia" w:eastAsia="SimSun"/>
              <w:szCs w:val="24"/>
              <w:lang w:eastAsia="zh-CN"/>
            </w:rPr>
            <w:t>天</w:t>
          </w:r>
          <w:r>
            <w:rPr>
              <w:rFonts w:hint="eastAsia" w:eastAsia="SimSun"/>
              <w:szCs w:val="24"/>
              <w:lang w:eastAsia="zh-CN"/>
            </w:rPr>
            <w:t>)/21</w:t>
          </w:r>
        </w:p>
        <w:p w:rsidR="002330F8" w:rsidRDefault="00394453" w14:paraId="0E955CED" w14:textId="77777777">
          <w:pPr>
            <w:pStyle w:val="MainText-EN0"/>
            <w:numPr>
              <w:ilvl w:val="0"/>
              <w:numId w:val="50"/>
            </w:numPr>
            <w:rPr>
              <w:rFonts w:eastAsia="SimSun"/>
              <w:szCs w:val="24"/>
              <w:lang w:eastAsia="zh-CN"/>
            </w:rPr>
          </w:pPr>
          <w:r>
            <w:rPr>
              <w:rFonts w:hint="eastAsia" w:eastAsia="SimSun"/>
              <w:szCs w:val="24"/>
              <w:lang w:eastAsia="zh-CN"/>
            </w:rPr>
            <w:t>总累积剂量</w:t>
          </w:r>
          <w:r>
            <w:rPr>
              <w:rFonts w:hint="eastAsia" w:eastAsia="SimSun"/>
              <w:szCs w:val="24"/>
              <w:lang w:eastAsia="zh-CN"/>
            </w:rPr>
            <w:t xml:space="preserve">(mg)= </w:t>
          </w:r>
          <w:r>
            <w:rPr>
              <w:rFonts w:hint="eastAsia" w:eastAsia="SimSun"/>
              <w:szCs w:val="24"/>
              <w:lang w:eastAsia="zh-CN"/>
            </w:rPr>
            <w:t>受试者接受的</w:t>
          </w:r>
          <w:r>
            <w:rPr>
              <w:rFonts w:eastAsia="SimSun"/>
              <w:szCs w:val="24"/>
              <w:lang w:eastAsia="zh-CN"/>
            </w:rPr>
            <w:t>IMM01</w:t>
          </w:r>
          <w:r>
            <w:rPr>
              <w:rFonts w:hint="eastAsia" w:eastAsia="SimSun"/>
              <w:szCs w:val="24"/>
              <w:lang w:eastAsia="zh-CN"/>
            </w:rPr>
            <w:t>剂量</w:t>
          </w:r>
          <w:r>
            <w:rPr>
              <w:rFonts w:hint="eastAsia" w:eastAsia="SimSun"/>
              <w:szCs w:val="24"/>
              <w:lang w:eastAsia="zh-CN"/>
            </w:rPr>
            <w:t>(mg)</w:t>
          </w:r>
          <w:r>
            <w:rPr>
              <w:rFonts w:hint="eastAsia" w:eastAsia="SimSun"/>
              <w:szCs w:val="24"/>
              <w:lang w:eastAsia="zh-CN"/>
            </w:rPr>
            <w:t>之</w:t>
          </w:r>
          <w:proofErr w:type="gramStart"/>
          <w:r>
            <w:rPr>
              <w:rFonts w:hint="eastAsia" w:eastAsia="SimSun"/>
              <w:szCs w:val="24"/>
              <w:lang w:eastAsia="zh-CN"/>
            </w:rPr>
            <w:t>和</w:t>
          </w:r>
          <w:proofErr w:type="gramEnd"/>
        </w:p>
        <w:p w:rsidR="002330F8" w:rsidP="0DF289D9" w:rsidRDefault="5983AF5B" w14:paraId="0E955CEE" w14:textId="77777777">
          <w:pPr>
            <w:pStyle w:val="MainText-EN0"/>
            <w:numPr>
              <w:ilvl w:val="0"/>
              <w:numId w:val="50"/>
            </w:numPr>
            <w:rPr>
              <w:rFonts w:eastAsia="SimSun"/>
              <w:lang w:eastAsia="zh-CN"/>
            </w:rPr>
          </w:pPr>
          <w:r w:rsidRPr="29DDB628">
            <w:rPr>
              <w:rFonts w:eastAsia="SimSun"/>
              <w:lang w:eastAsia="zh-CN"/>
            </w:rPr>
            <w:t>总校准累积剂量</w:t>
          </w:r>
          <w:r w:rsidRPr="29DDB628">
            <w:rPr>
              <w:rFonts w:eastAsia="SimSun"/>
              <w:lang w:eastAsia="zh-CN"/>
            </w:rPr>
            <w:t xml:space="preserve">(mg/kg)= </w:t>
          </w:r>
          <w:r w:rsidRPr="29DDB628">
            <w:rPr>
              <w:rFonts w:eastAsia="SimSun"/>
              <w:lang w:eastAsia="zh-CN"/>
            </w:rPr>
            <w:t>总累积剂量</w:t>
          </w:r>
          <w:r w:rsidRPr="29DDB628">
            <w:rPr>
              <w:rFonts w:eastAsia="SimSun"/>
              <w:lang w:eastAsia="zh-CN"/>
            </w:rPr>
            <w:t xml:space="preserve">(mg)/ </w:t>
          </w:r>
          <w:commentRangeStart w:id="282"/>
          <w:commentRangeStart w:id="283"/>
          <w:r w:rsidRPr="29DDB628">
            <w:rPr>
              <w:rFonts w:eastAsia="SimSun"/>
              <w:lang w:eastAsia="zh-CN"/>
            </w:rPr>
            <w:t>体重</w:t>
          </w:r>
          <w:r w:rsidRPr="29DDB628">
            <w:rPr>
              <w:rFonts w:eastAsia="SimSun"/>
              <w:lang w:eastAsia="zh-CN"/>
            </w:rPr>
            <w:t>(kg)</w:t>
          </w:r>
          <w:commentRangeEnd w:id="282"/>
          <w:r>
            <w:rPr>
              <w:rStyle w:val="CommentReference"/>
            </w:rPr>
            <w:commentReference w:id="282"/>
          </w:r>
          <w:commentRangeEnd w:id="283"/>
          <w:r>
            <w:rPr>
              <w:rStyle w:val="CommentReference"/>
            </w:rPr>
            <w:commentReference w:id="283"/>
          </w:r>
        </w:p>
        <w:p w:rsidR="002330F8" w:rsidRDefault="00394453" w14:paraId="0E955CEF" w14:textId="77777777">
          <w:pPr>
            <w:pStyle w:val="MainText-EN0"/>
            <w:numPr>
              <w:ilvl w:val="0"/>
              <w:numId w:val="50"/>
            </w:numPr>
            <w:rPr>
              <w:rFonts w:eastAsia="SimSun"/>
              <w:szCs w:val="24"/>
              <w:lang w:eastAsia="zh-CN"/>
            </w:rPr>
          </w:pPr>
          <w:r>
            <w:rPr>
              <w:rFonts w:hint="eastAsia" w:eastAsia="SimSun"/>
              <w:szCs w:val="24"/>
              <w:lang w:eastAsia="zh-CN"/>
            </w:rPr>
            <w:t>实际剂量强度</w:t>
          </w:r>
          <w:r>
            <w:rPr>
              <w:rFonts w:hint="eastAsia" w:eastAsia="SimSun"/>
              <w:szCs w:val="24"/>
              <w:lang w:eastAsia="zh-CN"/>
            </w:rPr>
            <w:t>(mg/kg/</w:t>
          </w:r>
          <w:r>
            <w:rPr>
              <w:rFonts w:hint="eastAsia" w:eastAsia="SimSun"/>
              <w:szCs w:val="24"/>
              <w:lang w:eastAsia="zh-CN"/>
            </w:rPr>
            <w:t>周</w:t>
          </w:r>
          <w:r>
            <w:rPr>
              <w:rFonts w:hint="eastAsia" w:eastAsia="SimSun"/>
              <w:szCs w:val="24"/>
              <w:lang w:eastAsia="zh-CN"/>
            </w:rPr>
            <w:t xml:space="preserve">)= </w:t>
          </w:r>
          <w:r>
            <w:rPr>
              <w:rFonts w:hint="eastAsia" w:eastAsia="SimSun"/>
              <w:szCs w:val="24"/>
              <w:lang w:eastAsia="zh-CN"/>
            </w:rPr>
            <w:t>总校准累积剂量</w:t>
          </w:r>
          <w:r>
            <w:rPr>
              <w:rFonts w:hint="eastAsia" w:eastAsia="SimSun"/>
              <w:szCs w:val="24"/>
              <w:lang w:eastAsia="zh-CN"/>
            </w:rPr>
            <w:t>(</w:t>
          </w:r>
          <w:r>
            <w:rPr>
              <w:rFonts w:eastAsia="SimSun"/>
              <w:szCs w:val="24"/>
              <w:lang w:eastAsia="zh-CN"/>
            </w:rPr>
            <w:t>mg</w:t>
          </w:r>
          <w:r>
            <w:rPr>
              <w:rFonts w:hint="eastAsia" w:eastAsia="SimSun"/>
              <w:szCs w:val="24"/>
              <w:lang w:eastAsia="zh-CN"/>
            </w:rPr>
            <w:t>/kg) /  (</w:t>
          </w:r>
          <w:r>
            <w:rPr>
              <w:rFonts w:hint="eastAsia" w:eastAsia="SimSun"/>
              <w:szCs w:val="24"/>
              <w:lang w:eastAsia="zh-CN"/>
            </w:rPr>
            <w:t>末次给药日期</w:t>
          </w:r>
          <w:r>
            <w:rPr>
              <w:rFonts w:eastAsia="SimSun"/>
              <w:szCs w:val="24"/>
              <w:lang w:eastAsia="zh-CN"/>
            </w:rPr>
            <w:t>-</w:t>
          </w:r>
          <w:r>
            <w:rPr>
              <w:rFonts w:eastAsia="SimSun"/>
              <w:szCs w:val="24"/>
              <w:lang w:eastAsia="zh-CN"/>
            </w:rPr>
            <w:t>首次给药日期</w:t>
          </w:r>
          <w:r>
            <w:rPr>
              <w:rFonts w:eastAsia="SimSun"/>
              <w:szCs w:val="24"/>
              <w:lang w:eastAsia="zh-CN"/>
            </w:rPr>
            <w:t xml:space="preserve"> + </w:t>
          </w:r>
          <w:r>
            <w:rPr>
              <w:rFonts w:hint="eastAsia" w:eastAsia="SimSun"/>
              <w:szCs w:val="24"/>
              <w:lang w:eastAsia="zh-CN"/>
            </w:rPr>
            <w:t>7)/7</w:t>
          </w:r>
        </w:p>
        <w:p w:rsidR="002330F8" w:rsidRDefault="00394453" w14:paraId="0E955CF0" w14:textId="77777777">
          <w:pPr>
            <w:pStyle w:val="MainText-EN0"/>
            <w:numPr>
              <w:ilvl w:val="0"/>
              <w:numId w:val="50"/>
            </w:numPr>
            <w:rPr>
              <w:rFonts w:eastAsia="SimSun"/>
              <w:szCs w:val="24"/>
              <w:lang w:eastAsia="zh-CN"/>
            </w:rPr>
          </w:pPr>
          <w:r>
            <w:rPr>
              <w:rFonts w:hint="eastAsia" w:eastAsia="SimSun"/>
              <w:szCs w:val="24"/>
              <w:lang w:eastAsia="zh-CN"/>
            </w:rPr>
            <w:t>相对剂量强度</w:t>
          </w:r>
          <w:r>
            <w:rPr>
              <w:rFonts w:hint="eastAsia" w:eastAsia="SimSun"/>
              <w:szCs w:val="24"/>
              <w:lang w:eastAsia="zh-CN"/>
            </w:rPr>
            <w:t>(%)=</w:t>
          </w:r>
          <w:r>
            <w:rPr>
              <w:rFonts w:hint="eastAsia" w:eastAsia="SimSun"/>
              <w:szCs w:val="24"/>
              <w:lang w:eastAsia="zh-CN"/>
            </w:rPr>
            <w:t>实际剂量强度</w:t>
          </w:r>
          <w:r>
            <w:rPr>
              <w:rFonts w:hint="eastAsia" w:eastAsia="SimSun"/>
              <w:szCs w:val="24"/>
              <w:lang w:eastAsia="zh-CN"/>
            </w:rPr>
            <w:t>/</w:t>
          </w:r>
          <w:r>
            <w:rPr>
              <w:rFonts w:hint="eastAsia" w:eastAsia="SimSun"/>
              <w:szCs w:val="24"/>
              <w:lang w:eastAsia="zh-CN"/>
            </w:rPr>
            <w:t>计划剂量强度</w:t>
          </w:r>
          <w:r>
            <w:rPr>
              <w:rFonts w:hint="eastAsia" w:eastAsia="SimSun"/>
              <w:szCs w:val="24"/>
              <w:lang w:eastAsia="zh-CN"/>
            </w:rPr>
            <w:t>*100%</w:t>
          </w:r>
          <w:r>
            <w:rPr>
              <w:rFonts w:hint="eastAsia" w:eastAsia="SimSun"/>
              <w:szCs w:val="24"/>
              <w:lang w:eastAsia="zh-CN"/>
            </w:rPr>
            <w:t>，其中计划剂量强度为</w:t>
          </w:r>
          <w:r>
            <w:rPr>
              <w:rFonts w:eastAsia="SimSun"/>
              <w:szCs w:val="24"/>
              <w:lang w:eastAsia="zh-CN"/>
            </w:rPr>
            <w:t>2.0 mg/kg</w:t>
          </w:r>
          <w:r>
            <w:rPr>
              <w:rFonts w:hint="eastAsia" w:eastAsia="SimSun"/>
              <w:szCs w:val="24"/>
              <w:lang w:eastAsia="zh-CN"/>
            </w:rPr>
            <w:t>每周</w:t>
          </w:r>
        </w:p>
        <w:p w:rsidR="002330F8" w:rsidRDefault="00394453" w14:paraId="0E955CF1" w14:textId="77777777">
          <w:pPr>
            <w:pStyle w:val="MainText-EN0"/>
            <w:numPr>
              <w:ilvl w:val="0"/>
              <w:numId w:val="50"/>
            </w:numPr>
            <w:rPr>
              <w:rFonts w:eastAsia="SimSun"/>
              <w:szCs w:val="24"/>
              <w:lang w:eastAsia="zh-CN"/>
            </w:rPr>
          </w:pPr>
          <w:r>
            <w:rPr>
              <w:rFonts w:hint="eastAsia" w:eastAsia="SimSun"/>
              <w:szCs w:val="24"/>
              <w:lang w:eastAsia="zh-CN"/>
            </w:rPr>
            <w:t>依从性</w:t>
          </w:r>
          <w:r>
            <w:rPr>
              <w:rFonts w:hint="eastAsia" w:eastAsia="SimSun"/>
              <w:szCs w:val="24"/>
              <w:lang w:eastAsia="zh-CN"/>
            </w:rPr>
            <w:t>(%)=</w:t>
          </w:r>
          <w:r>
            <w:rPr>
              <w:rFonts w:hint="eastAsia" w:eastAsia="SimSun"/>
              <w:szCs w:val="24"/>
              <w:lang w:eastAsia="zh-CN"/>
            </w:rPr>
            <w:t>实际给药剂量</w:t>
          </w:r>
          <w:r>
            <w:rPr>
              <w:rFonts w:hint="eastAsia" w:eastAsia="SimSun"/>
              <w:szCs w:val="24"/>
              <w:lang w:eastAsia="zh-CN"/>
            </w:rPr>
            <w:t>(mg)</w:t>
          </w:r>
          <w:r>
            <w:rPr>
              <w:rFonts w:hint="eastAsia" w:eastAsia="SimSun"/>
              <w:szCs w:val="24"/>
              <w:lang w:eastAsia="zh-CN"/>
            </w:rPr>
            <w:t>之和</w:t>
          </w:r>
          <w:r>
            <w:rPr>
              <w:rFonts w:hint="eastAsia" w:eastAsia="SimSun"/>
              <w:szCs w:val="24"/>
              <w:lang w:eastAsia="zh-CN"/>
            </w:rPr>
            <w:t>/</w:t>
          </w:r>
          <w:r>
            <w:rPr>
              <w:rFonts w:hint="eastAsia" w:eastAsia="SimSun"/>
              <w:szCs w:val="24"/>
              <w:lang w:eastAsia="zh-CN"/>
            </w:rPr>
            <w:t>计划给药剂量</w:t>
          </w:r>
          <w:r>
            <w:rPr>
              <w:rFonts w:hint="eastAsia" w:eastAsia="SimSun"/>
              <w:szCs w:val="24"/>
              <w:lang w:eastAsia="zh-CN"/>
            </w:rPr>
            <w:t>(mg)</w:t>
          </w:r>
          <w:r>
            <w:rPr>
              <w:rFonts w:hint="eastAsia" w:eastAsia="SimSun"/>
              <w:szCs w:val="24"/>
              <w:lang w:eastAsia="zh-CN"/>
            </w:rPr>
            <w:t>之</w:t>
          </w:r>
          <w:proofErr w:type="gramStart"/>
          <w:r>
            <w:rPr>
              <w:rFonts w:hint="eastAsia" w:eastAsia="SimSun"/>
              <w:szCs w:val="24"/>
              <w:lang w:eastAsia="zh-CN"/>
            </w:rPr>
            <w:t>和</w:t>
          </w:r>
          <w:proofErr w:type="gramEnd"/>
        </w:p>
        <w:p w:rsidR="002330F8" w:rsidRDefault="00394453" w14:paraId="0E955CF2" w14:textId="77777777">
          <w:pPr>
            <w:rPr>
              <w:b/>
              <w:sz w:val="32"/>
              <w:szCs w:val="28"/>
            </w:rPr>
          </w:pPr>
          <w:proofErr w:type="spellStart"/>
          <w:r>
            <w:rPr>
              <w:rFonts w:hint="eastAsia" w:asciiTheme="minorHAnsi" w:hAnsiTheme="minorHAnsi" w:cstheme="minorBidi"/>
              <w:b/>
              <w:szCs w:val="28"/>
            </w:rPr>
            <w:t>苯达莫司汀</w:t>
          </w:r>
          <w:proofErr w:type="spellEnd"/>
        </w:p>
        <w:p w:rsidR="002330F8" w:rsidRDefault="00394453" w14:paraId="0E955CF3" w14:textId="77777777">
          <w:pPr>
            <w:pStyle w:val="MainText-EN0"/>
            <w:numPr>
              <w:ilvl w:val="0"/>
              <w:numId w:val="51"/>
            </w:numPr>
            <w:rPr>
              <w:rFonts w:eastAsia="SimSun"/>
              <w:szCs w:val="24"/>
              <w:lang w:eastAsia="zh-CN"/>
            </w:rPr>
          </w:pPr>
          <w:r>
            <w:rPr>
              <w:rFonts w:hint="eastAsia" w:eastAsia="SimSun"/>
              <w:szCs w:val="24"/>
              <w:lang w:eastAsia="zh-CN"/>
            </w:rPr>
            <w:t>暴露持续时间</w:t>
          </w:r>
          <w:r>
            <w:rPr>
              <w:rFonts w:eastAsia="SimSun"/>
              <w:szCs w:val="24"/>
              <w:lang w:eastAsia="zh-CN"/>
            </w:rPr>
            <w:t xml:space="preserve"> (</w:t>
          </w:r>
          <w:r>
            <w:rPr>
              <w:rFonts w:hint="eastAsia" w:eastAsia="SimSun"/>
              <w:szCs w:val="24"/>
              <w:lang w:eastAsia="zh-CN"/>
            </w:rPr>
            <w:t>月</w:t>
          </w:r>
          <w:r>
            <w:rPr>
              <w:rFonts w:eastAsia="SimSun"/>
              <w:szCs w:val="24"/>
              <w:lang w:eastAsia="zh-CN"/>
            </w:rPr>
            <w:t>)</w:t>
          </w:r>
          <w:r>
            <w:rPr>
              <w:rFonts w:hint="eastAsia" w:eastAsia="SimSun"/>
              <w:szCs w:val="24"/>
              <w:lang w:eastAsia="zh-CN"/>
            </w:rPr>
            <w:t xml:space="preserve">= </w:t>
          </w:r>
          <w:commentRangeStart w:id="284"/>
          <w:commentRangeStart w:id="285"/>
          <w:r>
            <w:rPr>
              <w:rFonts w:hint="eastAsia" w:eastAsia="SimSun"/>
              <w:szCs w:val="24"/>
              <w:lang w:eastAsia="zh-CN"/>
            </w:rPr>
            <w:t>(</w:t>
          </w:r>
          <w:r>
            <w:rPr>
              <w:rFonts w:hint="eastAsia" w:eastAsia="SimSun"/>
              <w:szCs w:val="24"/>
              <w:lang w:eastAsia="zh-CN"/>
            </w:rPr>
            <w:t>末次给药日期</w:t>
          </w:r>
          <w:r>
            <w:rPr>
              <w:rFonts w:hint="eastAsia" w:eastAsia="SimSun"/>
              <w:szCs w:val="24"/>
              <w:lang w:eastAsia="zh-CN"/>
            </w:rPr>
            <w:t>-</w:t>
          </w:r>
          <w:r>
            <w:rPr>
              <w:rFonts w:hint="eastAsia" w:eastAsia="SimSun"/>
              <w:szCs w:val="24"/>
              <w:lang w:eastAsia="zh-CN"/>
            </w:rPr>
            <w:t>首次给药日期</w:t>
          </w:r>
          <w:r>
            <w:rPr>
              <w:rFonts w:hint="eastAsia" w:eastAsia="SimSun"/>
              <w:szCs w:val="24"/>
              <w:lang w:eastAsia="zh-CN"/>
            </w:rPr>
            <w:t xml:space="preserve"> +28)/ 30.4375, </w:t>
          </w:r>
          <w:r>
            <w:rPr>
              <w:rFonts w:hint="eastAsia" w:eastAsia="SimSun"/>
              <w:szCs w:val="24"/>
              <w:lang w:eastAsia="zh-CN"/>
            </w:rPr>
            <w:t>若末次给药为本周期的第</w:t>
          </w:r>
          <w:r>
            <w:rPr>
              <w:rFonts w:hint="eastAsia" w:eastAsia="SimSun"/>
              <w:szCs w:val="24"/>
              <w:lang w:eastAsia="zh-CN"/>
            </w:rPr>
            <w:t>1</w:t>
          </w:r>
          <w:r>
            <w:rPr>
              <w:rFonts w:hint="eastAsia" w:eastAsia="SimSun"/>
              <w:szCs w:val="24"/>
              <w:lang w:eastAsia="zh-CN"/>
            </w:rPr>
            <w:t>天给药；或</w:t>
          </w:r>
          <w:r>
            <w:rPr>
              <w:rFonts w:hint="eastAsia" w:eastAsia="SimSun"/>
              <w:szCs w:val="24"/>
              <w:lang w:eastAsia="zh-CN"/>
            </w:rPr>
            <w:t>(</w:t>
          </w:r>
          <w:r>
            <w:rPr>
              <w:rFonts w:hint="eastAsia" w:eastAsia="SimSun"/>
              <w:szCs w:val="24"/>
              <w:lang w:eastAsia="zh-CN"/>
            </w:rPr>
            <w:t>末次给药日期</w:t>
          </w:r>
          <w:r>
            <w:rPr>
              <w:rFonts w:hint="eastAsia" w:eastAsia="SimSun"/>
              <w:szCs w:val="24"/>
              <w:lang w:eastAsia="zh-CN"/>
            </w:rPr>
            <w:t>-</w:t>
          </w:r>
          <w:r>
            <w:rPr>
              <w:rFonts w:hint="eastAsia" w:eastAsia="SimSun"/>
              <w:szCs w:val="24"/>
              <w:lang w:eastAsia="zh-CN"/>
            </w:rPr>
            <w:t>首次给药日期</w:t>
          </w:r>
          <w:r>
            <w:rPr>
              <w:rFonts w:hint="eastAsia" w:eastAsia="SimSun"/>
              <w:szCs w:val="24"/>
              <w:lang w:eastAsia="zh-CN"/>
            </w:rPr>
            <w:t xml:space="preserve"> +27)/ 30.4375</w:t>
          </w:r>
          <w:r>
            <w:rPr>
              <w:rFonts w:hint="eastAsia" w:eastAsia="SimSun"/>
              <w:szCs w:val="24"/>
              <w:lang w:eastAsia="zh-CN"/>
            </w:rPr>
            <w:t>，若末次给药为本周期的第</w:t>
          </w:r>
          <w:r>
            <w:rPr>
              <w:rFonts w:hint="eastAsia" w:eastAsia="SimSun"/>
              <w:szCs w:val="24"/>
              <w:lang w:eastAsia="zh-CN"/>
            </w:rPr>
            <w:t>2</w:t>
          </w:r>
          <w:r>
            <w:rPr>
              <w:rFonts w:hint="eastAsia" w:eastAsia="SimSun"/>
              <w:szCs w:val="24"/>
              <w:lang w:eastAsia="zh-CN"/>
            </w:rPr>
            <w:t>天给药</w:t>
          </w:r>
          <w:r>
            <w:rPr>
              <w:rFonts w:hint="eastAsia" w:eastAsia="SimSun"/>
              <w:szCs w:val="24"/>
              <w:lang w:eastAsia="zh-CN"/>
            </w:rPr>
            <w:t>.</w:t>
          </w:r>
          <w:commentRangeEnd w:id="284"/>
          <w:r>
            <w:rPr>
              <w:rStyle w:val="CommentReference"/>
              <w:rFonts w:cs="Cordia New" w:eastAsiaTheme="minorEastAsia"/>
            </w:rPr>
            <w:commentReference w:id="284"/>
          </w:r>
          <w:commentRangeEnd w:id="285"/>
          <w:r>
            <w:rPr>
              <w:rStyle w:val="CommentReference"/>
              <w:rFonts w:cs="Cordia New" w:eastAsiaTheme="minorEastAsia"/>
            </w:rPr>
            <w:commentReference w:id="285"/>
          </w:r>
        </w:p>
        <w:p w:rsidR="002330F8" w:rsidRDefault="00394453" w14:paraId="0E955CF4" w14:textId="77777777">
          <w:pPr>
            <w:pStyle w:val="MainText-EN0"/>
            <w:numPr>
              <w:ilvl w:val="0"/>
              <w:numId w:val="51"/>
            </w:numPr>
            <w:rPr>
              <w:rFonts w:eastAsia="SimSun"/>
              <w:szCs w:val="24"/>
              <w:lang w:eastAsia="zh-CN"/>
            </w:rPr>
          </w:pPr>
          <w:r>
            <w:rPr>
              <w:rFonts w:hint="eastAsia" w:eastAsia="SimSun"/>
              <w:szCs w:val="24"/>
              <w:lang w:eastAsia="zh-CN"/>
            </w:rPr>
            <w:t>暴露持续周期</w:t>
          </w:r>
          <w:r>
            <w:rPr>
              <w:rFonts w:hint="eastAsia" w:eastAsia="SimSun"/>
              <w:szCs w:val="24"/>
              <w:lang w:eastAsia="zh-CN"/>
            </w:rPr>
            <w:t>(</w:t>
          </w:r>
          <w:r>
            <w:rPr>
              <w:rFonts w:hint="eastAsia" w:eastAsia="SimSun"/>
              <w:szCs w:val="24"/>
              <w:lang w:eastAsia="zh-CN"/>
            </w:rPr>
            <w:t>周期</w:t>
          </w:r>
          <w:r>
            <w:rPr>
              <w:rFonts w:hint="eastAsia" w:eastAsia="SimSun"/>
              <w:szCs w:val="24"/>
              <w:lang w:eastAsia="zh-CN"/>
            </w:rPr>
            <w:t>)=</w:t>
          </w:r>
          <w:r>
            <w:rPr>
              <w:rFonts w:hint="eastAsia" w:eastAsia="SimSun"/>
              <w:szCs w:val="24"/>
              <w:lang w:eastAsia="zh-CN"/>
            </w:rPr>
            <w:t>暴露持续时间</w:t>
          </w:r>
          <w:r>
            <w:rPr>
              <w:rFonts w:hint="eastAsia" w:eastAsia="SimSun"/>
              <w:szCs w:val="24"/>
              <w:lang w:eastAsia="zh-CN"/>
            </w:rPr>
            <w:t>(</w:t>
          </w:r>
          <w:r>
            <w:rPr>
              <w:rFonts w:hint="eastAsia" w:eastAsia="SimSun"/>
              <w:szCs w:val="24"/>
              <w:lang w:eastAsia="zh-CN"/>
            </w:rPr>
            <w:t>天</w:t>
          </w:r>
          <w:r>
            <w:rPr>
              <w:rFonts w:hint="eastAsia" w:eastAsia="SimSun"/>
              <w:szCs w:val="24"/>
              <w:lang w:eastAsia="zh-CN"/>
            </w:rPr>
            <w:t>)/28</w:t>
          </w:r>
        </w:p>
        <w:p w:rsidR="002330F8" w:rsidRDefault="00394453" w14:paraId="0E955CF5" w14:textId="77777777">
          <w:pPr>
            <w:pStyle w:val="MainText-EN0"/>
            <w:numPr>
              <w:ilvl w:val="0"/>
              <w:numId w:val="51"/>
            </w:numPr>
            <w:rPr>
              <w:rFonts w:eastAsia="SimSun"/>
              <w:szCs w:val="24"/>
              <w:lang w:eastAsia="zh-CN"/>
            </w:rPr>
          </w:pPr>
          <w:r>
            <w:rPr>
              <w:rFonts w:hint="eastAsia" w:eastAsia="SimSun"/>
              <w:szCs w:val="24"/>
              <w:lang w:eastAsia="zh-CN"/>
            </w:rPr>
            <w:t>总累积剂量</w:t>
          </w:r>
          <w:r>
            <w:rPr>
              <w:rFonts w:hint="eastAsia" w:eastAsia="SimSun"/>
              <w:szCs w:val="24"/>
              <w:lang w:eastAsia="zh-CN"/>
            </w:rPr>
            <w:t xml:space="preserve">(mg)= </w:t>
          </w:r>
          <w:r>
            <w:rPr>
              <w:rFonts w:hint="eastAsia" w:eastAsia="SimSun"/>
              <w:szCs w:val="24"/>
              <w:lang w:eastAsia="zh-CN"/>
            </w:rPr>
            <w:t>受试者接受的苯达莫司汀剂量</w:t>
          </w:r>
          <w:r>
            <w:rPr>
              <w:rFonts w:hint="eastAsia" w:eastAsia="SimSun"/>
              <w:szCs w:val="24"/>
              <w:lang w:eastAsia="zh-CN"/>
            </w:rPr>
            <w:t>(mg)</w:t>
          </w:r>
          <w:r>
            <w:rPr>
              <w:rFonts w:hint="eastAsia" w:eastAsia="SimSun"/>
              <w:szCs w:val="24"/>
              <w:lang w:eastAsia="zh-CN"/>
            </w:rPr>
            <w:t>之</w:t>
          </w:r>
          <w:proofErr w:type="gramStart"/>
          <w:r>
            <w:rPr>
              <w:rFonts w:hint="eastAsia" w:eastAsia="SimSun"/>
              <w:szCs w:val="24"/>
              <w:lang w:eastAsia="zh-CN"/>
            </w:rPr>
            <w:t>和</w:t>
          </w:r>
          <w:proofErr w:type="gramEnd"/>
        </w:p>
        <w:p w:rsidR="002330F8" w:rsidRDefault="00394453" w14:paraId="0E955CF6" w14:textId="77777777">
          <w:pPr>
            <w:pStyle w:val="MainText-EN0"/>
            <w:numPr>
              <w:ilvl w:val="0"/>
              <w:numId w:val="51"/>
            </w:numPr>
            <w:rPr>
              <w:rFonts w:eastAsia="SimSun"/>
              <w:szCs w:val="24"/>
              <w:lang w:eastAsia="zh-CN"/>
            </w:rPr>
          </w:pPr>
          <w:r>
            <w:rPr>
              <w:rFonts w:hint="eastAsia" w:eastAsia="SimSun"/>
              <w:szCs w:val="24"/>
              <w:lang w:eastAsia="zh-CN"/>
            </w:rPr>
            <w:t>总校准累积剂量</w:t>
          </w:r>
          <w:r>
            <w:rPr>
              <w:rFonts w:hint="eastAsia" w:eastAsia="SimSun"/>
              <w:szCs w:val="24"/>
              <w:lang w:eastAsia="zh-CN"/>
            </w:rPr>
            <w:t>(</w:t>
          </w:r>
          <w:r>
            <w:rPr>
              <w:rFonts w:eastAsia="SimSun"/>
              <w:szCs w:val="24"/>
              <w:lang w:eastAsia="zh-CN"/>
            </w:rPr>
            <w:t>mg</w:t>
          </w:r>
          <w:r>
            <w:rPr>
              <w:rFonts w:hint="eastAsia" w:eastAsia="SimSun"/>
              <w:szCs w:val="24"/>
              <w:lang w:eastAsia="zh-CN"/>
            </w:rPr>
            <w:t>/</w:t>
          </w:r>
          <w:r>
            <w:rPr>
              <w:rFonts w:eastAsia="SimSun"/>
              <w:szCs w:val="24"/>
              <w:lang w:eastAsia="zh-CN"/>
            </w:rPr>
            <w:t>m</w:t>
          </w:r>
          <w:r>
            <w:rPr>
              <w:rFonts w:eastAsia="SimSun"/>
              <w:szCs w:val="24"/>
              <w:vertAlign w:val="superscript"/>
              <w:lang w:eastAsia="zh-CN"/>
            </w:rPr>
            <w:t>2</w:t>
          </w:r>
          <w:r>
            <w:rPr>
              <w:rFonts w:hint="eastAsia" w:eastAsia="SimSun"/>
              <w:szCs w:val="24"/>
              <w:lang w:eastAsia="zh-CN"/>
            </w:rPr>
            <w:t>)=</w:t>
          </w:r>
          <w:r>
            <w:rPr>
              <w:rFonts w:hint="eastAsia" w:eastAsia="SimSun"/>
              <w:szCs w:val="24"/>
              <w:lang w:eastAsia="zh-CN"/>
            </w:rPr>
            <w:t>总累积剂量</w:t>
          </w:r>
          <w:r>
            <w:rPr>
              <w:rFonts w:hint="eastAsia" w:eastAsia="SimSun"/>
              <w:szCs w:val="24"/>
              <w:lang w:eastAsia="zh-CN"/>
            </w:rPr>
            <w:t>(mg)/</w:t>
          </w:r>
          <w:r>
            <w:rPr>
              <w:rFonts w:eastAsia="SimSun"/>
              <w:szCs w:val="24"/>
              <w:lang w:eastAsia="zh-CN"/>
            </w:rPr>
            <w:t>BSA(m</w:t>
          </w:r>
          <w:r>
            <w:rPr>
              <w:rFonts w:eastAsia="SimSun"/>
              <w:szCs w:val="24"/>
              <w:vertAlign w:val="superscript"/>
              <w:lang w:eastAsia="zh-CN"/>
            </w:rPr>
            <w:t>2</w:t>
          </w:r>
          <w:r>
            <w:rPr>
              <w:rFonts w:eastAsia="SimSun"/>
              <w:szCs w:val="24"/>
              <w:lang w:eastAsia="zh-CN"/>
            </w:rPr>
            <w:t>)</w:t>
          </w:r>
          <w:r>
            <w:rPr>
              <w:rFonts w:hint="eastAsia" w:eastAsia="SimSun"/>
              <w:szCs w:val="24"/>
              <w:lang w:eastAsia="zh-CN"/>
            </w:rPr>
            <w:t>,</w:t>
          </w:r>
          <w:r>
            <w:rPr>
              <w:rFonts w:hint="eastAsia" w:eastAsia="SimSun"/>
              <w:szCs w:val="24"/>
              <w:lang w:eastAsia="zh-CN"/>
            </w:rPr>
            <w:t>其中</w:t>
          </w:r>
          <w:r>
            <w:rPr>
              <w:rFonts w:eastAsia="SimSun"/>
              <w:szCs w:val="24"/>
              <w:lang w:eastAsia="zh-CN"/>
            </w:rPr>
            <w:t>BSA(m</w:t>
          </w:r>
          <w:r>
            <w:rPr>
              <w:rFonts w:eastAsia="SimSun"/>
              <w:szCs w:val="24"/>
              <w:vertAlign w:val="superscript"/>
              <w:lang w:eastAsia="zh-CN"/>
            </w:rPr>
            <w:t>2</w:t>
          </w:r>
          <w:r>
            <w:rPr>
              <w:rFonts w:eastAsia="SimSun"/>
              <w:szCs w:val="24"/>
              <w:lang w:eastAsia="zh-CN"/>
            </w:rPr>
            <w:t>) = 0.0061×</w:t>
          </w:r>
          <w:r>
            <w:rPr>
              <w:rFonts w:hint="eastAsia" w:eastAsia="SimSun"/>
              <w:szCs w:val="24"/>
              <w:lang w:eastAsia="zh-CN"/>
            </w:rPr>
            <w:t>身高</w:t>
          </w:r>
          <w:r>
            <w:rPr>
              <w:rFonts w:eastAsia="SimSun"/>
              <w:szCs w:val="24"/>
              <w:lang w:eastAsia="zh-CN"/>
            </w:rPr>
            <w:t>(cm) + 0.0124×</w:t>
          </w:r>
          <w:r>
            <w:rPr>
              <w:rFonts w:hint="eastAsia" w:eastAsia="SimSun"/>
              <w:szCs w:val="24"/>
              <w:lang w:eastAsia="zh-CN"/>
            </w:rPr>
            <w:t>体重</w:t>
          </w:r>
          <w:r>
            <w:rPr>
              <w:rFonts w:eastAsia="SimSun"/>
              <w:szCs w:val="24"/>
              <w:lang w:eastAsia="zh-CN"/>
            </w:rPr>
            <w:t>(kg) - 0.0099.</w:t>
          </w:r>
        </w:p>
        <w:p w:rsidR="002330F8" w:rsidRDefault="00394453" w14:paraId="0E955CF7" w14:textId="77777777">
          <w:pPr>
            <w:pStyle w:val="MainText-EN0"/>
            <w:numPr>
              <w:ilvl w:val="0"/>
              <w:numId w:val="51"/>
            </w:numPr>
            <w:rPr>
              <w:rFonts w:eastAsia="SimSun"/>
              <w:szCs w:val="24"/>
              <w:lang w:eastAsia="zh-CN"/>
            </w:rPr>
          </w:pPr>
          <w:r>
            <w:rPr>
              <w:rFonts w:hint="eastAsia" w:eastAsia="SimSun"/>
              <w:szCs w:val="24"/>
              <w:lang w:eastAsia="zh-CN"/>
            </w:rPr>
            <w:t>实际剂量强度</w:t>
          </w:r>
          <w:r>
            <w:rPr>
              <w:rFonts w:hint="eastAsia" w:eastAsia="SimSun"/>
              <w:szCs w:val="24"/>
              <w:lang w:eastAsia="zh-CN"/>
            </w:rPr>
            <w:t>(</w:t>
          </w:r>
          <w:r>
            <w:rPr>
              <w:rFonts w:eastAsia="SimSun"/>
              <w:szCs w:val="24"/>
              <w:lang w:eastAsia="zh-CN"/>
            </w:rPr>
            <w:t>mg</w:t>
          </w:r>
          <w:r>
            <w:rPr>
              <w:rFonts w:hint="eastAsia" w:eastAsia="SimSun"/>
              <w:szCs w:val="24"/>
              <w:lang w:eastAsia="zh-CN"/>
            </w:rPr>
            <w:t>/</w:t>
          </w:r>
          <w:r>
            <w:rPr>
              <w:rFonts w:eastAsia="SimSun"/>
              <w:szCs w:val="24"/>
              <w:lang w:eastAsia="zh-CN"/>
            </w:rPr>
            <w:t>m</w:t>
          </w:r>
          <w:r>
            <w:rPr>
              <w:rFonts w:eastAsia="SimSun"/>
              <w:szCs w:val="24"/>
              <w:vertAlign w:val="superscript"/>
              <w:lang w:eastAsia="zh-CN"/>
            </w:rPr>
            <w:t>2</w:t>
          </w:r>
          <w:r>
            <w:rPr>
              <w:rFonts w:hint="eastAsia" w:eastAsia="SimSun"/>
              <w:szCs w:val="24"/>
              <w:lang w:eastAsia="zh-CN"/>
            </w:rPr>
            <w:t>/4</w:t>
          </w:r>
          <w:r>
            <w:rPr>
              <w:rFonts w:hint="eastAsia" w:eastAsia="SimSun"/>
              <w:szCs w:val="24"/>
              <w:lang w:eastAsia="zh-CN"/>
            </w:rPr>
            <w:t>周</w:t>
          </w:r>
          <w:r>
            <w:rPr>
              <w:rFonts w:hint="eastAsia" w:eastAsia="SimSun"/>
              <w:szCs w:val="24"/>
              <w:lang w:eastAsia="zh-CN"/>
            </w:rPr>
            <w:t>)=</w:t>
          </w:r>
          <w:r>
            <w:rPr>
              <w:rFonts w:eastAsia="SimSun"/>
              <w:szCs w:val="24"/>
              <w:lang w:eastAsia="zh-CN"/>
            </w:rPr>
            <w:t xml:space="preserve"> </w:t>
          </w:r>
          <w:r>
            <w:rPr>
              <w:rFonts w:eastAsia="SimSun"/>
              <w:szCs w:val="24"/>
              <w:lang w:eastAsia="zh-CN"/>
            </w:rPr>
            <w:t>总校准累积剂量</w:t>
          </w:r>
          <w:r>
            <w:rPr>
              <w:rFonts w:eastAsia="SimSun"/>
              <w:szCs w:val="24"/>
              <w:lang w:eastAsia="zh-CN"/>
            </w:rPr>
            <w:t>(mg/m</w:t>
          </w:r>
          <w:r>
            <w:rPr>
              <w:rFonts w:eastAsia="SimSun"/>
              <w:szCs w:val="24"/>
              <w:vertAlign w:val="superscript"/>
              <w:lang w:eastAsia="zh-CN"/>
            </w:rPr>
            <w:t>2</w:t>
          </w:r>
          <w:r>
            <w:rPr>
              <w:rFonts w:eastAsia="SimSun"/>
              <w:szCs w:val="24"/>
              <w:lang w:eastAsia="zh-CN"/>
            </w:rPr>
            <w:t>)</w:t>
          </w:r>
          <w:r>
            <w:rPr>
              <w:rFonts w:hint="eastAsia" w:eastAsia="SimSun"/>
              <w:szCs w:val="24"/>
              <w:lang w:eastAsia="zh-CN"/>
            </w:rPr>
            <w:t>/</w:t>
          </w:r>
          <w:r>
            <w:rPr>
              <w:rFonts w:hint="eastAsia"/>
              <w:lang w:eastAsia="zh-CN"/>
            </w:rPr>
            <w:t xml:space="preserve"> </w:t>
          </w:r>
          <w:r>
            <w:rPr>
              <w:rFonts w:hint="eastAsia" w:eastAsia="SimSun"/>
              <w:szCs w:val="24"/>
              <w:lang w:eastAsia="zh-CN"/>
            </w:rPr>
            <w:t>暴露持续周期</w:t>
          </w:r>
        </w:p>
        <w:p w:rsidR="002330F8" w:rsidRDefault="00394453" w14:paraId="0E955CF8" w14:textId="77777777">
          <w:pPr>
            <w:pStyle w:val="MainText-EN0"/>
            <w:numPr>
              <w:ilvl w:val="0"/>
              <w:numId w:val="51"/>
            </w:numPr>
            <w:rPr>
              <w:rFonts w:eastAsia="SimSun"/>
              <w:szCs w:val="24"/>
              <w:lang w:eastAsia="zh-CN"/>
            </w:rPr>
          </w:pPr>
          <w:r>
            <w:rPr>
              <w:rFonts w:hint="eastAsia" w:eastAsia="SimSun"/>
              <w:szCs w:val="24"/>
              <w:lang w:eastAsia="zh-CN"/>
            </w:rPr>
            <w:t>相对剂量强度</w:t>
          </w:r>
          <w:r>
            <w:rPr>
              <w:rFonts w:eastAsia="SimSun"/>
              <w:szCs w:val="24"/>
              <w:lang w:eastAsia="zh-CN"/>
            </w:rPr>
            <w:t>(%)=</w:t>
          </w:r>
          <w:r>
            <w:rPr>
              <w:rFonts w:eastAsia="SimSun"/>
              <w:szCs w:val="24"/>
              <w:lang w:eastAsia="zh-CN"/>
            </w:rPr>
            <w:t>实际剂量强度</w:t>
          </w:r>
          <w:r>
            <w:rPr>
              <w:rFonts w:eastAsia="SimSun"/>
              <w:szCs w:val="24"/>
              <w:lang w:eastAsia="zh-CN"/>
            </w:rPr>
            <w:t>/</w:t>
          </w:r>
          <w:r>
            <w:rPr>
              <w:rFonts w:eastAsia="SimSun"/>
              <w:szCs w:val="24"/>
              <w:lang w:eastAsia="zh-CN"/>
            </w:rPr>
            <w:t>计划剂量强度</w:t>
          </w:r>
          <w:r>
            <w:rPr>
              <w:rFonts w:eastAsia="SimSun"/>
              <w:szCs w:val="24"/>
              <w:lang w:eastAsia="zh-CN"/>
            </w:rPr>
            <w:t>*100%</w:t>
          </w:r>
          <w:r>
            <w:rPr>
              <w:rFonts w:eastAsia="SimSun"/>
              <w:szCs w:val="24"/>
              <w:lang w:eastAsia="zh-CN"/>
            </w:rPr>
            <w:t>，其中计划剂量强度</w:t>
          </w:r>
          <w:r>
            <w:rPr>
              <w:rFonts w:hint="eastAsia" w:eastAsia="SimSun"/>
              <w:szCs w:val="24"/>
              <w:lang w:eastAsia="zh-CN"/>
            </w:rPr>
            <w:t>每次</w:t>
          </w:r>
          <w:r>
            <w:rPr>
              <w:rFonts w:eastAsia="SimSun"/>
              <w:szCs w:val="24"/>
              <w:lang w:eastAsia="zh-CN"/>
            </w:rPr>
            <w:t>为</w:t>
          </w:r>
          <w:r>
            <w:rPr>
              <w:rFonts w:eastAsia="SimSun"/>
              <w:szCs w:val="24"/>
              <w:lang w:eastAsia="zh-CN"/>
            </w:rPr>
            <w:t>90 mg/m</w:t>
          </w:r>
          <w:r>
            <w:rPr>
              <w:rFonts w:eastAsia="SimSun"/>
              <w:szCs w:val="24"/>
              <w:vertAlign w:val="superscript"/>
              <w:lang w:eastAsia="zh-CN"/>
            </w:rPr>
            <w:t>2</w:t>
          </w:r>
          <w:r>
            <w:rPr>
              <w:rFonts w:eastAsia="SimSun"/>
              <w:szCs w:val="24"/>
              <w:lang w:eastAsia="zh-CN"/>
            </w:rPr>
            <w:t>或者</w:t>
          </w:r>
          <w:r>
            <w:rPr>
              <w:rFonts w:eastAsia="SimSun"/>
              <w:szCs w:val="24"/>
              <w:lang w:eastAsia="zh-CN"/>
            </w:rPr>
            <w:t>120mg/m</w:t>
          </w:r>
          <w:r>
            <w:rPr>
              <w:rFonts w:eastAsia="SimSun"/>
              <w:szCs w:val="24"/>
              <w:vertAlign w:val="superscript"/>
              <w:lang w:eastAsia="zh-CN"/>
            </w:rPr>
            <w:t>2</w:t>
          </w:r>
          <w:r>
            <w:rPr>
              <w:rFonts w:hint="eastAsia" w:eastAsia="SimSun"/>
              <w:szCs w:val="24"/>
              <w:lang w:eastAsia="zh-CN"/>
            </w:rPr>
            <w:t>，每</w:t>
          </w:r>
          <w:r>
            <w:rPr>
              <w:rFonts w:hint="eastAsia" w:eastAsia="SimSun"/>
              <w:szCs w:val="24"/>
              <w:lang w:eastAsia="zh-CN"/>
            </w:rPr>
            <w:t>4</w:t>
          </w:r>
          <w:r>
            <w:rPr>
              <w:rFonts w:hint="eastAsia" w:eastAsia="SimSun"/>
              <w:szCs w:val="24"/>
              <w:lang w:eastAsia="zh-CN"/>
            </w:rPr>
            <w:t>周为一个周期，具体结合受试者耐受程度和研究中心实践选择起始给药剂量。则一个周期的</w:t>
          </w:r>
          <w:r>
            <w:rPr>
              <w:rFonts w:eastAsia="SimSun"/>
              <w:szCs w:val="24"/>
              <w:lang w:eastAsia="zh-CN"/>
            </w:rPr>
            <w:t>计划剂量强度</w:t>
          </w:r>
          <w:r>
            <w:rPr>
              <w:rFonts w:hint="eastAsia" w:eastAsia="SimSun"/>
              <w:szCs w:val="24"/>
              <w:lang w:eastAsia="zh-CN"/>
            </w:rPr>
            <w:t>为</w:t>
          </w:r>
          <w:r>
            <w:rPr>
              <w:rFonts w:hint="eastAsia" w:eastAsia="SimSun"/>
              <w:szCs w:val="24"/>
              <w:lang w:eastAsia="zh-CN"/>
            </w:rPr>
            <w:t>180</w:t>
          </w:r>
          <w:r>
            <w:rPr>
              <w:rFonts w:eastAsia="SimSun"/>
              <w:szCs w:val="24"/>
              <w:lang w:eastAsia="zh-CN"/>
            </w:rPr>
            <w:t xml:space="preserve"> mg/m</w:t>
          </w:r>
          <w:r>
            <w:rPr>
              <w:rFonts w:eastAsia="SimSun"/>
              <w:szCs w:val="24"/>
              <w:vertAlign w:val="superscript"/>
              <w:lang w:eastAsia="zh-CN"/>
            </w:rPr>
            <w:t>2</w:t>
          </w:r>
          <w:r>
            <w:rPr>
              <w:rFonts w:eastAsia="SimSun"/>
              <w:szCs w:val="24"/>
              <w:lang w:eastAsia="zh-CN"/>
            </w:rPr>
            <w:t>/4</w:t>
          </w:r>
          <w:r>
            <w:rPr>
              <w:rFonts w:hint="eastAsia" w:eastAsia="SimSun"/>
              <w:szCs w:val="24"/>
              <w:lang w:eastAsia="zh-CN"/>
            </w:rPr>
            <w:t>周</w:t>
          </w:r>
          <w:r>
            <w:rPr>
              <w:rFonts w:eastAsia="SimSun"/>
              <w:szCs w:val="24"/>
              <w:lang w:eastAsia="zh-CN"/>
            </w:rPr>
            <w:t>或者</w:t>
          </w:r>
          <w:r>
            <w:rPr>
              <w:rFonts w:hint="eastAsia" w:eastAsia="SimSun"/>
              <w:szCs w:val="24"/>
              <w:lang w:eastAsia="zh-CN"/>
            </w:rPr>
            <w:t>24</w:t>
          </w:r>
          <w:r>
            <w:rPr>
              <w:rFonts w:eastAsia="SimSun"/>
              <w:szCs w:val="24"/>
              <w:lang w:eastAsia="zh-CN"/>
            </w:rPr>
            <w:t>0mg/m</w:t>
          </w:r>
          <w:r>
            <w:rPr>
              <w:rFonts w:eastAsia="SimSun"/>
              <w:szCs w:val="24"/>
              <w:vertAlign w:val="superscript"/>
              <w:lang w:eastAsia="zh-CN"/>
            </w:rPr>
            <w:t>2</w:t>
          </w:r>
          <w:r>
            <w:rPr>
              <w:rFonts w:hint="eastAsia" w:eastAsia="SimSun"/>
              <w:szCs w:val="24"/>
              <w:lang w:eastAsia="zh-CN"/>
            </w:rPr>
            <w:t>/4</w:t>
          </w:r>
          <w:r>
            <w:rPr>
              <w:rFonts w:hint="eastAsia" w:eastAsia="SimSun"/>
              <w:szCs w:val="24"/>
              <w:lang w:eastAsia="zh-CN"/>
            </w:rPr>
            <w:t>周</w:t>
          </w:r>
          <w:r>
            <w:rPr>
              <w:rFonts w:hint="eastAsia" w:eastAsia="SimSun"/>
              <w:szCs w:val="24"/>
              <w:lang w:eastAsia="zh-CN"/>
            </w:rPr>
            <w:t>.</w:t>
          </w:r>
        </w:p>
        <w:p w:rsidR="002330F8" w:rsidRDefault="00394453" w14:paraId="0E955CF9" w14:textId="77777777">
          <w:pPr>
            <w:pStyle w:val="MainText-EN0"/>
            <w:numPr>
              <w:ilvl w:val="0"/>
              <w:numId w:val="51"/>
            </w:numPr>
            <w:rPr>
              <w:rFonts w:eastAsia="SimSun"/>
              <w:szCs w:val="24"/>
              <w:lang w:eastAsia="zh-CN"/>
            </w:rPr>
          </w:pPr>
          <w:r>
            <w:rPr>
              <w:rFonts w:hint="eastAsia" w:eastAsia="SimSun"/>
              <w:szCs w:val="24"/>
              <w:lang w:eastAsia="zh-CN"/>
            </w:rPr>
            <w:t>依从性</w:t>
          </w:r>
          <w:r>
            <w:rPr>
              <w:rFonts w:hint="eastAsia" w:eastAsia="SimSun"/>
              <w:szCs w:val="24"/>
              <w:lang w:eastAsia="zh-CN"/>
            </w:rPr>
            <w:t>(%)=</w:t>
          </w:r>
          <w:r>
            <w:rPr>
              <w:rFonts w:hint="eastAsia" w:eastAsia="SimSun"/>
              <w:szCs w:val="24"/>
              <w:lang w:eastAsia="zh-CN"/>
            </w:rPr>
            <w:t>实际给药剂量</w:t>
          </w:r>
          <w:r>
            <w:rPr>
              <w:rFonts w:hint="eastAsia" w:eastAsia="SimSun"/>
              <w:szCs w:val="24"/>
              <w:lang w:eastAsia="zh-CN"/>
            </w:rPr>
            <w:t>(mg)</w:t>
          </w:r>
          <w:r>
            <w:rPr>
              <w:rFonts w:hint="eastAsia" w:eastAsia="SimSun"/>
              <w:szCs w:val="24"/>
              <w:lang w:eastAsia="zh-CN"/>
            </w:rPr>
            <w:t>之和</w:t>
          </w:r>
          <w:r>
            <w:rPr>
              <w:rFonts w:hint="eastAsia" w:eastAsia="SimSun"/>
              <w:szCs w:val="24"/>
              <w:lang w:eastAsia="zh-CN"/>
            </w:rPr>
            <w:t>/</w:t>
          </w:r>
          <w:r>
            <w:rPr>
              <w:rFonts w:hint="eastAsia" w:eastAsia="SimSun"/>
              <w:szCs w:val="24"/>
              <w:lang w:eastAsia="zh-CN"/>
            </w:rPr>
            <w:t>计划给药剂量</w:t>
          </w:r>
          <w:r>
            <w:rPr>
              <w:rFonts w:hint="eastAsia" w:eastAsia="SimSun"/>
              <w:szCs w:val="24"/>
              <w:lang w:eastAsia="zh-CN"/>
            </w:rPr>
            <w:t>(mg)</w:t>
          </w:r>
          <w:r>
            <w:rPr>
              <w:rFonts w:hint="eastAsia" w:eastAsia="SimSun"/>
              <w:szCs w:val="24"/>
              <w:lang w:eastAsia="zh-CN"/>
            </w:rPr>
            <w:t>之</w:t>
          </w:r>
          <w:proofErr w:type="gramStart"/>
          <w:r>
            <w:rPr>
              <w:rFonts w:hint="eastAsia" w:eastAsia="SimSun"/>
              <w:szCs w:val="24"/>
              <w:lang w:eastAsia="zh-CN"/>
            </w:rPr>
            <w:t>和</w:t>
          </w:r>
          <w:proofErr w:type="gramEnd"/>
        </w:p>
        <w:p w:rsidR="002330F8" w:rsidRDefault="00394453" w14:paraId="0E955CFA" w14:textId="77777777">
          <w:pPr>
            <w:rPr>
              <w:b/>
            </w:rPr>
          </w:pPr>
          <w:proofErr w:type="spellStart"/>
          <w:r>
            <w:rPr>
              <w:rFonts w:hint="eastAsia"/>
              <w:b/>
            </w:rPr>
            <w:t>吉西他滨</w:t>
          </w:r>
          <w:proofErr w:type="spellEnd"/>
        </w:p>
        <w:p w:rsidR="002330F8" w:rsidP="29DDB628" w:rsidRDefault="00394453" w14:paraId="0E955CFB" w14:textId="77777777">
          <w:pPr>
            <w:pStyle w:val="MainText-EN0"/>
            <w:numPr>
              <w:ilvl w:val="0"/>
              <w:numId w:val="52"/>
            </w:numPr>
            <w:rPr>
              <w:rFonts w:eastAsia="SimSun"/>
              <w:lang w:eastAsia="zh-CN"/>
            </w:rPr>
          </w:pPr>
          <w:r w:rsidRPr="09954D9D">
            <w:rPr>
              <w:rFonts w:eastAsia="SimSun"/>
              <w:lang w:eastAsia="zh-CN"/>
            </w:rPr>
            <w:t>暴露持续时间</w:t>
          </w:r>
          <w:r w:rsidRPr="09954D9D">
            <w:rPr>
              <w:rFonts w:eastAsia="SimSun"/>
              <w:lang w:eastAsia="zh-CN"/>
            </w:rPr>
            <w:t xml:space="preserve"> (</w:t>
          </w:r>
          <w:r w:rsidRPr="09954D9D">
            <w:rPr>
              <w:rFonts w:eastAsia="SimSun"/>
              <w:lang w:eastAsia="zh-CN"/>
            </w:rPr>
            <w:t>月</w:t>
          </w:r>
          <w:r w:rsidRPr="09954D9D">
            <w:rPr>
              <w:rFonts w:eastAsia="SimSun"/>
              <w:lang w:eastAsia="zh-CN"/>
            </w:rPr>
            <w:t>)= (</w:t>
          </w:r>
          <w:r w:rsidRPr="09954D9D">
            <w:rPr>
              <w:rFonts w:eastAsia="SimSun"/>
              <w:lang w:eastAsia="zh-CN"/>
            </w:rPr>
            <w:t>末次给药日期</w:t>
          </w:r>
          <w:r w:rsidRPr="09954D9D">
            <w:rPr>
              <w:rFonts w:eastAsia="SimSun"/>
              <w:lang w:eastAsia="zh-CN"/>
            </w:rPr>
            <w:t>-</w:t>
          </w:r>
          <w:r w:rsidRPr="09954D9D">
            <w:rPr>
              <w:rFonts w:eastAsia="SimSun"/>
              <w:lang w:eastAsia="zh-CN"/>
            </w:rPr>
            <w:t>首次给药日期</w:t>
          </w:r>
          <w:r w:rsidRPr="09954D9D">
            <w:rPr>
              <w:rFonts w:eastAsia="SimSun"/>
              <w:lang w:eastAsia="zh-CN"/>
            </w:rPr>
            <w:t xml:space="preserve"> </w:t>
          </w:r>
          <w:commentRangeStart w:id="286"/>
          <w:commentRangeStart w:id="287"/>
          <w:commentRangeStart w:id="288"/>
          <w:commentRangeStart w:id="289"/>
          <w:commentRangeStart w:id="290"/>
          <w:r w:rsidRPr="09954D9D">
            <w:rPr>
              <w:rFonts w:eastAsia="SimSun"/>
              <w:lang w:eastAsia="zh-CN"/>
            </w:rPr>
            <w:t>+7</w:t>
          </w:r>
          <w:commentRangeEnd w:id="286"/>
          <w:r>
            <w:rPr>
              <w:rStyle w:val="CommentReference"/>
            </w:rPr>
            <w:commentReference w:id="286"/>
          </w:r>
          <w:commentRangeEnd w:id="287"/>
          <w:r>
            <w:rPr>
              <w:rStyle w:val="CommentReference"/>
            </w:rPr>
            <w:commentReference w:id="287"/>
          </w:r>
          <w:commentRangeEnd w:id="288"/>
          <w:r>
            <w:rPr>
              <w:rStyle w:val="CommentReference"/>
            </w:rPr>
            <w:commentReference w:id="288"/>
          </w:r>
          <w:commentRangeEnd w:id="289"/>
          <w:r>
            <w:rPr>
              <w:rStyle w:val="CommentReference"/>
            </w:rPr>
            <w:commentReference w:id="289"/>
          </w:r>
          <w:commentRangeEnd w:id="290"/>
          <w:r>
            <w:rPr>
              <w:rStyle w:val="CommentReference"/>
            </w:rPr>
            <w:commentReference w:id="290"/>
          </w:r>
          <w:r w:rsidRPr="09954D9D">
            <w:rPr>
              <w:rFonts w:eastAsia="SimSun"/>
              <w:lang w:eastAsia="zh-CN"/>
            </w:rPr>
            <w:t xml:space="preserve">)/ 30.4375, </w:t>
          </w:r>
          <w:r w:rsidRPr="09954D9D">
            <w:rPr>
              <w:rFonts w:eastAsia="SimSun"/>
              <w:lang w:eastAsia="zh-CN"/>
            </w:rPr>
            <w:t>若末次给药为本周期的第</w:t>
          </w:r>
          <w:r w:rsidRPr="09954D9D">
            <w:rPr>
              <w:rFonts w:eastAsia="SimSun"/>
              <w:lang w:eastAsia="zh-CN"/>
            </w:rPr>
            <w:t>1</w:t>
          </w:r>
          <w:r w:rsidRPr="09954D9D">
            <w:rPr>
              <w:rFonts w:eastAsia="SimSun"/>
              <w:lang w:eastAsia="zh-CN"/>
            </w:rPr>
            <w:t>天给药；或</w:t>
          </w:r>
          <w:r w:rsidRPr="09954D9D">
            <w:rPr>
              <w:rFonts w:eastAsia="SimSun"/>
              <w:lang w:eastAsia="zh-CN"/>
            </w:rPr>
            <w:t>(</w:t>
          </w:r>
          <w:r w:rsidRPr="09954D9D">
            <w:rPr>
              <w:rFonts w:eastAsia="SimSun"/>
              <w:lang w:eastAsia="zh-CN"/>
            </w:rPr>
            <w:t>末次给药日期</w:t>
          </w:r>
          <w:r w:rsidRPr="09954D9D">
            <w:rPr>
              <w:rFonts w:eastAsia="SimSun"/>
              <w:lang w:eastAsia="zh-CN"/>
            </w:rPr>
            <w:t>-</w:t>
          </w:r>
          <w:r w:rsidRPr="09954D9D">
            <w:rPr>
              <w:rFonts w:eastAsia="SimSun"/>
              <w:lang w:eastAsia="zh-CN"/>
            </w:rPr>
            <w:t>首次给药日期</w:t>
          </w:r>
          <w:r w:rsidRPr="09954D9D">
            <w:rPr>
              <w:rFonts w:eastAsia="SimSun"/>
              <w:lang w:eastAsia="zh-CN"/>
            </w:rPr>
            <w:t xml:space="preserve"> +14)/ 30.4375</w:t>
          </w:r>
          <w:r w:rsidRPr="09954D9D">
            <w:rPr>
              <w:rFonts w:eastAsia="SimSun"/>
              <w:lang w:eastAsia="zh-CN"/>
            </w:rPr>
            <w:t>，若末次给药为本周期的第</w:t>
          </w:r>
          <w:r w:rsidRPr="09954D9D">
            <w:rPr>
              <w:rFonts w:eastAsia="SimSun"/>
              <w:lang w:eastAsia="zh-CN"/>
            </w:rPr>
            <w:t>8</w:t>
          </w:r>
          <w:r w:rsidRPr="09954D9D">
            <w:rPr>
              <w:rFonts w:eastAsia="SimSun"/>
              <w:lang w:eastAsia="zh-CN"/>
            </w:rPr>
            <w:t>天给药</w:t>
          </w:r>
          <w:r w:rsidRPr="09954D9D">
            <w:rPr>
              <w:rFonts w:eastAsia="SimSun"/>
              <w:lang w:eastAsia="zh-CN"/>
            </w:rPr>
            <w:t>.</w:t>
          </w:r>
        </w:p>
        <w:p w:rsidR="002330F8" w:rsidRDefault="00394453" w14:paraId="0E955CFC" w14:textId="77777777">
          <w:pPr>
            <w:pStyle w:val="MainText-EN0"/>
            <w:numPr>
              <w:ilvl w:val="0"/>
              <w:numId w:val="52"/>
            </w:numPr>
            <w:rPr>
              <w:rFonts w:eastAsia="SimSun"/>
              <w:szCs w:val="24"/>
              <w:lang w:eastAsia="zh-CN"/>
            </w:rPr>
          </w:pPr>
          <w:r>
            <w:rPr>
              <w:rFonts w:hint="eastAsia" w:eastAsia="SimSun"/>
              <w:szCs w:val="24"/>
              <w:lang w:eastAsia="zh-CN"/>
            </w:rPr>
            <w:t>暴露持续周期</w:t>
          </w:r>
          <w:r>
            <w:rPr>
              <w:rFonts w:hint="eastAsia" w:eastAsia="SimSun"/>
              <w:szCs w:val="24"/>
              <w:lang w:eastAsia="zh-CN"/>
            </w:rPr>
            <w:t>(</w:t>
          </w:r>
          <w:r>
            <w:rPr>
              <w:rFonts w:hint="eastAsia" w:eastAsia="SimSun"/>
              <w:szCs w:val="24"/>
              <w:lang w:eastAsia="zh-CN"/>
            </w:rPr>
            <w:t>周期</w:t>
          </w:r>
          <w:r>
            <w:rPr>
              <w:rFonts w:hint="eastAsia" w:eastAsia="SimSun"/>
              <w:szCs w:val="24"/>
              <w:lang w:eastAsia="zh-CN"/>
            </w:rPr>
            <w:t xml:space="preserve">)= </w:t>
          </w:r>
          <w:r>
            <w:rPr>
              <w:rFonts w:hint="eastAsia" w:eastAsia="SimSun"/>
              <w:szCs w:val="24"/>
              <w:lang w:eastAsia="zh-CN"/>
            </w:rPr>
            <w:t>暴露持续时间</w:t>
          </w:r>
          <w:r>
            <w:rPr>
              <w:rFonts w:hint="eastAsia" w:eastAsia="SimSun"/>
              <w:szCs w:val="24"/>
              <w:lang w:eastAsia="zh-CN"/>
            </w:rPr>
            <w:t>(</w:t>
          </w:r>
          <w:r>
            <w:rPr>
              <w:rFonts w:hint="eastAsia" w:eastAsia="SimSun"/>
              <w:szCs w:val="24"/>
              <w:lang w:eastAsia="zh-CN"/>
            </w:rPr>
            <w:t>天</w:t>
          </w:r>
          <w:r>
            <w:rPr>
              <w:rFonts w:hint="eastAsia" w:eastAsia="SimSun"/>
              <w:szCs w:val="24"/>
              <w:lang w:eastAsia="zh-CN"/>
            </w:rPr>
            <w:t>)/21</w:t>
          </w:r>
        </w:p>
        <w:p w:rsidR="002330F8" w:rsidRDefault="00394453" w14:paraId="0E955CFD" w14:textId="77777777">
          <w:pPr>
            <w:pStyle w:val="MainText-EN0"/>
            <w:numPr>
              <w:ilvl w:val="0"/>
              <w:numId w:val="52"/>
            </w:numPr>
            <w:rPr>
              <w:rFonts w:eastAsia="SimSun"/>
              <w:szCs w:val="24"/>
              <w:lang w:eastAsia="zh-CN"/>
            </w:rPr>
          </w:pPr>
          <w:r>
            <w:rPr>
              <w:rFonts w:hint="eastAsia" w:eastAsia="SimSun"/>
              <w:szCs w:val="24"/>
              <w:lang w:eastAsia="zh-CN"/>
            </w:rPr>
            <w:t>总累积剂量</w:t>
          </w:r>
          <w:r>
            <w:rPr>
              <w:rFonts w:hint="eastAsia" w:eastAsia="SimSun"/>
              <w:szCs w:val="24"/>
              <w:lang w:eastAsia="zh-CN"/>
            </w:rPr>
            <w:t xml:space="preserve">(mg)= </w:t>
          </w:r>
          <w:r>
            <w:rPr>
              <w:rFonts w:hint="eastAsia" w:eastAsia="SimSun"/>
              <w:szCs w:val="24"/>
              <w:lang w:eastAsia="zh-CN"/>
            </w:rPr>
            <w:t>受试者接受的</w:t>
          </w:r>
          <w:proofErr w:type="gramStart"/>
          <w:r>
            <w:rPr>
              <w:rFonts w:hint="eastAsia" w:eastAsia="SimSun"/>
              <w:szCs w:val="24"/>
              <w:lang w:eastAsia="zh-CN"/>
            </w:rPr>
            <w:t>吉西他滨剂量</w:t>
          </w:r>
          <w:proofErr w:type="gramEnd"/>
          <w:r>
            <w:rPr>
              <w:rFonts w:hint="eastAsia" w:eastAsia="SimSun"/>
              <w:szCs w:val="24"/>
              <w:lang w:eastAsia="zh-CN"/>
            </w:rPr>
            <w:t>(mg)</w:t>
          </w:r>
          <w:r>
            <w:rPr>
              <w:rFonts w:hint="eastAsia" w:eastAsia="SimSun"/>
              <w:szCs w:val="24"/>
              <w:lang w:eastAsia="zh-CN"/>
            </w:rPr>
            <w:t>之</w:t>
          </w:r>
          <w:proofErr w:type="gramStart"/>
          <w:r>
            <w:rPr>
              <w:rFonts w:hint="eastAsia" w:eastAsia="SimSun"/>
              <w:szCs w:val="24"/>
              <w:lang w:eastAsia="zh-CN"/>
            </w:rPr>
            <w:t>和</w:t>
          </w:r>
          <w:proofErr w:type="gramEnd"/>
        </w:p>
        <w:p w:rsidR="002330F8" w:rsidRDefault="00394453" w14:paraId="0E955CFE" w14:textId="77777777">
          <w:pPr>
            <w:pStyle w:val="MainText-EN0"/>
            <w:numPr>
              <w:ilvl w:val="0"/>
              <w:numId w:val="52"/>
            </w:numPr>
            <w:rPr>
              <w:rFonts w:eastAsia="SimSun"/>
              <w:szCs w:val="24"/>
              <w:lang w:eastAsia="zh-CN"/>
            </w:rPr>
          </w:pPr>
          <w:r>
            <w:rPr>
              <w:rFonts w:hint="eastAsia" w:eastAsia="SimSun"/>
              <w:szCs w:val="24"/>
              <w:lang w:eastAsia="zh-CN"/>
            </w:rPr>
            <w:t>总校准累积剂量</w:t>
          </w:r>
          <w:r>
            <w:rPr>
              <w:rFonts w:hint="eastAsia" w:eastAsia="SimSun"/>
              <w:szCs w:val="24"/>
              <w:lang w:eastAsia="zh-CN"/>
            </w:rPr>
            <w:t>(</w:t>
          </w:r>
          <w:r>
            <w:rPr>
              <w:rFonts w:eastAsia="SimSun"/>
              <w:szCs w:val="24"/>
              <w:lang w:eastAsia="zh-CN"/>
            </w:rPr>
            <w:t>mg</w:t>
          </w:r>
          <w:r>
            <w:rPr>
              <w:rFonts w:hint="eastAsia" w:eastAsia="SimSun"/>
              <w:szCs w:val="24"/>
              <w:lang w:eastAsia="zh-CN"/>
            </w:rPr>
            <w:t>/</w:t>
          </w:r>
          <w:r>
            <w:rPr>
              <w:rFonts w:eastAsia="SimSun"/>
              <w:szCs w:val="24"/>
              <w:lang w:eastAsia="zh-CN"/>
            </w:rPr>
            <w:t>m</w:t>
          </w:r>
          <w:r>
            <w:rPr>
              <w:rFonts w:eastAsia="SimSun"/>
              <w:szCs w:val="24"/>
              <w:vertAlign w:val="superscript"/>
              <w:lang w:eastAsia="zh-CN"/>
            </w:rPr>
            <w:t>2</w:t>
          </w:r>
          <w:r>
            <w:rPr>
              <w:rFonts w:hint="eastAsia" w:eastAsia="SimSun"/>
              <w:szCs w:val="24"/>
              <w:lang w:eastAsia="zh-CN"/>
            </w:rPr>
            <w:t>)=</w:t>
          </w:r>
          <w:r>
            <w:rPr>
              <w:rFonts w:hint="eastAsia" w:eastAsia="SimSun"/>
              <w:szCs w:val="24"/>
              <w:lang w:eastAsia="zh-CN"/>
            </w:rPr>
            <w:t>总累积剂量</w:t>
          </w:r>
          <w:r>
            <w:rPr>
              <w:rFonts w:hint="eastAsia" w:eastAsia="SimSun"/>
              <w:szCs w:val="24"/>
              <w:lang w:eastAsia="zh-CN"/>
            </w:rPr>
            <w:t>(mg)/</w:t>
          </w:r>
          <w:r>
            <w:rPr>
              <w:rFonts w:eastAsia="SimSun"/>
              <w:szCs w:val="24"/>
              <w:lang w:eastAsia="zh-CN"/>
            </w:rPr>
            <w:t>BSA(m</w:t>
          </w:r>
          <w:r>
            <w:rPr>
              <w:rFonts w:eastAsia="SimSun"/>
              <w:szCs w:val="24"/>
              <w:vertAlign w:val="superscript"/>
              <w:lang w:eastAsia="zh-CN"/>
            </w:rPr>
            <w:t>2</w:t>
          </w:r>
          <w:r>
            <w:rPr>
              <w:rFonts w:eastAsia="SimSun"/>
              <w:szCs w:val="24"/>
              <w:lang w:eastAsia="zh-CN"/>
            </w:rPr>
            <w:t>)</w:t>
          </w:r>
          <w:r>
            <w:rPr>
              <w:rFonts w:hint="eastAsia" w:eastAsia="SimSun"/>
              <w:szCs w:val="24"/>
              <w:lang w:eastAsia="zh-CN"/>
            </w:rPr>
            <w:t>,</w:t>
          </w:r>
          <w:r>
            <w:rPr>
              <w:rFonts w:hint="eastAsia" w:eastAsia="SimSun"/>
              <w:szCs w:val="24"/>
              <w:lang w:eastAsia="zh-CN"/>
            </w:rPr>
            <w:t>其中</w:t>
          </w:r>
          <w:r>
            <w:rPr>
              <w:rFonts w:eastAsia="SimSun"/>
              <w:szCs w:val="24"/>
              <w:lang w:eastAsia="zh-CN"/>
            </w:rPr>
            <w:t>BSA(m</w:t>
          </w:r>
          <w:r>
            <w:rPr>
              <w:rFonts w:eastAsia="SimSun"/>
              <w:szCs w:val="24"/>
              <w:vertAlign w:val="superscript"/>
              <w:lang w:eastAsia="zh-CN"/>
            </w:rPr>
            <w:t>2</w:t>
          </w:r>
          <w:r>
            <w:rPr>
              <w:rFonts w:eastAsia="SimSun"/>
              <w:szCs w:val="24"/>
              <w:lang w:eastAsia="zh-CN"/>
            </w:rPr>
            <w:t>) = 0.0061×</w:t>
          </w:r>
          <w:r>
            <w:rPr>
              <w:rFonts w:hint="eastAsia" w:eastAsia="SimSun"/>
              <w:szCs w:val="24"/>
              <w:lang w:eastAsia="zh-CN"/>
            </w:rPr>
            <w:t>身高</w:t>
          </w:r>
          <w:r>
            <w:rPr>
              <w:rFonts w:eastAsia="SimSun"/>
              <w:szCs w:val="24"/>
              <w:lang w:eastAsia="zh-CN"/>
            </w:rPr>
            <w:t>(cm) + 0.0124×</w:t>
          </w:r>
          <w:r>
            <w:rPr>
              <w:rFonts w:hint="eastAsia" w:eastAsia="SimSun"/>
              <w:szCs w:val="24"/>
              <w:lang w:eastAsia="zh-CN"/>
            </w:rPr>
            <w:t>体重</w:t>
          </w:r>
          <w:r>
            <w:rPr>
              <w:rFonts w:eastAsia="SimSun"/>
              <w:szCs w:val="24"/>
              <w:lang w:eastAsia="zh-CN"/>
            </w:rPr>
            <w:t>(kg) - 0.0099.</w:t>
          </w:r>
        </w:p>
        <w:p w:rsidR="002330F8" w:rsidRDefault="00394453" w14:paraId="0E955CFF" w14:textId="77777777">
          <w:pPr>
            <w:pStyle w:val="MainText-EN0"/>
            <w:numPr>
              <w:ilvl w:val="0"/>
              <w:numId w:val="52"/>
            </w:numPr>
            <w:rPr>
              <w:rFonts w:eastAsia="SimSun"/>
              <w:szCs w:val="24"/>
              <w:lang w:eastAsia="zh-CN"/>
            </w:rPr>
          </w:pPr>
          <w:r>
            <w:rPr>
              <w:rFonts w:hint="eastAsia" w:eastAsia="SimSun"/>
              <w:szCs w:val="24"/>
              <w:lang w:eastAsia="zh-CN"/>
            </w:rPr>
            <w:t>实际剂量强度</w:t>
          </w:r>
          <w:r>
            <w:rPr>
              <w:rFonts w:hint="eastAsia" w:eastAsia="SimSun"/>
              <w:szCs w:val="24"/>
              <w:lang w:eastAsia="zh-CN"/>
            </w:rPr>
            <w:t>(</w:t>
          </w:r>
          <w:r>
            <w:rPr>
              <w:rFonts w:eastAsia="SimSun"/>
              <w:szCs w:val="24"/>
              <w:lang w:eastAsia="zh-CN"/>
            </w:rPr>
            <w:t>mg/m</w:t>
          </w:r>
          <w:r>
            <w:rPr>
              <w:rFonts w:eastAsia="SimSun"/>
              <w:szCs w:val="24"/>
              <w:vertAlign w:val="superscript"/>
              <w:lang w:eastAsia="zh-CN"/>
            </w:rPr>
            <w:t>2</w:t>
          </w:r>
          <w:r>
            <w:rPr>
              <w:rFonts w:hint="eastAsia" w:eastAsia="SimSun"/>
              <w:szCs w:val="24"/>
              <w:lang w:eastAsia="zh-CN"/>
            </w:rPr>
            <w:t>/3</w:t>
          </w:r>
          <w:r>
            <w:rPr>
              <w:rFonts w:hint="eastAsia" w:eastAsia="SimSun"/>
              <w:szCs w:val="24"/>
              <w:lang w:eastAsia="zh-CN"/>
            </w:rPr>
            <w:t>周</w:t>
          </w:r>
          <w:r>
            <w:rPr>
              <w:rFonts w:hint="eastAsia" w:eastAsia="SimSun"/>
              <w:szCs w:val="24"/>
              <w:lang w:eastAsia="zh-CN"/>
            </w:rPr>
            <w:t>)=</w:t>
          </w:r>
          <w:r>
            <w:rPr>
              <w:rFonts w:eastAsia="SimSun"/>
              <w:szCs w:val="24"/>
              <w:lang w:eastAsia="zh-CN"/>
            </w:rPr>
            <w:t xml:space="preserve"> </w:t>
          </w:r>
          <w:r>
            <w:rPr>
              <w:rFonts w:eastAsia="SimSun"/>
              <w:szCs w:val="24"/>
              <w:lang w:eastAsia="zh-CN"/>
            </w:rPr>
            <w:t>总校准累积剂量</w:t>
          </w:r>
          <w:r>
            <w:rPr>
              <w:rFonts w:eastAsia="SimSun"/>
              <w:szCs w:val="24"/>
              <w:lang w:eastAsia="zh-CN"/>
            </w:rPr>
            <w:t>(mg/m</w:t>
          </w:r>
          <w:r>
            <w:rPr>
              <w:rFonts w:eastAsia="SimSun"/>
              <w:szCs w:val="24"/>
              <w:vertAlign w:val="superscript"/>
              <w:lang w:eastAsia="zh-CN"/>
            </w:rPr>
            <w:t>2</w:t>
          </w:r>
          <w:r>
            <w:rPr>
              <w:rFonts w:eastAsia="SimSun"/>
              <w:szCs w:val="24"/>
              <w:lang w:eastAsia="zh-CN"/>
            </w:rPr>
            <w:t>)</w:t>
          </w:r>
          <w:r>
            <w:rPr>
              <w:rFonts w:hint="eastAsia" w:eastAsia="SimSun"/>
              <w:szCs w:val="24"/>
              <w:lang w:eastAsia="zh-CN"/>
            </w:rPr>
            <w:t>/</w:t>
          </w:r>
          <w:r>
            <w:rPr>
              <w:rFonts w:hint="eastAsia" w:eastAsia="SimSun"/>
              <w:szCs w:val="24"/>
              <w:lang w:eastAsia="zh-CN"/>
            </w:rPr>
            <w:t>暴露持续周期</w:t>
          </w:r>
        </w:p>
        <w:p w:rsidR="002330F8" w:rsidRDefault="00394453" w14:paraId="0E955D00" w14:textId="77777777">
          <w:pPr>
            <w:pStyle w:val="MainText-EN0"/>
            <w:numPr>
              <w:ilvl w:val="0"/>
              <w:numId w:val="52"/>
            </w:numPr>
            <w:rPr>
              <w:rFonts w:eastAsia="SimSun"/>
              <w:szCs w:val="24"/>
              <w:lang w:eastAsia="zh-CN"/>
            </w:rPr>
          </w:pPr>
          <w:r>
            <w:rPr>
              <w:rFonts w:hint="eastAsia" w:eastAsia="SimSun"/>
              <w:szCs w:val="24"/>
              <w:lang w:eastAsia="zh-CN"/>
            </w:rPr>
            <w:t>相对剂量强度</w:t>
          </w:r>
          <w:r>
            <w:rPr>
              <w:rFonts w:eastAsia="SimSun"/>
              <w:szCs w:val="24"/>
              <w:lang w:eastAsia="zh-CN"/>
            </w:rPr>
            <w:t>(%)=</w:t>
          </w:r>
          <w:r>
            <w:rPr>
              <w:rFonts w:eastAsia="SimSun"/>
              <w:szCs w:val="24"/>
              <w:lang w:eastAsia="zh-CN"/>
            </w:rPr>
            <w:t>实际剂量强度</w:t>
          </w:r>
          <w:r>
            <w:rPr>
              <w:rFonts w:eastAsia="SimSun"/>
              <w:szCs w:val="24"/>
              <w:lang w:eastAsia="zh-CN"/>
            </w:rPr>
            <w:t>/</w:t>
          </w:r>
          <w:r>
            <w:rPr>
              <w:rFonts w:eastAsia="SimSun"/>
              <w:szCs w:val="24"/>
              <w:lang w:eastAsia="zh-CN"/>
            </w:rPr>
            <w:t>计划剂量强度</w:t>
          </w:r>
          <w:r>
            <w:rPr>
              <w:rFonts w:eastAsia="SimSun"/>
              <w:szCs w:val="24"/>
              <w:lang w:eastAsia="zh-CN"/>
            </w:rPr>
            <w:t>*100%</w:t>
          </w:r>
          <w:r>
            <w:rPr>
              <w:rFonts w:eastAsia="SimSun"/>
              <w:szCs w:val="24"/>
              <w:lang w:eastAsia="zh-CN"/>
            </w:rPr>
            <w:t>，其中计划剂量强度</w:t>
          </w:r>
          <w:r>
            <w:rPr>
              <w:rFonts w:hint="eastAsia" w:eastAsia="SimSun"/>
              <w:szCs w:val="24"/>
              <w:lang w:eastAsia="zh-CN"/>
            </w:rPr>
            <w:t>2</w:t>
          </w:r>
          <w:r>
            <w:rPr>
              <w:rFonts w:eastAsia="SimSun"/>
              <w:szCs w:val="24"/>
              <w:lang w:eastAsia="zh-CN"/>
            </w:rPr>
            <w:t>000 mg/m</w:t>
          </w:r>
          <w:r>
            <w:rPr>
              <w:rFonts w:hint="eastAsia" w:eastAsia="SimSun"/>
              <w:szCs w:val="24"/>
              <w:lang w:eastAsia="zh-CN"/>
            </w:rPr>
            <w:t>2</w:t>
          </w:r>
          <w:r>
            <w:rPr>
              <w:rFonts w:hint="eastAsia" w:eastAsia="SimSun"/>
              <w:szCs w:val="24"/>
              <w:lang w:eastAsia="zh-CN"/>
            </w:rPr>
            <w:t>每</w:t>
          </w:r>
          <w:r>
            <w:rPr>
              <w:rFonts w:hint="eastAsia" w:eastAsia="SimSun"/>
              <w:szCs w:val="24"/>
              <w:lang w:eastAsia="zh-CN"/>
            </w:rPr>
            <w:t>3</w:t>
          </w:r>
          <w:r>
            <w:rPr>
              <w:rFonts w:hint="eastAsia" w:eastAsia="SimSun"/>
              <w:szCs w:val="24"/>
              <w:lang w:eastAsia="zh-CN"/>
            </w:rPr>
            <w:t>周</w:t>
          </w:r>
          <w:r>
            <w:rPr>
              <w:rFonts w:hint="eastAsia" w:eastAsia="SimSun"/>
              <w:szCs w:val="24"/>
              <w:lang w:eastAsia="zh-CN"/>
            </w:rPr>
            <w:t xml:space="preserve"> </w:t>
          </w:r>
          <w:r>
            <w:rPr>
              <w:rFonts w:hint="eastAsia" w:eastAsia="SimSun"/>
              <w:szCs w:val="24"/>
              <w:lang w:eastAsia="zh-CN"/>
            </w:rPr>
            <w:t>（</w:t>
          </w:r>
          <w:r>
            <w:rPr>
              <w:rFonts w:eastAsia="SimSun"/>
              <w:szCs w:val="24"/>
              <w:lang w:eastAsia="zh-CN"/>
            </w:rPr>
            <w:t>1000 mg/m</w:t>
          </w:r>
          <w:r>
            <w:rPr>
              <w:rFonts w:eastAsia="SimSun"/>
              <w:szCs w:val="24"/>
              <w:vertAlign w:val="superscript"/>
              <w:lang w:eastAsia="zh-CN"/>
            </w:rPr>
            <w:t>2</w:t>
          </w:r>
          <w:r>
            <w:rPr>
              <w:rFonts w:eastAsia="SimSun"/>
              <w:szCs w:val="24"/>
              <w:lang w:eastAsia="zh-CN"/>
            </w:rPr>
            <w:t>每</w:t>
          </w:r>
          <w:r>
            <w:rPr>
              <w:rFonts w:eastAsia="SimSun"/>
              <w:szCs w:val="24"/>
              <w:lang w:eastAsia="zh-CN"/>
            </w:rPr>
            <w:t>3</w:t>
          </w:r>
          <w:r>
            <w:rPr>
              <w:rFonts w:eastAsia="SimSun"/>
              <w:szCs w:val="24"/>
              <w:lang w:eastAsia="zh-CN"/>
            </w:rPr>
            <w:t>周为一个治疗周期，每个周期的第</w:t>
          </w:r>
          <w:r>
            <w:rPr>
              <w:rFonts w:eastAsia="SimSun"/>
              <w:szCs w:val="24"/>
              <w:lang w:eastAsia="zh-CN"/>
            </w:rPr>
            <w:t>1</w:t>
          </w:r>
          <w:r>
            <w:rPr>
              <w:rFonts w:eastAsia="SimSun"/>
              <w:szCs w:val="24"/>
              <w:lang w:eastAsia="zh-CN"/>
            </w:rPr>
            <w:t>天和第</w:t>
          </w:r>
          <w:r>
            <w:rPr>
              <w:rFonts w:eastAsia="SimSun"/>
              <w:szCs w:val="24"/>
              <w:lang w:eastAsia="zh-CN"/>
            </w:rPr>
            <w:t>8</w:t>
          </w:r>
          <w:r>
            <w:rPr>
              <w:rFonts w:eastAsia="SimSun"/>
              <w:szCs w:val="24"/>
              <w:lang w:eastAsia="zh-CN"/>
            </w:rPr>
            <w:t>天给药一次</w:t>
          </w:r>
          <w:r>
            <w:rPr>
              <w:rFonts w:hint="eastAsia" w:eastAsia="SimSun"/>
              <w:szCs w:val="24"/>
              <w:lang w:eastAsia="zh-CN"/>
            </w:rPr>
            <w:t>）</w:t>
          </w:r>
        </w:p>
        <w:p w:rsidR="002330F8" w:rsidRDefault="00394453" w14:paraId="0E955D01" w14:textId="77777777">
          <w:pPr>
            <w:pStyle w:val="MainText-EN0"/>
            <w:numPr>
              <w:ilvl w:val="0"/>
              <w:numId w:val="52"/>
            </w:numPr>
            <w:rPr>
              <w:rFonts w:eastAsia="SimSun"/>
              <w:szCs w:val="24"/>
              <w:lang w:eastAsia="zh-CN"/>
            </w:rPr>
          </w:pPr>
          <w:r>
            <w:rPr>
              <w:rFonts w:hint="eastAsia" w:eastAsia="SimSun"/>
              <w:szCs w:val="24"/>
              <w:lang w:eastAsia="zh-CN"/>
            </w:rPr>
            <w:t>依从性</w:t>
          </w:r>
          <w:r>
            <w:rPr>
              <w:rFonts w:hint="eastAsia" w:eastAsia="SimSun"/>
              <w:szCs w:val="24"/>
              <w:lang w:eastAsia="zh-CN"/>
            </w:rPr>
            <w:t>(%)=</w:t>
          </w:r>
          <w:r>
            <w:rPr>
              <w:rFonts w:hint="eastAsia" w:eastAsia="SimSun"/>
              <w:szCs w:val="24"/>
              <w:lang w:eastAsia="zh-CN"/>
            </w:rPr>
            <w:t>实际给药剂量</w:t>
          </w:r>
          <w:r>
            <w:rPr>
              <w:rFonts w:hint="eastAsia" w:eastAsia="SimSun"/>
              <w:szCs w:val="24"/>
              <w:lang w:eastAsia="zh-CN"/>
            </w:rPr>
            <w:t>(mg)</w:t>
          </w:r>
          <w:r>
            <w:rPr>
              <w:rFonts w:hint="eastAsia" w:eastAsia="SimSun"/>
              <w:szCs w:val="24"/>
              <w:lang w:eastAsia="zh-CN"/>
            </w:rPr>
            <w:t>之和</w:t>
          </w:r>
          <w:r>
            <w:rPr>
              <w:rFonts w:hint="eastAsia" w:eastAsia="SimSun"/>
              <w:szCs w:val="24"/>
              <w:lang w:eastAsia="zh-CN"/>
            </w:rPr>
            <w:t>/</w:t>
          </w:r>
          <w:r>
            <w:rPr>
              <w:rFonts w:hint="eastAsia" w:eastAsia="SimSun"/>
              <w:szCs w:val="24"/>
              <w:lang w:eastAsia="zh-CN"/>
            </w:rPr>
            <w:t>计划给药剂量</w:t>
          </w:r>
          <w:r>
            <w:rPr>
              <w:rFonts w:hint="eastAsia" w:eastAsia="SimSun"/>
              <w:szCs w:val="24"/>
              <w:lang w:eastAsia="zh-CN"/>
            </w:rPr>
            <w:t>(mg)</w:t>
          </w:r>
          <w:r>
            <w:rPr>
              <w:rFonts w:hint="eastAsia" w:eastAsia="SimSun"/>
              <w:szCs w:val="24"/>
              <w:lang w:eastAsia="zh-CN"/>
            </w:rPr>
            <w:t>之</w:t>
          </w:r>
          <w:proofErr w:type="gramStart"/>
          <w:r>
            <w:rPr>
              <w:rFonts w:hint="eastAsia" w:eastAsia="SimSun"/>
              <w:szCs w:val="24"/>
              <w:lang w:eastAsia="zh-CN"/>
            </w:rPr>
            <w:t>和</w:t>
          </w:r>
          <w:proofErr w:type="gramEnd"/>
        </w:p>
        <w:p w:rsidR="002330F8" w:rsidRDefault="002330F8" w14:paraId="0E955D02" w14:textId="77777777">
          <w:pPr>
            <w:widowControl w:val="0"/>
            <w:spacing w:before="0" w:after="0"/>
            <w:jc w:val="both"/>
            <w:rPr>
              <w:lang w:eastAsia="zh-CN"/>
            </w:rPr>
          </w:pPr>
        </w:p>
        <w:p w:rsidR="002330F8" w:rsidRDefault="00394453" w14:paraId="0E955D03" w14:textId="77777777">
          <w:pPr>
            <w:widowControl w:val="0"/>
            <w:spacing w:before="0" w:after="0"/>
            <w:jc w:val="both"/>
            <w:rPr>
              <w:lang w:eastAsia="zh-CN"/>
            </w:rPr>
          </w:pPr>
          <w:commentRangeStart w:id="291"/>
          <w:r>
            <w:rPr>
              <w:rFonts w:hint="eastAsia"/>
              <w:lang w:eastAsia="zh-CN"/>
            </w:rPr>
            <w:t>对于以下连续变量，还需分别依照以下分类进行汇总：</w:t>
          </w:r>
          <w:commentRangeEnd w:id="291"/>
          <w:r>
            <w:rPr>
              <w:rStyle w:val="CommentReference"/>
            </w:rPr>
            <w:commentReference w:id="291"/>
          </w:r>
        </w:p>
        <w:p w:rsidR="002330F8" w:rsidRDefault="00394453" w14:paraId="0E955D04" w14:textId="77777777">
          <w:pPr>
            <w:pStyle w:val="MainText-EN0"/>
            <w:numPr>
              <w:ilvl w:val="0"/>
              <w:numId w:val="53"/>
            </w:numPr>
            <w:rPr>
              <w:rFonts w:eastAsia="SimSun"/>
              <w:szCs w:val="24"/>
              <w:lang w:eastAsia="zh-CN"/>
            </w:rPr>
          </w:pPr>
          <w:r>
            <w:rPr>
              <w:rFonts w:hint="eastAsia" w:eastAsia="SimSun"/>
              <w:szCs w:val="24"/>
              <w:lang w:eastAsia="zh-CN"/>
            </w:rPr>
            <w:t>暴露持续时间（</w:t>
          </w:r>
          <w:r>
            <w:rPr>
              <w:rFonts w:hint="eastAsia" w:eastAsia="SimSun"/>
              <w:szCs w:val="24"/>
              <w:lang w:eastAsia="zh-CN"/>
            </w:rPr>
            <w:t>&lt;3</w:t>
          </w:r>
          <w:r>
            <w:rPr>
              <w:rFonts w:hint="eastAsia" w:eastAsia="SimSun"/>
              <w:szCs w:val="24"/>
              <w:lang w:eastAsia="zh-CN"/>
            </w:rPr>
            <w:t>个月，</w:t>
          </w:r>
          <w:r>
            <w:rPr>
              <w:rFonts w:hint="eastAsia" w:eastAsia="SimSun"/>
              <w:szCs w:val="24"/>
              <w:lang w:eastAsia="zh-CN"/>
            </w:rPr>
            <w:t>3-6</w:t>
          </w:r>
          <w:r>
            <w:rPr>
              <w:rFonts w:hint="eastAsia" w:eastAsia="SimSun"/>
              <w:szCs w:val="24"/>
              <w:lang w:eastAsia="zh-CN"/>
            </w:rPr>
            <w:t>个月，</w:t>
          </w:r>
          <w:r>
            <w:rPr>
              <w:rFonts w:hint="eastAsia" w:eastAsia="SimSun"/>
              <w:szCs w:val="24"/>
              <w:lang w:eastAsia="zh-CN"/>
            </w:rPr>
            <w:t>6-12</w:t>
          </w:r>
          <w:r>
            <w:rPr>
              <w:rFonts w:hint="eastAsia" w:eastAsia="SimSun"/>
              <w:szCs w:val="24"/>
              <w:lang w:eastAsia="zh-CN"/>
            </w:rPr>
            <w:t>个月，</w:t>
          </w:r>
          <w:r>
            <w:rPr>
              <w:rFonts w:hint="eastAsia" w:eastAsia="SimSun"/>
              <w:szCs w:val="24"/>
              <w:lang w:eastAsia="zh-CN"/>
            </w:rPr>
            <w:t>12</w:t>
          </w:r>
          <w:r>
            <w:rPr>
              <w:rFonts w:hint="eastAsia" w:eastAsia="SimSun"/>
              <w:szCs w:val="24"/>
              <w:lang w:eastAsia="zh-CN"/>
            </w:rPr>
            <w:t>个月以上）</w:t>
          </w:r>
        </w:p>
        <w:p w:rsidR="002330F8" w:rsidRDefault="00394453" w14:paraId="0E955D05" w14:textId="31D470F2">
          <w:pPr>
            <w:pStyle w:val="MainText-EN0"/>
            <w:numPr>
              <w:ilvl w:val="0"/>
              <w:numId w:val="53"/>
            </w:numPr>
            <w:rPr>
              <w:rFonts w:eastAsia="SimSun"/>
              <w:szCs w:val="24"/>
              <w:lang w:eastAsia="zh-CN"/>
            </w:rPr>
          </w:pPr>
          <w:r>
            <w:rPr>
              <w:rFonts w:hint="eastAsia" w:eastAsia="SimSun"/>
              <w:szCs w:val="24"/>
              <w:lang w:eastAsia="zh-CN"/>
            </w:rPr>
            <w:t>暴露持续周期（</w:t>
          </w:r>
          <w:r>
            <w:rPr>
              <w:rFonts w:hint="eastAsia" w:eastAsia="SimSun"/>
              <w:szCs w:val="24"/>
              <w:lang w:eastAsia="zh-CN"/>
            </w:rPr>
            <w:t>&lt;3</w:t>
          </w:r>
          <w:r>
            <w:rPr>
              <w:rFonts w:hint="eastAsia" w:eastAsia="SimSun"/>
              <w:szCs w:val="24"/>
              <w:lang w:eastAsia="zh-CN"/>
            </w:rPr>
            <w:t>个周期，</w:t>
          </w:r>
          <w:r>
            <w:rPr>
              <w:rFonts w:hint="eastAsia" w:eastAsia="SimSun"/>
              <w:szCs w:val="24"/>
              <w:lang w:eastAsia="zh-CN"/>
            </w:rPr>
            <w:t>3-6</w:t>
          </w:r>
          <w:r>
            <w:rPr>
              <w:rFonts w:hint="eastAsia" w:eastAsia="SimSun"/>
              <w:szCs w:val="24"/>
              <w:lang w:eastAsia="zh-CN"/>
            </w:rPr>
            <w:t>个周期，</w:t>
          </w:r>
          <w:r>
            <w:rPr>
              <w:rFonts w:hint="eastAsia" w:eastAsia="SimSun"/>
              <w:szCs w:val="24"/>
              <w:lang w:eastAsia="zh-CN"/>
            </w:rPr>
            <w:t>6</w:t>
          </w:r>
          <w:r>
            <w:rPr>
              <w:rFonts w:hint="eastAsia" w:eastAsia="SimSun"/>
              <w:szCs w:val="24"/>
              <w:lang w:eastAsia="zh-CN"/>
            </w:rPr>
            <w:t>个周期以上）</w:t>
          </w:r>
        </w:p>
      </w:sdtContent>
    </w:sdt>
    <w:p w:rsidRPr="00816043" w:rsidR="005818D0" w:rsidP="39A850EA" w:rsidRDefault="13FAE5F8" w14:paraId="3DFDC7B0" w14:textId="55B3BE76">
      <w:pPr>
        <w:pStyle w:val="MainText-EN0"/>
        <w:numPr>
          <w:ilvl w:val="0"/>
          <w:numId w:val="53"/>
        </w:numPr>
        <w:rPr>
          <w:rFonts w:eastAsia="SimSun"/>
          <w:lang w:eastAsia="zh-CN"/>
        </w:rPr>
      </w:pPr>
      <w:bookmarkStart w:name="_Toc518466175" w:id="292"/>
      <w:bookmarkStart w:name="_Toc518655987" w:id="293"/>
      <w:bookmarkStart w:name="_Toc521400479" w:id="294"/>
      <w:bookmarkStart w:name="_Ref517707170" w:id="295"/>
      <w:bookmarkStart w:name="_Toc75640044" w:id="296"/>
      <w:r w:rsidRPr="29DDB628">
        <w:rPr>
          <w:rFonts w:eastAsia="SimSun"/>
          <w:lang w:eastAsia="zh-CN"/>
        </w:rPr>
        <w:t>相</w:t>
      </w:r>
      <w:commentRangeStart w:id="297"/>
      <w:commentRangeStart w:id="298"/>
      <w:commentRangeStart w:id="299"/>
      <w:commentRangeStart w:id="300"/>
      <w:commentRangeStart w:id="301"/>
      <w:commentRangeStart w:id="302"/>
      <w:commentRangeStart w:id="303"/>
      <w:r w:rsidRPr="29DDB628">
        <w:rPr>
          <w:rFonts w:eastAsia="SimSun"/>
          <w:lang w:eastAsia="zh-CN"/>
        </w:rPr>
        <w:t>对剂量强度</w:t>
      </w:r>
      <w:r w:rsidRPr="29DDB628">
        <w:rPr>
          <w:rFonts w:eastAsia="SimSun"/>
          <w:lang w:eastAsia="zh-CN"/>
        </w:rPr>
        <w:t>(%)</w:t>
      </w:r>
      <w:r w:rsidRPr="29DDB628">
        <w:rPr>
          <w:rFonts w:eastAsia="SimSun"/>
          <w:lang w:eastAsia="zh-CN"/>
        </w:rPr>
        <w:t>和依从性</w:t>
      </w:r>
      <w:r w:rsidRPr="29DDB628">
        <w:rPr>
          <w:rFonts w:eastAsia="SimSun"/>
          <w:lang w:eastAsia="zh-CN"/>
        </w:rPr>
        <w:t>(%)</w:t>
      </w:r>
      <w:r w:rsidRPr="29DDB628">
        <w:rPr>
          <w:rFonts w:eastAsia="SimSun"/>
          <w:lang w:eastAsia="zh-CN"/>
        </w:rPr>
        <w:t>（</w:t>
      </w:r>
      <w:r w:rsidRPr="29DDB628">
        <w:rPr>
          <w:rFonts w:eastAsia="SimSun"/>
          <w:lang w:eastAsia="zh-CN"/>
        </w:rPr>
        <w:t>75-125%</w:t>
      </w:r>
      <w:r w:rsidRPr="29DDB628">
        <w:rPr>
          <w:rFonts w:eastAsia="SimSun"/>
          <w:lang w:eastAsia="zh-CN"/>
        </w:rPr>
        <w:t>）</w:t>
      </w:r>
      <w:commentRangeEnd w:id="297"/>
      <w:r>
        <w:rPr>
          <w:rStyle w:val="CommentReference"/>
        </w:rPr>
        <w:commentReference w:id="297"/>
      </w:r>
      <w:commentRangeEnd w:id="298"/>
      <w:r>
        <w:rPr>
          <w:rStyle w:val="CommentReference"/>
        </w:rPr>
        <w:commentReference w:id="298"/>
      </w:r>
      <w:commentRangeEnd w:id="299"/>
      <w:r>
        <w:rPr>
          <w:rStyle w:val="CommentReference"/>
        </w:rPr>
        <w:commentReference w:id="299"/>
      </w:r>
      <w:commentRangeEnd w:id="300"/>
      <w:r>
        <w:rPr>
          <w:rStyle w:val="CommentReference"/>
        </w:rPr>
        <w:commentReference w:id="300"/>
      </w:r>
      <w:commentRangeEnd w:id="301"/>
      <w:r>
        <w:rPr>
          <w:rStyle w:val="CommentReference"/>
        </w:rPr>
        <w:commentReference w:id="301"/>
      </w:r>
      <w:commentRangeEnd w:id="302"/>
      <w:r>
        <w:rPr>
          <w:rStyle w:val="CommentReference"/>
        </w:rPr>
        <w:commentReference w:id="302"/>
      </w:r>
      <w:commentRangeEnd w:id="303"/>
      <w:r w:rsidR="007A7A51">
        <w:rPr>
          <w:rStyle w:val="CommentReference"/>
          <w:rFonts w:cs="Cordia New" w:eastAsiaTheme="minorEastAsia"/>
        </w:rPr>
        <w:commentReference w:id="303"/>
      </w:r>
    </w:p>
    <w:bookmarkStart w:name="_Toc201319801" w:id="304"/>
    <w:p w:rsidR="002330F8" w:rsidRDefault="0097759B" w14:paraId="0E955D07" w14:textId="77777777">
      <w:pPr>
        <w:pStyle w:val="Heading1"/>
        <w:pageBreakBefore w:val="0"/>
        <w:ind w:left="1077" w:hanging="1077"/>
        <w:rPr>
          <w:rFonts w:hint="eastAsia"/>
        </w:rPr>
      </w:pPr>
      <w:sdt>
        <w:sdtPr>
          <w:alias w:val="Efficacy Analyses"/>
          <w:tag w:val="Efficacy Analyses"/>
          <w:id w:val="1541945864"/>
          <w:lock w:val="sdtContentLocked"/>
          <w:placeholder>
            <w:docPart w:val="5C9B5A6F6953497FAB4C4051FE50D324"/>
          </w:placeholder>
        </w:sdtPr>
        <w:sdtEndPr/>
        <w:sdtContent>
          <w:r w:rsidR="00394453">
            <w:rPr>
              <w:rFonts w:hint="eastAsia" w:asciiTheme="minorEastAsia" w:hAnsiTheme="minorEastAsia" w:eastAsiaTheme="minorEastAsia"/>
              <w:lang w:eastAsia="zh-CN"/>
            </w:rPr>
            <w:t>疗效分析</w:t>
          </w:r>
          <w:bookmarkEnd w:id="292"/>
          <w:bookmarkEnd w:id="293"/>
          <w:bookmarkEnd w:id="294"/>
          <w:bookmarkEnd w:id="295"/>
        </w:sdtContent>
      </w:sdt>
      <w:bookmarkEnd w:id="296"/>
      <w:bookmarkEnd w:id="304"/>
    </w:p>
    <w:bookmarkStart w:name="_Toc201319802" w:displacedByCustomXml="next" w:id="305"/>
    <w:sdt>
      <w:sdtPr>
        <w:alias w:val="Primary Efficacy Endpoint(s) Analyses"/>
        <w:tag w:val="Primary Efficacy Endpoint(s) Analyses"/>
        <w:id w:val="-501434029"/>
        <w:lock w:val="sdtContentLocked"/>
        <w:placeholder>
          <w:docPart w:val="4FCFCF027EC644E4899FBD7381B3623F"/>
        </w:placeholder>
        <w:rPr>
          <w:rFonts w:ascii="宋体" w:hAnsi="宋体" w:cs="Microsoft YaHei" w:asciiTheme="majorEastAsia" w:hAnsiTheme="majorEastAsia"/>
          <w:lang w:eastAsia="zh-CN"/>
        </w:rPr>
      </w:sdtPr>
      <w:sdtEndPr>
        <w:rPr>
          <w:rFonts w:ascii="宋体" w:hAnsi="宋体" w:cs="Microsoft YaHei" w:asciiTheme="majorEastAsia" w:hAnsiTheme="majorEastAsia"/>
          <w:lang w:eastAsia="zh-CN"/>
        </w:rPr>
      </w:sdtEndPr>
      <w:sdtContent>
        <w:p w:rsidR="002330F8" w:rsidRDefault="00394453" w14:paraId="0E955D08" w14:textId="77777777">
          <w:pPr>
            <w:pStyle w:val="Heading2"/>
            <w:rPr>
              <w:rFonts w:hint="eastAsia" w:eastAsia="MS Mincho"/>
            </w:rPr>
          </w:pPr>
          <w:r>
            <w:rPr>
              <w:rFonts w:hint="eastAsia" w:cs="Microsoft YaHei" w:asciiTheme="majorEastAsia" w:hAnsiTheme="majorEastAsia"/>
              <w:lang w:eastAsia="zh-CN"/>
            </w:rPr>
            <w:t>主要疗效终点分析</w:t>
          </w:r>
        </w:p>
      </w:sdtContent>
    </w:sdt>
    <w:bookmarkEnd w:displacedByCustomXml="prev" w:id="305"/>
    <w:bookmarkStart w:name="_Toc75640045" w:id="306"/>
    <w:bookmarkStart w:name="_Toc201319803" w:id="307"/>
    <w:bookmarkStart w:name="_Toc518655988" w:id="308"/>
    <w:bookmarkStart w:name="_Toc518466176" w:id="309"/>
    <w:bookmarkStart w:name="_Toc521400480" w:id="310"/>
    <w:p w:rsidR="002330F8" w:rsidRDefault="0097759B" w14:paraId="0E955D09" w14:textId="77777777">
      <w:pPr>
        <w:pStyle w:val="Heading3"/>
        <w:rPr>
          <w:rStyle w:val="CPTVariable"/>
          <w:lang w:eastAsia="zh-CN"/>
        </w:rPr>
      </w:pPr>
      <w:sdt>
        <w:sdtPr>
          <w:rPr>
            <w:rStyle w:val="CPTVariable"/>
          </w:rPr>
          <w:alias w:val="Overview of Planned Primary Efficacy Endpoint(s) Analyses"/>
          <w:tag w:val="Overview of Planned Primary Efficacy Endpoint(s) Analyses"/>
          <w:id w:val="-874229577"/>
          <w:lock w:val="sdtContentLocked"/>
          <w:placeholder>
            <w:docPart w:val="5C9B5A6F6953497FAB4C4051FE50D324"/>
          </w:placeholder>
        </w:sdtPr>
        <w:sdtEndPr>
          <w:rPr>
            <w:rStyle w:val="CPTVariable"/>
          </w:rPr>
        </w:sdtEndPr>
        <w:sdtContent>
          <w:bookmarkEnd w:id="308"/>
          <w:bookmarkEnd w:id="309"/>
          <w:bookmarkEnd w:id="310"/>
          <w:r w:rsidR="00394453">
            <w:rPr>
              <w:rStyle w:val="CPTVariable"/>
              <w:rFonts w:hint="eastAsia"/>
            </w:rPr>
            <w:t>计划进行的主要疗效终点分析概述</w:t>
          </w:r>
        </w:sdtContent>
      </w:sdt>
      <w:bookmarkEnd w:id="306"/>
      <w:bookmarkEnd w:id="307"/>
    </w:p>
    <w:sdt>
      <w:sdtPr>
        <w:alias w:val="CPT:OverviewofPlannedStatisticalAnalyses[1]"/>
        <w:tag w:val="OverviewofPlannedStatisticalAnalyses"/>
        <w:id w:val="1804722365"/>
        <w:lock w:val="sdtLocked"/>
        <w:placeholder>
          <w:docPart w:val="09C890CE73394D228C0DCA8737771697"/>
        </w:placeholder>
        <w:rPr>
          <w:rStyle w:val="CPTVariable"/>
          <w:rFonts w:cs="Times New Roman"/>
        </w:rPr>
      </w:sdtPr>
      <w:sdtEndPr>
        <w:rPr>
          <w:rStyle w:val="DefaultParagraphFont"/>
          <w:rFonts w:eastAsia="MS Mincho" w:cs="Times New Roman"/>
          <w:lang w:eastAsia="ja-JP"/>
        </w:rPr>
      </w:sdtEndPr>
      <w:sdtContent>
        <w:p w:rsidR="002330F8" w:rsidRDefault="00394453" w14:paraId="0E955D0A" w14:textId="77777777">
          <w:pPr>
            <w:jc w:val="both"/>
            <w:rPr>
              <w:rStyle w:val="CPTVariable"/>
              <w:lang w:eastAsia="zh-CN"/>
            </w:rPr>
          </w:pPr>
          <w:r>
            <w:rPr>
              <w:rStyle w:val="CPTVariable"/>
              <w:rFonts w:hint="eastAsia"/>
              <w:lang w:eastAsia="zh-CN"/>
            </w:rPr>
            <w:t>除非另外说明，主要疗效终点分析将基于</w:t>
          </w:r>
          <w:r>
            <w:rPr>
              <w:rStyle w:val="CPTVariable"/>
              <w:lang w:eastAsia="zh-CN"/>
            </w:rPr>
            <w:t xml:space="preserve"> </w:t>
          </w:r>
          <w:r>
            <w:rPr>
              <w:rStyle w:val="CPTVariable"/>
              <w:rFonts w:hint="eastAsia"/>
              <w:lang w:eastAsia="zh-CN"/>
            </w:rPr>
            <w:t>ITT</w:t>
          </w:r>
          <w:r>
            <w:rPr>
              <w:rStyle w:val="CPTVariable"/>
              <w:rFonts w:hint="eastAsia"/>
              <w:lang w:eastAsia="zh-CN"/>
            </w:rPr>
            <w:t>分析集。</w:t>
          </w:r>
        </w:p>
        <w:p w:rsidR="002330F8" w:rsidRDefault="00394453" w14:paraId="0E955D0B" w14:textId="77777777">
          <w:pPr>
            <w:jc w:val="both"/>
            <w:rPr>
              <w:rStyle w:val="CPTVariable"/>
              <w:lang w:eastAsia="zh-CN"/>
            </w:rPr>
          </w:pPr>
          <w:r>
            <w:rPr>
              <w:rStyle w:val="CPTVariable"/>
            </w:rPr>
            <w:fldChar w:fldCharType="begin"/>
          </w:r>
          <w:r>
            <w:rPr>
              <w:rStyle w:val="CPTVariable"/>
              <w:lang w:eastAsia="zh-CN"/>
            </w:rPr>
            <w:instrText xml:space="preserve"> </w:instrText>
          </w:r>
          <w:r>
            <w:rPr>
              <w:rStyle w:val="CPTVariable"/>
              <w:rFonts w:hint="eastAsia"/>
              <w:lang w:eastAsia="zh-CN"/>
            </w:rPr>
            <w:instrText>REF _Ref75637429 \n \h</w:instrText>
          </w:r>
          <w:r>
            <w:rPr>
              <w:rStyle w:val="CPTVariable"/>
              <w:lang w:eastAsia="zh-CN"/>
            </w:rPr>
            <w:instrText xml:space="preserve">  \* MERGEFORMAT </w:instrText>
          </w:r>
          <w:r>
            <w:rPr>
              <w:rStyle w:val="CPTVariable"/>
            </w:rPr>
          </w:r>
          <w:r>
            <w:rPr>
              <w:rStyle w:val="CPTVariable"/>
            </w:rPr>
            <w:fldChar w:fldCharType="separate"/>
          </w:r>
          <w:r>
            <w:rPr>
              <w:rStyle w:val="CPTVariable"/>
              <w:rFonts w:hint="eastAsia"/>
              <w:lang w:eastAsia="zh-CN"/>
            </w:rPr>
            <w:t>表</w:t>
          </w:r>
          <w:r>
            <w:rPr>
              <w:rStyle w:val="CPTVariable"/>
              <w:rFonts w:hint="eastAsia"/>
              <w:lang w:eastAsia="zh-CN"/>
            </w:rPr>
            <w:t>4</w:t>
          </w:r>
          <w:r>
            <w:rPr>
              <w:rStyle w:val="CPTVariable"/>
            </w:rPr>
            <w:fldChar w:fldCharType="end"/>
          </w:r>
          <w:r>
            <w:rPr>
              <w:rStyle w:val="CPTVariable"/>
              <w:rFonts w:hint="eastAsia"/>
              <w:lang w:eastAsia="zh-CN"/>
            </w:rPr>
            <w:t>提供了计划进行的主要疗效终点分析的概览。</w:t>
          </w:r>
        </w:p>
        <w:p w:rsidR="002330F8" w:rsidRDefault="00394453" w14:paraId="0E955D0C" w14:textId="38B412AB">
          <w:pPr>
            <w:pStyle w:val="captiontable"/>
            <w:numPr>
              <w:ilvl w:val="2"/>
              <w:numId w:val="20"/>
            </w:numPr>
            <w:spacing w:before="120" w:after="120"/>
            <w:jc w:val="both"/>
            <w:rPr>
              <w:rStyle w:val="CPTVariable"/>
              <w:lang w:eastAsia="zh-CN"/>
            </w:rPr>
          </w:pPr>
          <w:bookmarkStart w:name="_Ref75637429" w:id="311"/>
          <w:commentRangeStart w:id="312"/>
          <w:commentRangeStart w:id="313"/>
          <w:r>
            <w:rPr>
              <w:rStyle w:val="CPTVariable"/>
              <w:rFonts w:hint="eastAsia"/>
              <w:lang w:eastAsia="zh-CN"/>
            </w:rPr>
            <w:t>计划进行的主要疗效终点分析概览</w:t>
          </w:r>
          <w:bookmarkEnd w:id="311"/>
          <w:commentRangeEnd w:id="312"/>
          <w:r w:rsidR="00D522F0">
            <w:rPr>
              <w:rStyle w:val="CommentReference"/>
              <w:rFonts w:ascii="Times New Roman" w:hAnsi="Times New Roman" w:cs="Cordia New" w:eastAsiaTheme="minorEastAsia"/>
              <w:b w:val="0"/>
              <w:bCs w:val="0"/>
              <w:lang w:val="en-US"/>
            </w:rPr>
            <w:commentReference w:id="312"/>
          </w:r>
          <w:commentRangeEnd w:id="313"/>
          <w:r w:rsidR="003D409F">
            <w:rPr>
              <w:rStyle w:val="CommentReference"/>
              <w:rFonts w:ascii="Times New Roman" w:hAnsi="Times New Roman" w:cs="Cordia New" w:eastAsiaTheme="minorEastAsia"/>
              <w:b w:val="0"/>
              <w:bCs w:val="0"/>
              <w:lang w:val="en-US"/>
            </w:rPr>
            <w:commentReference w:id="313"/>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263"/>
            <w:gridCol w:w="1361"/>
            <w:gridCol w:w="1363"/>
            <w:gridCol w:w="1363"/>
          </w:tblGrid>
          <w:tr w:rsidR="002330F8" w:rsidTr="15BD30C5" w14:paraId="0E955D0F" w14:textId="77777777">
            <w:trPr>
              <w:trHeight w:val="97"/>
              <w:tblHeader/>
            </w:trPr>
            <w:tc>
              <w:tcPr>
                <w:tcW w:w="5263" w:type="dxa"/>
                <w:vMerge w:val="restart"/>
                <w:shd w:val="clear" w:color="auto" w:fill="B8CCE4" w:themeFill="accent1" w:themeFillTint="66"/>
                <w:tcMar/>
              </w:tcPr>
              <w:p w:rsidR="002330F8" w:rsidRDefault="002330F8" w14:paraId="0E955D0D" w14:textId="77777777">
                <w:pPr>
                  <w:jc w:val="both"/>
                  <w:rPr>
                    <w:rStyle w:val="CPTVariable"/>
                    <w:lang w:eastAsia="zh-CN"/>
                  </w:rPr>
                </w:pPr>
              </w:p>
            </w:tc>
            <w:tc>
              <w:tcPr>
                <w:tcW w:w="4087" w:type="dxa"/>
                <w:gridSpan w:val="3"/>
                <w:shd w:val="clear" w:color="auto" w:fill="B8CCE4" w:themeFill="accent1" w:themeFillTint="66"/>
                <w:tcMar/>
                <w:vAlign w:val="center"/>
              </w:tcPr>
              <w:p w:rsidR="002330F8" w:rsidRDefault="00394453" w14:paraId="0E955D0E" w14:textId="77777777">
                <w:pPr>
                  <w:jc w:val="both"/>
                  <w:rPr>
                    <w:rStyle w:val="CPTVariable"/>
                    <w:b/>
                    <w:bCs/>
                  </w:rPr>
                </w:pPr>
                <w:proofErr w:type="spellStart"/>
                <w:r>
                  <w:rPr>
                    <w:rStyle w:val="CPTVariable"/>
                    <w:rFonts w:hint="eastAsia"/>
                    <w:b/>
                    <w:bCs/>
                  </w:rPr>
                  <w:t>生成的数据展示</w:t>
                </w:r>
                <w:proofErr w:type="spellEnd"/>
              </w:p>
            </w:tc>
          </w:tr>
          <w:tr w:rsidR="002330F8" w:rsidTr="15BD30C5" w14:paraId="0E955D14" w14:textId="77777777">
            <w:trPr>
              <w:trHeight w:val="158"/>
              <w:tblHeader/>
            </w:trPr>
            <w:tc>
              <w:tcPr>
                <w:tcW w:w="5263" w:type="dxa"/>
                <w:vMerge/>
                <w:tcMar/>
              </w:tcPr>
              <w:p w:rsidR="002330F8" w:rsidRDefault="002330F8" w14:paraId="0E955D10" w14:textId="77777777">
                <w:pPr>
                  <w:jc w:val="both"/>
                  <w:rPr>
                    <w:rStyle w:val="CPTVariable"/>
                  </w:rPr>
                </w:pPr>
              </w:p>
            </w:tc>
            <w:tc>
              <w:tcPr>
                <w:tcW w:w="1361" w:type="dxa"/>
                <w:shd w:val="clear" w:color="auto" w:fill="B8CCE4" w:themeFill="accent1" w:themeFillTint="66"/>
                <w:tcMar/>
                <w:vAlign w:val="center"/>
              </w:tcPr>
              <w:p w:rsidR="002330F8" w:rsidRDefault="00394453" w14:paraId="0E955D11" w14:textId="77777777">
                <w:pPr>
                  <w:jc w:val="both"/>
                  <w:rPr>
                    <w:rStyle w:val="CPTVariable"/>
                    <w:b/>
                    <w:bCs/>
                  </w:rPr>
                </w:pPr>
                <w:proofErr w:type="spellStart"/>
                <w:r>
                  <w:rPr>
                    <w:rStyle w:val="CPTVariable"/>
                    <w:rFonts w:hint="eastAsia"/>
                    <w:b/>
                    <w:bCs/>
                  </w:rPr>
                  <w:t>表格</w:t>
                </w:r>
                <w:proofErr w:type="spellEnd"/>
              </w:p>
            </w:tc>
            <w:tc>
              <w:tcPr>
                <w:tcW w:w="1363" w:type="dxa"/>
                <w:shd w:val="clear" w:color="auto" w:fill="B8CCE4" w:themeFill="accent1" w:themeFillTint="66"/>
                <w:tcMar/>
                <w:vAlign w:val="center"/>
              </w:tcPr>
              <w:p w:rsidR="002330F8" w:rsidRDefault="00394453" w14:paraId="0E955D12" w14:textId="77777777">
                <w:pPr>
                  <w:jc w:val="both"/>
                  <w:rPr>
                    <w:rStyle w:val="CPTVariable"/>
                    <w:b/>
                    <w:bCs/>
                  </w:rPr>
                </w:pPr>
                <w:proofErr w:type="spellStart"/>
                <w:r>
                  <w:rPr>
                    <w:rStyle w:val="CPTVariable"/>
                    <w:rFonts w:hint="eastAsia"/>
                    <w:b/>
                    <w:bCs/>
                  </w:rPr>
                  <w:t>图形</w:t>
                </w:r>
                <w:proofErr w:type="spellEnd"/>
              </w:p>
            </w:tc>
            <w:tc>
              <w:tcPr>
                <w:tcW w:w="1363" w:type="dxa"/>
                <w:shd w:val="clear" w:color="auto" w:fill="B8CCE4" w:themeFill="accent1" w:themeFillTint="66"/>
                <w:tcMar/>
                <w:vAlign w:val="center"/>
              </w:tcPr>
              <w:p w:rsidR="002330F8" w:rsidRDefault="00394453" w14:paraId="0E955D13" w14:textId="77777777">
                <w:pPr>
                  <w:jc w:val="both"/>
                  <w:rPr>
                    <w:rStyle w:val="CPTVariable"/>
                    <w:b/>
                    <w:bCs/>
                  </w:rPr>
                </w:pPr>
                <w:proofErr w:type="spellStart"/>
                <w:r>
                  <w:rPr>
                    <w:rStyle w:val="CPTVariable"/>
                    <w:rFonts w:hint="eastAsia"/>
                    <w:b/>
                    <w:bCs/>
                  </w:rPr>
                  <w:t>列表</w:t>
                </w:r>
                <w:proofErr w:type="spellEnd"/>
              </w:p>
            </w:tc>
          </w:tr>
          <w:tr w:rsidR="002330F8" w:rsidTr="15BD30C5" w14:paraId="0E955D16" w14:textId="77777777">
            <w:tc>
              <w:tcPr>
                <w:tcW w:w="9350" w:type="dxa"/>
                <w:gridSpan w:val="4"/>
                <w:shd w:val="clear" w:color="auto" w:fill="FFFFCC"/>
                <w:tcMar/>
                <w:vAlign w:val="center"/>
              </w:tcPr>
              <w:p w:rsidR="002330F8" w:rsidRDefault="00394453" w14:paraId="0E955D15" w14:textId="77777777">
                <w:pPr>
                  <w:rPr>
                    <w:rFonts w:eastAsia="SimSun" w:cs="Times New Roman"/>
                    <w:szCs w:val="24"/>
                    <w:lang w:val="en-GB" w:eastAsia="zh-CN"/>
                  </w:rPr>
                </w:pPr>
                <w:r>
                  <w:rPr>
                    <w:rFonts w:hint="eastAsia" w:eastAsia="SimSun" w:cs="Times New Roman"/>
                    <w:b/>
                    <w:szCs w:val="24"/>
                    <w:lang w:eastAsia="zh-CN"/>
                  </w:rPr>
                  <w:t>IRC</w:t>
                </w:r>
                <w:r>
                  <w:rPr>
                    <w:rFonts w:hint="eastAsia" w:eastAsia="SimSun" w:cs="Times New Roman"/>
                    <w:b/>
                    <w:szCs w:val="24"/>
                    <w:lang w:eastAsia="zh-CN"/>
                  </w:rPr>
                  <w:t>评估的无进展</w:t>
                </w:r>
                <w:r>
                  <w:rPr>
                    <w:rFonts w:eastAsia="SimSun" w:cs="Times New Roman"/>
                    <w:b/>
                    <w:szCs w:val="24"/>
                    <w:lang w:eastAsia="zh-CN"/>
                  </w:rPr>
                  <w:t>生存期</w:t>
                </w:r>
                <w:r>
                  <w:rPr>
                    <w:rFonts w:eastAsia="SimSun" w:cs="Times New Roman"/>
                    <w:b/>
                    <w:szCs w:val="24"/>
                    <w:lang w:eastAsia="zh-CN"/>
                  </w:rPr>
                  <w:t xml:space="preserve"> (</w:t>
                </w:r>
                <w:r>
                  <w:rPr>
                    <w:rFonts w:hint="eastAsia" w:eastAsia="SimSun" w:cs="Times New Roman"/>
                    <w:b/>
                    <w:szCs w:val="24"/>
                    <w:lang w:eastAsia="zh-CN"/>
                  </w:rPr>
                  <w:t>PF</w:t>
                </w:r>
                <w:r>
                  <w:rPr>
                    <w:rFonts w:eastAsia="SimSun" w:cs="Times New Roman"/>
                    <w:b/>
                    <w:szCs w:val="24"/>
                    <w:lang w:eastAsia="zh-CN"/>
                  </w:rPr>
                  <w:t>S)</w:t>
                </w:r>
              </w:p>
            </w:tc>
          </w:tr>
          <w:tr w:rsidR="002330F8" w:rsidTr="15BD30C5" w14:paraId="0E955D1E" w14:textId="77777777">
            <w:trPr>
              <w:trHeight w:val="225"/>
            </w:trPr>
            <w:tc>
              <w:tcPr>
                <w:tcW w:w="5263" w:type="dxa"/>
                <w:tcMar/>
                <w:vAlign w:val="center"/>
              </w:tcPr>
              <w:p w:rsidRPr="004B486A" w:rsidR="00C67D3F" w:rsidP="007A472F" w:rsidRDefault="00394453" w14:paraId="0E955D1A" w14:textId="3C8F3E19">
                <w:pPr>
                  <w:pStyle w:val="tabletext0"/>
                  <w:rPr>
                    <w:lang w:eastAsia="zh-CN"/>
                  </w:rPr>
                </w:pPr>
                <w:r>
                  <w:rPr>
                    <w:rFonts w:ascii="Times New Roman" w:hAnsi="Times New Roman" w:cs="Times New Roman"/>
                    <w:lang w:eastAsia="zh-CN"/>
                  </w:rPr>
                  <w:t>事件</w:t>
                </w:r>
                <w:r w:rsidR="00D522F0">
                  <w:rPr>
                    <w:rFonts w:hint="eastAsia" w:ascii="Times New Roman" w:hAnsi="Times New Roman" w:cs="Times New Roman"/>
                    <w:lang w:eastAsia="zh-CN"/>
                  </w:rPr>
                  <w:t>及</w:t>
                </w:r>
                <w:proofErr w:type="gramStart"/>
                <w:r w:rsidRPr="00151736" w:rsidR="00D522F0">
                  <w:rPr>
                    <w:rFonts w:ascii="Times New Roman" w:hAnsi="Times New Roman" w:cs="Times New Roman"/>
                    <w:lang w:eastAsia="zh-CN"/>
                  </w:rPr>
                  <w:t>删失观察</w:t>
                </w:r>
                <w:proofErr w:type="gramEnd"/>
                <w:r w:rsidRPr="00151736" w:rsidR="00D522F0">
                  <w:rPr>
                    <w:rFonts w:ascii="Times New Roman" w:hAnsi="Times New Roman" w:cs="Times New Roman"/>
                    <w:lang w:eastAsia="zh-CN"/>
                  </w:rPr>
                  <w:t>结果</w:t>
                </w:r>
                <w:r>
                  <w:rPr>
                    <w:rFonts w:ascii="Times New Roman" w:hAnsi="Times New Roman" w:cs="Times New Roman"/>
                    <w:lang w:eastAsia="zh-CN"/>
                  </w:rPr>
                  <w:t>数量</w:t>
                </w:r>
              </w:p>
            </w:tc>
            <w:tc>
              <w:tcPr>
                <w:tcW w:w="1361" w:type="dxa"/>
                <w:tcMar/>
                <w:vAlign w:val="center"/>
              </w:tcPr>
              <w:p w:rsidR="002330F8" w:rsidRDefault="00394453" w14:paraId="0E955D1B" w14:textId="77777777">
                <w:pPr>
                  <w:jc w:val="center"/>
                  <w:rPr>
                    <w:rFonts w:eastAsia="MS Mincho" w:cs="Times New Roman"/>
                    <w:szCs w:val="24"/>
                    <w:lang w:val="en-GB" w:eastAsia="ja-JP"/>
                  </w:rPr>
                </w:pPr>
                <w:r>
                  <w:rPr>
                    <w:rFonts w:cs="Times New Roman"/>
                    <w:szCs w:val="24"/>
                  </w:rPr>
                  <w:t>Y</w:t>
                </w:r>
              </w:p>
            </w:tc>
            <w:tc>
              <w:tcPr>
                <w:tcW w:w="1363" w:type="dxa"/>
                <w:tcMar/>
                <w:vAlign w:val="center"/>
              </w:tcPr>
              <w:p w:rsidR="002330F8" w:rsidRDefault="002330F8" w14:paraId="0E955D1C" w14:textId="77777777">
                <w:pPr>
                  <w:jc w:val="center"/>
                  <w:rPr>
                    <w:rFonts w:eastAsia="MS Mincho" w:cs="Times New Roman"/>
                    <w:szCs w:val="24"/>
                    <w:lang w:val="en-GB" w:eastAsia="ja-JP"/>
                  </w:rPr>
                </w:pPr>
              </w:p>
            </w:tc>
            <w:tc>
              <w:tcPr>
                <w:tcW w:w="1363" w:type="dxa"/>
                <w:tcMar/>
                <w:vAlign w:val="center"/>
              </w:tcPr>
              <w:p w:rsidR="002330F8" w:rsidRDefault="00394453" w14:paraId="0E955D1D" w14:textId="77777777">
                <w:pPr>
                  <w:jc w:val="center"/>
                  <w:rPr>
                    <w:rFonts w:eastAsia="MS Mincho" w:cs="Times New Roman"/>
                    <w:szCs w:val="24"/>
                    <w:lang w:val="en-GB" w:eastAsia="zh-CN"/>
                  </w:rPr>
                </w:pPr>
                <w:r>
                  <w:rPr>
                    <w:rFonts w:cs="Times New Roman"/>
                    <w:szCs w:val="24"/>
                  </w:rPr>
                  <w:t>Y</w:t>
                </w:r>
                <w:r>
                  <w:rPr>
                    <w:rFonts w:hint="eastAsia" w:cs="Times New Roman"/>
                    <w:szCs w:val="24"/>
                    <w:vertAlign w:val="superscript"/>
                    <w:lang w:eastAsia="zh-CN"/>
                  </w:rPr>
                  <w:t>3</w:t>
                </w:r>
              </w:p>
            </w:tc>
          </w:tr>
          <w:tr w:rsidR="002330F8" w:rsidTr="15BD30C5" w14:paraId="0E955D26" w14:textId="77777777">
            <w:trPr>
              <w:trHeight w:val="225"/>
            </w:trPr>
            <w:tc>
              <w:tcPr>
                <w:tcW w:w="5263" w:type="dxa"/>
                <w:tcMar/>
                <w:vAlign w:val="center"/>
              </w:tcPr>
              <w:p w:rsidR="002330F8" w:rsidP="007A472F" w:rsidRDefault="00394453" w14:paraId="0E955D22" w14:textId="7B9BB1B4">
                <w:pPr>
                  <w:pStyle w:val="tabletext0"/>
                  <w:rPr>
                    <w:rFonts w:ascii="Times New Roman" w:hAnsi="Times New Roman" w:cs="Times New Roman"/>
                    <w:lang w:eastAsia="zh-CN"/>
                  </w:rPr>
                </w:pPr>
                <w:r>
                  <w:rPr>
                    <w:rFonts w:ascii="Times New Roman" w:hAnsi="Times New Roman" w:cs="Times New Roman"/>
                    <w:lang w:eastAsia="zh-CN"/>
                  </w:rPr>
                  <w:t xml:space="preserve">Kaplan-Meier </w:t>
                </w:r>
                <w:r>
                  <w:rPr>
                    <w:rFonts w:ascii="Times New Roman" w:hAnsi="Times New Roman" w:cs="Times New Roman"/>
                    <w:lang w:eastAsia="zh-CN"/>
                  </w:rPr>
                  <w:t>曲线和汇总统计量</w:t>
                </w:r>
                <w:commentRangeStart w:id="314"/>
                <w:commentRangeStart w:id="315"/>
                <w:commentRangeStart w:id="316"/>
                <w:commentRangeStart w:id="317"/>
                <w:commentRangeStart w:id="318"/>
                <w:commentRangeStart w:id="319"/>
                <w:commentRangeStart w:id="320"/>
                <w:commentRangeStart w:id="321"/>
                <w:commentRangeEnd w:id="314"/>
                <w:r>
                  <w:rPr>
                    <w:rStyle w:val="CommentReference"/>
                  </w:rPr>
                  <w:commentReference w:id="314"/>
                </w:r>
                <w:commentRangeEnd w:id="315"/>
                <w:r>
                  <w:rPr>
                    <w:rStyle w:val="CommentReference"/>
                  </w:rPr>
                  <w:commentReference w:id="315"/>
                </w:r>
                <w:commentRangeEnd w:id="316"/>
                <w:r>
                  <w:rPr>
                    <w:rStyle w:val="CommentReference"/>
                  </w:rPr>
                  <w:commentReference w:id="316"/>
                </w:r>
                <w:commentRangeEnd w:id="317"/>
                <w:r>
                  <w:rPr>
                    <w:rStyle w:val="CommentReference"/>
                  </w:rPr>
                  <w:commentReference w:id="317"/>
                </w:r>
                <w:commentRangeEnd w:id="318"/>
                <w:r>
                  <w:rPr>
                    <w:rStyle w:val="CommentReference"/>
                  </w:rPr>
                  <w:commentReference w:id="318"/>
                </w:r>
                <w:commentRangeEnd w:id="319"/>
                <w:r>
                  <w:rPr>
                    <w:rStyle w:val="CommentReference"/>
                  </w:rPr>
                  <w:commentReference w:id="319"/>
                </w:r>
                <w:commentRangeEnd w:id="320"/>
                <w:r w:rsidR="00CD68DD">
                  <w:rPr>
                    <w:rStyle w:val="CommentReference"/>
                    <w:rFonts w:ascii="Times New Roman" w:hAnsi="Times New Roman" w:cs="Cordia New" w:eastAsiaTheme="minorEastAsia"/>
                    <w:lang w:val="en-US"/>
                  </w:rPr>
                  <w:commentReference w:id="320"/>
                </w:r>
                <w:commentRangeEnd w:id="321"/>
                <w:r w:rsidR="00FD49C3">
                  <w:rPr>
                    <w:rStyle w:val="CommentReference"/>
                    <w:rFonts w:ascii="Times New Roman" w:hAnsi="Times New Roman" w:cs="Cordia New" w:eastAsiaTheme="minorEastAsia"/>
                    <w:lang w:val="en-US"/>
                  </w:rPr>
                  <w:commentReference w:id="321"/>
                </w:r>
              </w:p>
            </w:tc>
            <w:tc>
              <w:tcPr>
                <w:tcW w:w="1361" w:type="dxa"/>
                <w:tcMar/>
                <w:vAlign w:val="center"/>
              </w:tcPr>
              <w:p w:rsidR="002330F8" w:rsidRDefault="00394453" w14:paraId="0E955D23" w14:textId="77777777">
                <w:pPr>
                  <w:jc w:val="center"/>
                  <w:rPr>
                    <w:rFonts w:cs="Times New Roman"/>
                  </w:rPr>
                </w:pPr>
                <w:r>
                  <w:rPr>
                    <w:rFonts w:cs="Times New Roman"/>
                  </w:rPr>
                  <w:t>Y</w:t>
                </w:r>
              </w:p>
            </w:tc>
            <w:tc>
              <w:tcPr>
                <w:tcW w:w="1363" w:type="dxa"/>
                <w:tcMar/>
                <w:vAlign w:val="center"/>
              </w:tcPr>
              <w:p w:rsidR="002330F8" w:rsidRDefault="00394453" w14:paraId="0E955D24" w14:textId="77777777">
                <w:pPr>
                  <w:jc w:val="center"/>
                  <w:rPr>
                    <w:rFonts w:eastAsia="MS Mincho" w:cs="Times New Roman"/>
                    <w:szCs w:val="24"/>
                    <w:lang w:val="en-GB" w:eastAsia="zh-CN"/>
                  </w:rPr>
                </w:pPr>
                <w:r>
                  <w:rPr>
                    <w:rFonts w:cs="Times New Roman"/>
                    <w:szCs w:val="24"/>
                  </w:rPr>
                  <w:t>Y</w:t>
                </w:r>
                <w:r>
                  <w:rPr>
                    <w:rFonts w:hint="eastAsia" w:cs="Times New Roman"/>
                    <w:szCs w:val="24"/>
                    <w:vertAlign w:val="superscript"/>
                    <w:lang w:eastAsia="zh-CN"/>
                  </w:rPr>
                  <w:t>1,2</w:t>
                </w:r>
              </w:p>
            </w:tc>
            <w:tc>
              <w:tcPr>
                <w:tcW w:w="1363" w:type="dxa"/>
                <w:tcMar/>
                <w:vAlign w:val="center"/>
              </w:tcPr>
              <w:p w:rsidR="002330F8" w:rsidRDefault="002330F8" w14:paraId="0E955D25" w14:textId="77777777">
                <w:pPr>
                  <w:jc w:val="center"/>
                  <w:rPr>
                    <w:rFonts w:cs="Times New Roman"/>
                    <w:szCs w:val="24"/>
                  </w:rPr>
                </w:pPr>
              </w:p>
            </w:tc>
          </w:tr>
          <w:tr w:rsidR="002330F8" w:rsidTr="15BD30C5" w14:paraId="0E955D2B" w14:textId="77777777">
            <w:trPr>
              <w:trHeight w:val="225"/>
            </w:trPr>
            <w:tc>
              <w:tcPr>
                <w:tcW w:w="5263" w:type="dxa"/>
                <w:tcMar/>
                <w:vAlign w:val="center"/>
              </w:tcPr>
              <w:p w:rsidR="002330F8" w:rsidRDefault="00394453" w14:paraId="0E955D27" w14:textId="77777777">
                <w:pPr>
                  <w:pStyle w:val="tabletext0"/>
                  <w:rPr>
                    <w:rFonts w:ascii="Times New Roman" w:hAnsi="Times New Roman" w:cs="Times New Roman"/>
                    <w:lang w:eastAsia="zh-CN"/>
                  </w:rPr>
                </w:pPr>
                <w:r>
                  <w:rPr>
                    <w:rFonts w:hint="eastAsia" w:ascii="Times New Roman" w:hAnsi="Times New Roman" w:cs="Times New Roman"/>
                    <w:lang w:eastAsia="zh-CN"/>
                  </w:rPr>
                  <w:t>组间差异检验：分层的对数秩检验（</w:t>
                </w:r>
                <w:r>
                  <w:rPr>
                    <w:rFonts w:hint="eastAsia" w:ascii="Times New Roman" w:hAnsi="Times New Roman" w:cs="Times New Roman"/>
                    <w:lang w:eastAsia="zh-CN"/>
                  </w:rPr>
                  <w:t>log-rank test</w:t>
                </w:r>
                <w:r>
                  <w:rPr>
                    <w:rFonts w:hint="eastAsia" w:ascii="Times New Roman" w:hAnsi="Times New Roman" w:cs="Times New Roman"/>
                    <w:lang w:eastAsia="zh-CN"/>
                  </w:rPr>
                  <w:t>）</w:t>
                </w:r>
              </w:p>
            </w:tc>
            <w:tc>
              <w:tcPr>
                <w:tcW w:w="1361" w:type="dxa"/>
                <w:tcMar/>
                <w:vAlign w:val="center"/>
              </w:tcPr>
              <w:p w:rsidR="002330F8" w:rsidRDefault="00394453" w14:paraId="0E955D28" w14:textId="77777777">
                <w:pPr>
                  <w:jc w:val="center"/>
                  <w:rPr>
                    <w:rFonts w:cs="Times New Roman"/>
                    <w:szCs w:val="24"/>
                  </w:rPr>
                </w:pPr>
                <w:r>
                  <w:rPr>
                    <w:rFonts w:cs="Times New Roman"/>
                    <w:szCs w:val="24"/>
                  </w:rPr>
                  <w:t>Y</w:t>
                </w:r>
              </w:p>
            </w:tc>
            <w:tc>
              <w:tcPr>
                <w:tcW w:w="1363" w:type="dxa"/>
                <w:tcMar/>
                <w:vAlign w:val="center"/>
              </w:tcPr>
              <w:p w:rsidR="002330F8" w:rsidRDefault="002330F8" w14:paraId="0E955D29" w14:textId="77777777">
                <w:pPr>
                  <w:jc w:val="center"/>
                  <w:rPr>
                    <w:rFonts w:cs="Times New Roman"/>
                    <w:szCs w:val="24"/>
                  </w:rPr>
                </w:pPr>
              </w:p>
            </w:tc>
            <w:tc>
              <w:tcPr>
                <w:tcW w:w="1363" w:type="dxa"/>
                <w:tcMar/>
                <w:vAlign w:val="center"/>
              </w:tcPr>
              <w:p w:rsidR="002330F8" w:rsidRDefault="002330F8" w14:paraId="0E955D2A" w14:textId="77777777">
                <w:pPr>
                  <w:jc w:val="center"/>
                  <w:rPr>
                    <w:rFonts w:cs="Times New Roman"/>
                    <w:szCs w:val="24"/>
                  </w:rPr>
                </w:pPr>
              </w:p>
            </w:tc>
          </w:tr>
          <w:tr w:rsidR="002330F8" w:rsidTr="15BD30C5" w14:paraId="0E955D30" w14:textId="77777777">
            <w:trPr>
              <w:trHeight w:val="225"/>
            </w:trPr>
            <w:tc>
              <w:tcPr>
                <w:tcW w:w="5263" w:type="dxa"/>
                <w:tcMar/>
                <w:vAlign w:val="center"/>
              </w:tcPr>
              <w:p w:rsidR="002330F8" w:rsidRDefault="00394453" w14:paraId="0E955D2C" w14:textId="77777777">
                <w:pPr>
                  <w:pStyle w:val="tabletext0"/>
                  <w:rPr>
                    <w:rFonts w:ascii="Times New Roman" w:hAnsi="Times New Roman" w:cs="Times New Roman"/>
                    <w:bCs/>
                    <w:i/>
                    <w:iCs/>
                    <w:color w:val="0000FF"/>
                    <w:lang w:val="en-US" w:eastAsia="zh-CN"/>
                  </w:rPr>
                </w:pPr>
                <w:r>
                  <w:rPr>
                    <w:rFonts w:ascii="Times New Roman" w:hAnsi="Times New Roman" w:cs="Times New Roman"/>
                    <w:lang w:eastAsia="zh-CN"/>
                  </w:rPr>
                  <w:t>HR</w:t>
                </w:r>
                <w:r>
                  <w:rPr>
                    <w:rFonts w:ascii="Times New Roman" w:hAnsi="Times New Roman" w:cs="Times New Roman"/>
                    <w:lang w:eastAsia="zh-CN"/>
                  </w:rPr>
                  <w:t>估计值和</w:t>
                </w:r>
                <w:r>
                  <w:rPr>
                    <w:rFonts w:ascii="Times New Roman" w:hAnsi="Times New Roman" w:cs="Times New Roman"/>
                    <w:lang w:eastAsia="zh-CN"/>
                  </w:rPr>
                  <w:t>95% CI</w:t>
                </w:r>
                <w:r>
                  <w:rPr>
                    <w:rFonts w:hint="eastAsia" w:ascii="Times New Roman" w:hAnsi="Times New Roman" w:cs="Times New Roman"/>
                    <w:lang w:eastAsia="zh-CN"/>
                  </w:rPr>
                  <w:t>：分层的</w:t>
                </w:r>
                <w:r>
                  <w:rPr>
                    <w:rFonts w:hint="eastAsia" w:ascii="Times New Roman" w:hAnsi="Times New Roman" w:cs="Times New Roman"/>
                    <w:lang w:eastAsia="zh-CN"/>
                  </w:rPr>
                  <w:t>Cox</w:t>
                </w:r>
                <w:r>
                  <w:rPr>
                    <w:rFonts w:hint="eastAsia" w:ascii="Times New Roman" w:hAnsi="Times New Roman" w:cs="Times New Roman"/>
                    <w:lang w:eastAsia="zh-CN"/>
                  </w:rPr>
                  <w:t>比例风险模型</w:t>
                </w:r>
              </w:p>
            </w:tc>
            <w:tc>
              <w:tcPr>
                <w:tcW w:w="1361" w:type="dxa"/>
                <w:tcMar/>
                <w:vAlign w:val="center"/>
              </w:tcPr>
              <w:p w:rsidR="002330F8" w:rsidRDefault="00394453" w14:paraId="0E955D2D" w14:textId="77777777">
                <w:pPr>
                  <w:jc w:val="center"/>
                  <w:rPr>
                    <w:rFonts w:cs="Times New Roman"/>
                    <w:szCs w:val="24"/>
                  </w:rPr>
                </w:pPr>
                <w:r>
                  <w:rPr>
                    <w:rFonts w:cs="Times New Roman"/>
                    <w:szCs w:val="24"/>
                  </w:rPr>
                  <w:t>Y</w:t>
                </w:r>
              </w:p>
            </w:tc>
            <w:tc>
              <w:tcPr>
                <w:tcW w:w="1363" w:type="dxa"/>
                <w:tcMar/>
                <w:vAlign w:val="center"/>
              </w:tcPr>
              <w:p w:rsidR="002330F8" w:rsidRDefault="002330F8" w14:paraId="0E955D2E" w14:textId="77777777">
                <w:pPr>
                  <w:jc w:val="center"/>
                  <w:rPr>
                    <w:rFonts w:cs="Times New Roman"/>
                    <w:szCs w:val="24"/>
                  </w:rPr>
                </w:pPr>
              </w:p>
            </w:tc>
            <w:tc>
              <w:tcPr>
                <w:tcW w:w="1363" w:type="dxa"/>
                <w:tcMar/>
                <w:vAlign w:val="center"/>
              </w:tcPr>
              <w:p w:rsidR="002330F8" w:rsidRDefault="002330F8" w14:paraId="0E955D2F" w14:textId="77777777">
                <w:pPr>
                  <w:jc w:val="center"/>
                  <w:rPr>
                    <w:rFonts w:cs="Times New Roman"/>
                    <w:szCs w:val="24"/>
                  </w:rPr>
                </w:pPr>
              </w:p>
            </w:tc>
          </w:tr>
          <w:tr w:rsidR="002330F8" w:rsidTr="15BD30C5" w14:paraId="0E955D35" w14:textId="77777777">
            <w:trPr>
              <w:trHeight w:val="225"/>
            </w:trPr>
            <w:tc>
              <w:tcPr>
                <w:tcW w:w="5263" w:type="dxa"/>
                <w:tcMar/>
                <w:vAlign w:val="center"/>
              </w:tcPr>
              <w:p w:rsidR="002330F8" w:rsidRDefault="00394453" w14:paraId="0E955D31" w14:textId="77777777">
                <w:pPr>
                  <w:pStyle w:val="tabletext0"/>
                  <w:rPr>
                    <w:rFonts w:ascii="Times New Roman" w:hAnsi="Times New Roman" w:cs="Times New Roman"/>
                    <w:lang w:eastAsia="zh-CN"/>
                  </w:rPr>
                </w:pPr>
                <w:r w:rsidRPr="15BD30C5" w:rsidR="00394453">
                  <w:rPr>
                    <w:rFonts w:ascii="Times New Roman" w:hAnsi="Times New Roman" w:cs="Times New Roman"/>
                    <w:lang w:eastAsia="zh-CN"/>
                  </w:rPr>
                  <w:t>亚组分析</w:t>
                </w:r>
                <w:del w:author="王 桢" w:date="2025-08-18T06:28:33.23Z" w:id="958496205">
                  <w:r w:rsidRPr="15BD30C5" w:rsidDel="00394453">
                    <w:rPr>
                      <w:rFonts w:ascii="Times New Roman" w:hAnsi="Times New Roman" w:cs="Times New Roman"/>
                      <w:lang w:eastAsia="zh-CN"/>
                    </w:rPr>
                    <w:delText>和</w:delText>
                  </w:r>
                </w:del>
                <w:r w:rsidRPr="15BD30C5" w:rsidR="00394453">
                  <w:rPr>
                    <w:rFonts w:ascii="Times New Roman" w:hAnsi="Times New Roman" w:cs="Times New Roman"/>
                    <w:lang w:eastAsia="zh-CN"/>
                  </w:rPr>
                  <w:t>森林图</w:t>
                </w:r>
              </w:p>
            </w:tc>
            <w:tc>
              <w:tcPr>
                <w:tcW w:w="1361" w:type="dxa"/>
                <w:tcMar/>
                <w:vAlign w:val="center"/>
              </w:tcPr>
              <w:p w:rsidR="002330F8" w:rsidRDefault="00394453" w14:paraId="0E955D32" w14:textId="77777777">
                <w:pPr>
                  <w:jc w:val="center"/>
                  <w:rPr>
                    <w:rFonts w:cs="Times New Roman"/>
                    <w:szCs w:val="24"/>
                    <w:lang w:eastAsia="zh-CN"/>
                  </w:rPr>
                </w:pPr>
                <w:r>
                  <w:rPr>
                    <w:rFonts w:hint="eastAsia" w:cs="Times New Roman"/>
                    <w:szCs w:val="24"/>
                    <w:lang w:eastAsia="zh-CN"/>
                  </w:rPr>
                  <w:t>Y</w:t>
                </w:r>
              </w:p>
            </w:tc>
            <w:tc>
              <w:tcPr>
                <w:tcW w:w="1363" w:type="dxa"/>
                <w:tcMar/>
                <w:vAlign w:val="center"/>
              </w:tcPr>
              <w:p w:rsidR="002330F8" w:rsidRDefault="00394453" w14:paraId="0E955D33" w14:textId="77777777">
                <w:pPr>
                  <w:jc w:val="center"/>
                  <w:rPr>
                    <w:rFonts w:cs="Times New Roman"/>
                    <w:szCs w:val="24"/>
                    <w:lang w:eastAsia="zh-CN"/>
                  </w:rPr>
                </w:pPr>
                <w:r>
                  <w:rPr>
                    <w:rFonts w:hint="eastAsia" w:cs="Times New Roman"/>
                    <w:szCs w:val="24"/>
                    <w:lang w:eastAsia="zh-CN"/>
                  </w:rPr>
                  <w:t>Y</w:t>
                </w:r>
              </w:p>
            </w:tc>
            <w:tc>
              <w:tcPr>
                <w:tcW w:w="1363" w:type="dxa"/>
                <w:tcMar/>
                <w:vAlign w:val="center"/>
              </w:tcPr>
              <w:p w:rsidR="002330F8" w:rsidRDefault="002330F8" w14:paraId="0E955D34" w14:textId="77777777">
                <w:pPr>
                  <w:jc w:val="center"/>
                  <w:rPr>
                    <w:rFonts w:cs="Times New Roman"/>
                    <w:szCs w:val="24"/>
                  </w:rPr>
                </w:pPr>
              </w:p>
            </w:tc>
          </w:tr>
        </w:tbl>
        <w:p w:rsidR="002330F8" w:rsidRDefault="00394453" w14:paraId="0E955D36" w14:textId="77777777">
          <w:pPr>
            <w:rPr>
              <w:rFonts w:hint="eastAsia" w:ascii="SimSun" w:hAnsi="SimSun" w:eastAsia="SimSun" w:cs="Times New Roman"/>
              <w:b/>
              <w:bCs/>
              <w:szCs w:val="21"/>
            </w:rPr>
          </w:pPr>
          <w:bookmarkStart w:name="_Hlk166838356" w:id="322"/>
          <w:r>
            <w:rPr>
              <w:rFonts w:ascii="SimSun" w:hAnsi="SimSun" w:eastAsia="SimSun" w:cs="Times New Roman"/>
              <w:b/>
              <w:bCs/>
              <w:szCs w:val="21"/>
            </w:rPr>
            <w:t>注:</w:t>
          </w:r>
        </w:p>
        <w:p w:rsidR="002330F8" w:rsidRDefault="00394453" w14:paraId="0E955D37" w14:textId="77777777">
          <w:pPr>
            <w:pStyle w:val="ListParagraph"/>
            <w:widowControl w:val="0"/>
            <w:numPr>
              <w:ilvl w:val="0"/>
              <w:numId w:val="55"/>
            </w:numPr>
            <w:spacing w:before="0" w:after="0" w:line="240" w:lineRule="auto"/>
            <w:contextualSpacing w:val="0"/>
            <w:jc w:val="both"/>
            <w:rPr>
              <w:rFonts w:eastAsia="SimSun"/>
              <w:szCs w:val="21"/>
            </w:rPr>
          </w:pPr>
          <w:proofErr w:type="spellStart"/>
          <w:r>
            <w:rPr>
              <w:rFonts w:eastAsia="SimSun"/>
              <w:szCs w:val="21"/>
            </w:rPr>
            <w:t>将生成各治疗组的</w:t>
          </w:r>
          <w:r>
            <w:rPr>
              <w:rFonts w:eastAsia="SimSun"/>
              <w:szCs w:val="21"/>
            </w:rPr>
            <w:t>Kaplan-Meier</w:t>
          </w:r>
          <w:r>
            <w:rPr>
              <w:rFonts w:eastAsia="SimSun"/>
              <w:szCs w:val="21"/>
            </w:rPr>
            <w:t>生存曲线</w:t>
          </w:r>
          <w:proofErr w:type="spellEnd"/>
          <w:r>
            <w:rPr>
              <w:rFonts w:eastAsia="SimSun"/>
              <w:szCs w:val="21"/>
            </w:rPr>
            <w:t>。</w:t>
          </w:r>
        </w:p>
        <w:p w:rsidR="002330F8" w:rsidP="15BD30C5" w:rsidRDefault="00394453" w14:paraId="0E955D38" w14:textId="77777777">
          <w:pPr>
            <w:pStyle w:val="ListParagraph"/>
            <w:widowControl w:val="0"/>
            <w:numPr>
              <w:ilvl w:val="0"/>
              <w:numId w:val="55"/>
            </w:numPr>
            <w:spacing w:before="0" w:after="0" w:line="240" w:lineRule="auto"/>
            <w:jc w:val="both"/>
            <w:rPr>
              <w:del w:author="王 桢" w:date="2025-08-18T06:28:20.738Z" w16du:dateUtc="2025-08-18T06:28:20.738Z" w:id="928518850"/>
              <w:rFonts w:eastAsia="SimSun"/>
              <w:lang w:eastAsia="zh-CN"/>
            </w:rPr>
          </w:pPr>
          <w:del w:author="王 桢" w:date="2025-08-18T06:28:20.739Z" w:id="120834032">
            <w:r w:rsidRPr="15BD30C5" w:rsidDel="00394453">
              <w:rPr>
                <w:rFonts w:eastAsia="SimSun"/>
                <w:lang w:eastAsia="zh-CN"/>
              </w:rPr>
              <w:delText>将生成各治疗组的关键亚组</w:delText>
            </w:r>
            <w:r w:rsidRPr="15BD30C5" w:rsidDel="00394453">
              <w:rPr>
                <w:rFonts w:eastAsia="SimSun"/>
                <w:lang w:eastAsia="zh-CN"/>
              </w:rPr>
              <w:delText>Kaplan-Meier</w:delText>
            </w:r>
            <w:r w:rsidRPr="15BD30C5" w:rsidDel="00394453">
              <w:rPr>
                <w:rFonts w:eastAsia="SimSun"/>
                <w:lang w:eastAsia="zh-CN"/>
              </w:rPr>
              <w:delText>生存曲线。</w:delText>
            </w:r>
          </w:del>
        </w:p>
        <w:p w:rsidR="002330F8" w:rsidRDefault="00394453" w14:paraId="0E955D39" w14:textId="77777777">
          <w:pPr>
            <w:pStyle w:val="ListParagraph"/>
            <w:widowControl w:val="0"/>
            <w:numPr>
              <w:ilvl w:val="0"/>
              <w:numId w:val="55"/>
            </w:numPr>
            <w:spacing w:before="0" w:after="0" w:line="240" w:lineRule="auto"/>
            <w:jc w:val="both"/>
            <w:rPr>
              <w:rFonts w:eastAsia="SimSun"/>
              <w:szCs w:val="21"/>
              <w:lang w:eastAsia="zh-CN"/>
            </w:rPr>
          </w:pPr>
          <w:r>
            <w:rPr>
              <w:rFonts w:eastAsia="SimSun"/>
              <w:szCs w:val="21"/>
              <w:lang w:eastAsia="zh-CN"/>
            </w:rPr>
            <w:t>将生成一份列出</w:t>
          </w:r>
          <w:r>
            <w:rPr>
              <w:rFonts w:eastAsia="SimSun"/>
              <w:szCs w:val="21"/>
              <w:lang w:eastAsia="zh-CN"/>
            </w:rPr>
            <w:t>IRC</w:t>
          </w:r>
          <w:r>
            <w:rPr>
              <w:rFonts w:eastAsia="SimSun"/>
              <w:szCs w:val="21"/>
              <w:lang w:eastAsia="zh-CN"/>
            </w:rPr>
            <w:t>评估的</w:t>
          </w:r>
          <w:r>
            <w:rPr>
              <w:rFonts w:eastAsia="SimSun"/>
              <w:szCs w:val="21"/>
              <w:lang w:eastAsia="zh-CN"/>
            </w:rPr>
            <w:t>PFS</w:t>
          </w:r>
          <w:r>
            <w:rPr>
              <w:rFonts w:eastAsia="SimSun"/>
              <w:szCs w:val="21"/>
              <w:lang w:eastAsia="zh-CN"/>
            </w:rPr>
            <w:t>时间相关信息的列表。</w:t>
          </w:r>
        </w:p>
      </w:sdtContent>
    </w:sdt>
    <w:bookmarkStart w:name="_Ref167269633" w:id="323"/>
    <w:bookmarkStart w:name="_Toc75640046" w:id="324"/>
    <w:bookmarkStart w:name="_Toc201319804" w:id="325"/>
    <w:bookmarkStart w:name="_Toc518655992" w:id="326"/>
    <w:bookmarkStart w:name="_Toc518466180" w:id="327"/>
    <w:bookmarkStart w:name="_Toc521400484" w:id="328"/>
    <w:bookmarkEnd w:id="322"/>
    <w:p w:rsidR="002330F8" w:rsidRDefault="0097759B" w14:paraId="0E955D3A" w14:textId="77777777">
      <w:pPr>
        <w:pStyle w:val="Heading3"/>
        <w:rPr>
          <w:rStyle w:val="CPTVariable"/>
          <w:lang w:eastAsia="zh-CN"/>
        </w:rPr>
      </w:pPr>
      <w:sdt>
        <w:sdtPr>
          <w:rPr>
            <w:rStyle w:val="CPTVariable"/>
          </w:rPr>
          <w:alias w:val="Specifications of Primary Statistical Analyses"/>
          <w:tag w:val="Specifications of Primary Statistical Analyses"/>
          <w:id w:val="993058690"/>
          <w:lock w:val="sdtContentLocked"/>
          <w:placeholder>
            <w:docPart w:val="5C9B5A6F6953497FAB4C4051FE50D324"/>
          </w:placeholder>
        </w:sdtPr>
        <w:sdtEndPr>
          <w:rPr>
            <w:rStyle w:val="CPTVariable"/>
          </w:rPr>
        </w:sdtEndPr>
        <w:sdtContent>
          <w:bookmarkEnd w:id="326"/>
          <w:bookmarkEnd w:id="327"/>
          <w:bookmarkEnd w:id="328"/>
          <w:r w:rsidR="00394453">
            <w:rPr>
              <w:rStyle w:val="CPTVariable"/>
              <w:rFonts w:hint="eastAsia"/>
            </w:rPr>
            <w:t>主要疗效终点分析说明</w:t>
          </w:r>
        </w:sdtContent>
      </w:sdt>
      <w:bookmarkEnd w:id="323"/>
      <w:bookmarkEnd w:id="324"/>
      <w:bookmarkEnd w:id="325"/>
    </w:p>
    <w:bookmarkStart w:name="_Ref166764204" w:displacedByCustomXml="next" w:id="329"/>
    <w:sdt>
      <w:sdtPr>
        <w:rPr>
          <w:rFonts w:hint="eastAsia"/>
        </w:rPr>
        <w:alias w:val="Definitions and Derivations"/>
        <w:tag w:val="Definitions and Derivations"/>
        <w:id w:val="161669757"/>
        <w:lock w:val="contentLocked"/>
        <w:placeholder>
          <w:docPart w:val="E054976B422D473C861EA30F26C3B4A9"/>
        </w:placeholder>
      </w:sdtPr>
      <w:sdtEndPr>
        <w:rPr>
          <w:rFonts w:hint="default"/>
        </w:rPr>
      </w:sdtEndPr>
      <w:sdtContent>
        <w:p w:rsidR="002330F8" w:rsidP="00137445" w:rsidRDefault="00394453" w14:paraId="0E955D3B" w14:textId="77777777">
          <w:pPr>
            <w:pStyle w:val="Heading4"/>
            <w:ind w:left="1080"/>
            <w:rPr>
              <w:rStyle w:val="CPTVariable"/>
              <w:rFonts w:hint="eastAsia" w:ascii="Times New Roman Bold" w:hAnsi="Times New Roman Bold" w:eastAsiaTheme="majorEastAsia"/>
            </w:rPr>
          </w:pPr>
          <w:r>
            <w:rPr>
              <w:rFonts w:hint="eastAsia"/>
            </w:rPr>
            <w:t>定义与推衍</w:t>
          </w:r>
        </w:p>
      </w:sdtContent>
    </w:sdt>
    <w:bookmarkEnd w:displacedByCustomXml="next" w:id="329"/>
    <w:sdt>
      <w:sdtPr>
        <w:alias w:val="CPT:DefinitionsandDerivations[1]"/>
        <w:tag w:val="DefinitionsandDerivations"/>
        <w:id w:val="1726646736"/>
        <w:lock w:val="sdtLocked"/>
        <w:placeholder>
          <w:docPart w:val="CC9A8147F892481E8B97BD8C107FD29A"/>
        </w:placeholder>
        <w:rPr>
          <w:rStyle w:val="CPTVariable"/>
          <w:rFonts w:cs="Cordia New"/>
        </w:rPr>
      </w:sdtPr>
      <w:sdtEndPr>
        <w:rPr>
          <w:rStyle w:val="DefaultParagraphFont"/>
          <w:rFonts w:eastAsia="宋体" w:cs="Cordia New" w:eastAsiaTheme="minorEastAsia"/>
          <w:lang w:eastAsia="ja-JP"/>
        </w:rPr>
      </w:sdtEndPr>
      <w:sdtContent>
        <w:p w:rsidRPr="00875CD2" w:rsidR="002330F8" w:rsidRDefault="00394453" w14:paraId="0E955D3C" w14:textId="77777777">
          <w:pPr>
            <w:pStyle w:val="ListParagraph"/>
            <w:numPr>
              <w:ilvl w:val="0"/>
              <w:numId w:val="56"/>
            </w:numPr>
            <w:ind w:left="442" w:hanging="442"/>
            <w:contextualSpacing w:val="0"/>
            <w:rPr>
              <w:rFonts w:eastAsia="SimSun"/>
              <w:lang w:eastAsia="zh-CN"/>
            </w:rPr>
          </w:pPr>
          <w:r>
            <w:rPr>
              <w:rFonts w:eastAsia="SimSun"/>
              <w:lang w:eastAsia="zh-CN"/>
            </w:rPr>
            <w:t>无进展生存期</w:t>
          </w:r>
          <w:r>
            <w:rPr>
              <w:rFonts w:eastAsia="SimSun"/>
              <w:lang w:eastAsia="zh-CN"/>
            </w:rPr>
            <w:t>(PFS)</w:t>
          </w:r>
          <w:r>
            <w:rPr>
              <w:rFonts w:eastAsia="SimSun"/>
              <w:lang w:eastAsia="zh-CN"/>
            </w:rPr>
            <w:t>定义为从随机化日期</w:t>
          </w:r>
          <w:proofErr w:type="gramStart"/>
          <w:r>
            <w:rPr>
              <w:rFonts w:eastAsia="SimSun"/>
              <w:lang w:eastAsia="zh-CN"/>
            </w:rPr>
            <w:t>至首次</w:t>
          </w:r>
          <w:proofErr w:type="gramEnd"/>
          <w:r>
            <w:rPr>
              <w:rFonts w:hint="eastAsia" w:eastAsia="SimSun"/>
              <w:lang w:eastAsia="zh-CN"/>
            </w:rPr>
            <w:t>IRC</w:t>
          </w:r>
          <w:r>
            <w:rPr>
              <w:rFonts w:hint="eastAsia" w:eastAsia="SimSun"/>
              <w:lang w:eastAsia="zh-CN"/>
            </w:rPr>
            <w:t>基于</w:t>
          </w:r>
          <w:proofErr w:type="spellStart"/>
          <w:r>
            <w:rPr>
              <w:rFonts w:hint="eastAsia" w:eastAsia="SimSun"/>
              <w:lang w:eastAsia="zh-CN"/>
            </w:rPr>
            <w:t>Lugno</w:t>
          </w:r>
          <w:proofErr w:type="spellEnd"/>
          <w:r>
            <w:rPr>
              <w:rFonts w:hint="eastAsia" w:eastAsia="SimSun"/>
              <w:lang w:eastAsia="zh-CN"/>
            </w:rPr>
            <w:t xml:space="preserve"> 2014 </w:t>
          </w:r>
          <w:r>
            <w:rPr>
              <w:rFonts w:hint="eastAsia" w:eastAsia="SimSun"/>
              <w:lang w:eastAsia="zh-CN"/>
            </w:rPr>
            <w:t>评效标</w:t>
          </w:r>
          <w:proofErr w:type="gramStart"/>
          <w:r>
            <w:rPr>
              <w:rFonts w:hint="eastAsia" w:eastAsia="SimSun"/>
              <w:lang w:eastAsia="zh-CN"/>
            </w:rPr>
            <w:t>准</w:t>
          </w:r>
          <w:r>
            <w:rPr>
              <w:rFonts w:eastAsia="SimSun"/>
              <w:lang w:eastAsia="zh-CN"/>
            </w:rPr>
            <w:t>评价</w:t>
          </w:r>
          <w:proofErr w:type="gramEnd"/>
          <w:r>
            <w:rPr>
              <w:rFonts w:eastAsia="SimSun"/>
              <w:lang w:eastAsia="zh-CN"/>
            </w:rPr>
            <w:t>为</w:t>
          </w:r>
          <w:r>
            <w:rPr>
              <w:rFonts w:hint="eastAsia" w:eastAsia="SimSun"/>
              <w:lang w:eastAsia="zh-CN"/>
            </w:rPr>
            <w:t>疾病</w:t>
          </w:r>
          <w:r>
            <w:rPr>
              <w:rFonts w:eastAsia="SimSun"/>
              <w:lang w:eastAsia="zh-CN"/>
            </w:rPr>
            <w:t>进展或</w:t>
          </w:r>
          <w:r>
            <w:rPr>
              <w:rFonts w:hint="eastAsia" w:eastAsia="SimSun"/>
              <w:lang w:eastAsia="zh-CN"/>
            </w:rPr>
            <w:t>任何原因导致</w:t>
          </w:r>
          <w:r>
            <w:rPr>
              <w:rFonts w:eastAsia="SimSun"/>
              <w:lang w:eastAsia="zh-CN"/>
            </w:rPr>
            <w:t>死亡（以先发生者为准）日期之间的时间。</w:t>
          </w:r>
          <w:r>
            <w:rPr>
              <w:rFonts w:eastAsia="SimSun"/>
              <w:lang w:eastAsia="zh-CN"/>
            </w:rPr>
            <w:t>PFS</w:t>
          </w:r>
          <w:r>
            <w:rPr>
              <w:rFonts w:eastAsia="SimSun"/>
              <w:lang w:eastAsia="zh-CN"/>
            </w:rPr>
            <w:t>时间（月）计算为（首次</w:t>
          </w:r>
          <w:r>
            <w:rPr>
              <w:rFonts w:eastAsia="SimSun"/>
              <w:lang w:eastAsia="zh-CN"/>
            </w:rPr>
            <w:t>PD</w:t>
          </w:r>
          <w:r>
            <w:rPr>
              <w:rFonts w:eastAsia="SimSun"/>
              <w:lang w:eastAsia="zh-CN"/>
            </w:rPr>
            <w:t>或死亡</w:t>
          </w:r>
          <w:r>
            <w:rPr>
              <w:rFonts w:eastAsia="SimSun"/>
              <w:lang w:eastAsia="zh-CN"/>
            </w:rPr>
            <w:t>/</w:t>
          </w:r>
          <w:proofErr w:type="gramStart"/>
          <w:r>
            <w:rPr>
              <w:rFonts w:eastAsia="SimSun"/>
              <w:lang w:eastAsia="zh-CN"/>
            </w:rPr>
            <w:t>删</w:t>
          </w:r>
          <w:proofErr w:type="gramEnd"/>
          <w:r>
            <w:rPr>
              <w:rFonts w:eastAsia="SimSun"/>
              <w:lang w:eastAsia="zh-CN"/>
            </w:rPr>
            <w:t>失日期</w:t>
          </w:r>
          <w:r>
            <w:rPr>
              <w:rFonts w:eastAsia="SimSun"/>
              <w:lang w:eastAsia="zh-CN"/>
            </w:rPr>
            <w:t>-</w:t>
          </w:r>
          <w:r>
            <w:rPr>
              <w:rFonts w:eastAsia="SimSun"/>
              <w:lang w:eastAsia="zh-CN"/>
            </w:rPr>
            <w:t>随机化日期</w:t>
          </w:r>
          <w:r>
            <w:rPr>
              <w:rFonts w:eastAsia="SimSun"/>
              <w:lang w:eastAsia="zh-CN"/>
            </w:rPr>
            <w:t xml:space="preserve"> + 1</w:t>
          </w:r>
          <w:r>
            <w:rPr>
              <w:rFonts w:eastAsia="SimSun"/>
              <w:lang w:eastAsia="zh-CN"/>
            </w:rPr>
            <w:t>）</w:t>
          </w:r>
          <w:r>
            <w:rPr>
              <w:rFonts w:eastAsia="SimSun"/>
              <w:lang w:eastAsia="zh-CN"/>
            </w:rPr>
            <w:t>/30.4375</w:t>
          </w:r>
          <w:r>
            <w:rPr>
              <w:rFonts w:eastAsia="SimSun"/>
              <w:lang w:eastAsia="zh-CN"/>
            </w:rPr>
            <w:t>。</w:t>
          </w:r>
        </w:p>
        <w:p w:rsidR="002330F8" w:rsidRDefault="00063DA9" w14:paraId="0E955D3D" w14:textId="34DB3B65">
          <w:pPr>
            <w:pStyle w:val="ListParagraph"/>
            <w:numPr>
              <w:ilvl w:val="0"/>
              <w:numId w:val="56"/>
            </w:numPr>
            <w:spacing w:before="120" w:after="120" w:line="240" w:lineRule="auto"/>
            <w:ind w:left="442" w:hanging="442"/>
            <w:contextualSpacing w:val="0"/>
            <w:jc w:val="both"/>
            <w:rPr>
              <w:rFonts w:eastAsia="SimSun"/>
              <w:lang w:eastAsia="zh-CN"/>
            </w:rPr>
          </w:pPr>
          <w:r>
            <w:rPr>
              <w:rFonts w:hint="eastAsia" w:eastAsia="SimSun"/>
              <w:lang w:eastAsia="zh-CN"/>
            </w:rPr>
            <w:t>主要终点</w:t>
          </w:r>
          <w:r w:rsidR="00394453">
            <w:rPr>
              <w:rFonts w:eastAsia="SimSun"/>
              <w:lang w:eastAsia="zh-CN"/>
            </w:rPr>
            <w:t>PFS</w:t>
          </w:r>
          <w:r>
            <w:rPr>
              <w:rFonts w:hint="eastAsia" w:eastAsia="SimSun"/>
              <w:lang w:eastAsia="zh-CN"/>
            </w:rPr>
            <w:t>的</w:t>
          </w:r>
          <w:r w:rsidR="006600D9">
            <w:rPr>
              <w:rFonts w:hint="eastAsia" w:eastAsia="SimSun"/>
              <w:lang w:eastAsia="zh-CN"/>
            </w:rPr>
            <w:t>主要分析</w:t>
          </w:r>
          <w:r w:rsidR="00145977">
            <w:rPr>
              <w:rFonts w:hint="eastAsia" w:eastAsia="SimSun"/>
              <w:lang w:eastAsia="zh-CN"/>
            </w:rPr>
            <w:t>和敏感性分析的</w:t>
          </w:r>
          <w:proofErr w:type="gramStart"/>
          <w:r w:rsidR="00394453">
            <w:rPr>
              <w:rFonts w:eastAsia="SimSun"/>
              <w:lang w:eastAsia="zh-CN"/>
            </w:rPr>
            <w:t>删</w:t>
          </w:r>
          <w:proofErr w:type="gramEnd"/>
          <w:r w:rsidR="00394453">
            <w:rPr>
              <w:rFonts w:eastAsia="SimSun"/>
              <w:lang w:eastAsia="zh-CN"/>
            </w:rPr>
            <w:t>失规则：</w:t>
          </w:r>
        </w:p>
        <w:tbl>
          <w:tblPr>
            <w:tblW w:w="5054" w:type="pct"/>
            <w:jc w:val="center"/>
            <w:tblCellMar>
              <w:left w:w="0" w:type="dxa"/>
              <w:right w:w="0" w:type="dxa"/>
            </w:tblCellMar>
            <w:tblLook w:val="04A0" w:firstRow="1" w:lastRow="0" w:firstColumn="1" w:lastColumn="0" w:noHBand="0" w:noVBand="1"/>
          </w:tblPr>
          <w:tblGrid>
            <w:gridCol w:w="427"/>
            <w:gridCol w:w="2305"/>
            <w:gridCol w:w="2367"/>
            <w:gridCol w:w="2044"/>
            <w:gridCol w:w="2303"/>
          </w:tblGrid>
          <w:tr w:rsidRPr="000A38D0" w:rsidR="00201698" w:rsidTr="004F2B8D" w14:paraId="0E955D42" w14:textId="387B68F5">
            <w:trPr>
              <w:trHeight w:val="268"/>
              <w:jc w:val="center"/>
            </w:trPr>
            <w:tc>
              <w:tcPr>
                <w:tcW w:w="226" w:type="pct"/>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492498" w:rsidR="00DA1C9F" w:rsidP="004B486A" w:rsidRDefault="00DA1C9F" w14:paraId="0E955D3E" w14:textId="77777777">
                <w:pPr>
                  <w:pStyle w:val="TableHead"/>
                  <w:spacing w:before="120" w:after="120" w:line="240" w:lineRule="auto"/>
                  <w:rPr>
                    <w:rFonts w:eastAsia="SimSun"/>
                    <w:kern w:val="2"/>
                    <w:sz w:val="21"/>
                    <w:szCs w:val="21"/>
                  </w:rPr>
                </w:pPr>
                <w:r w:rsidRPr="00492498">
                  <w:rPr>
                    <w:rFonts w:eastAsia="SimSun"/>
                    <w:kern w:val="2"/>
                    <w:sz w:val="21"/>
                    <w:szCs w:val="21"/>
                    <w:lang w:eastAsia="zh-CN"/>
                  </w:rPr>
                  <w:t>序号</w:t>
                </w:r>
              </w:p>
            </w:tc>
            <w:tc>
              <w:tcPr>
                <w:tcW w:w="1220" w:type="pct"/>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0A38D0" w:rsidR="00DA1C9F" w:rsidP="004B486A" w:rsidRDefault="00DA1C9F" w14:paraId="0E955D3F" w14:textId="77777777">
                <w:pPr>
                  <w:pStyle w:val="TableHead"/>
                  <w:spacing w:before="120" w:after="120" w:line="240" w:lineRule="auto"/>
                  <w:rPr>
                    <w:rFonts w:eastAsiaTheme="minorEastAsia"/>
                    <w:kern w:val="2"/>
                    <w:sz w:val="21"/>
                    <w:szCs w:val="21"/>
                  </w:rPr>
                </w:pPr>
                <w:r w:rsidRPr="000A38D0">
                  <w:rPr>
                    <w:rFonts w:eastAsiaTheme="minorEastAsia"/>
                    <w:kern w:val="2"/>
                    <w:sz w:val="21"/>
                    <w:szCs w:val="21"/>
                    <w:lang w:eastAsia="zh-CN"/>
                  </w:rPr>
                  <w:t>情况</w:t>
                </w:r>
              </w:p>
            </w:tc>
            <w:tc>
              <w:tcPr>
                <w:tcW w:w="1253" w:type="pct"/>
                <w:tcBorders>
                  <w:top w:val="single" w:color="000000" w:themeColor="text1" w:sz="8" w:space="0"/>
                  <w:left w:val="single" w:color="auto" w:sz="4" w:space="0"/>
                  <w:bottom w:val="single" w:color="000000" w:themeColor="text1" w:sz="8" w:space="0"/>
                  <w:right w:val="single" w:color="000000" w:themeColor="text1" w:sz="8" w:space="0"/>
                </w:tcBorders>
                <w:tcMar>
                  <w:top w:w="0" w:type="dxa"/>
                  <w:left w:w="108" w:type="dxa"/>
                  <w:bottom w:w="0" w:type="dxa"/>
                  <w:right w:w="108" w:type="dxa"/>
                </w:tcMar>
              </w:tcPr>
              <w:p w:rsidRPr="000A38D0" w:rsidR="00DA1C9F" w:rsidP="000A38D0" w:rsidRDefault="00DA1C9F" w14:paraId="0E955D41" w14:textId="65C8705B">
                <w:pPr>
                  <w:pStyle w:val="TableHead"/>
                  <w:spacing w:before="120" w:after="120" w:line="240" w:lineRule="auto"/>
                  <w:rPr>
                    <w:rFonts w:eastAsiaTheme="minorEastAsia"/>
                    <w:kern w:val="2"/>
                    <w:sz w:val="21"/>
                    <w:szCs w:val="21"/>
                  </w:rPr>
                </w:pPr>
                <w:r w:rsidRPr="000A38D0">
                  <w:rPr>
                    <w:rFonts w:eastAsiaTheme="minorEastAsia"/>
                    <w:kern w:val="2"/>
                    <w:sz w:val="21"/>
                    <w:szCs w:val="21"/>
                    <w:lang w:eastAsia="zh-CN"/>
                  </w:rPr>
                  <w:t>主要分析</w:t>
                </w:r>
              </w:p>
            </w:tc>
            <w:tc>
              <w:tcPr>
                <w:tcW w:w="1082" w:type="pct"/>
                <w:tcBorders>
                  <w:top w:val="single" w:color="000000" w:themeColor="text1" w:sz="8" w:space="0"/>
                  <w:left w:val="nil"/>
                  <w:bottom w:val="single" w:color="000000" w:themeColor="text1" w:sz="8" w:space="0"/>
                  <w:right w:val="single" w:color="000000" w:themeColor="text1" w:sz="8" w:space="0"/>
                </w:tcBorders>
              </w:tcPr>
              <w:p w:rsidRPr="000A38D0" w:rsidR="00DA1C9F" w:rsidP="000A38D0" w:rsidRDefault="00DA1C9F" w14:paraId="53AF47FA" w14:textId="2C658FAD">
                <w:pPr>
                  <w:pStyle w:val="TableHead"/>
                  <w:spacing w:before="120" w:after="120" w:line="240" w:lineRule="auto"/>
                  <w:rPr>
                    <w:rFonts w:eastAsiaTheme="minorEastAsia"/>
                    <w:kern w:val="2"/>
                    <w:sz w:val="21"/>
                    <w:szCs w:val="21"/>
                    <w:lang w:eastAsia="zh-CN"/>
                  </w:rPr>
                </w:pPr>
                <w:r w:rsidRPr="000A38D0">
                  <w:rPr>
                    <w:rFonts w:eastAsiaTheme="minorEastAsia"/>
                    <w:kern w:val="2"/>
                    <w:sz w:val="21"/>
                    <w:szCs w:val="21"/>
                    <w:lang w:eastAsia="zh-CN"/>
                  </w:rPr>
                  <w:t>敏感性分析</w:t>
                </w:r>
                <w:r w:rsidRPr="000A38D0">
                  <w:rPr>
                    <w:rFonts w:eastAsiaTheme="minorEastAsia"/>
                    <w:kern w:val="2"/>
                    <w:sz w:val="21"/>
                    <w:szCs w:val="21"/>
                    <w:lang w:eastAsia="zh-CN"/>
                  </w:rPr>
                  <w:t>1</w:t>
                </w:r>
              </w:p>
            </w:tc>
            <w:tc>
              <w:tcPr>
                <w:tcW w:w="1219" w:type="pct"/>
                <w:tcBorders>
                  <w:top w:val="single" w:color="000000" w:themeColor="text1" w:sz="8" w:space="0"/>
                  <w:left w:val="nil"/>
                  <w:bottom w:val="single" w:color="000000" w:themeColor="text1" w:sz="8" w:space="0"/>
                  <w:right w:val="single" w:color="000000" w:themeColor="text1" w:sz="8" w:space="0"/>
                </w:tcBorders>
              </w:tcPr>
              <w:p w:rsidRPr="000A38D0" w:rsidR="00DA1C9F" w:rsidP="000A38D0" w:rsidRDefault="00DA1C9F" w14:paraId="71764CDA" w14:textId="3AEDBC03">
                <w:pPr>
                  <w:pStyle w:val="TableHead"/>
                  <w:spacing w:before="120" w:after="120" w:line="240" w:lineRule="auto"/>
                  <w:rPr>
                    <w:rFonts w:eastAsiaTheme="minorEastAsia"/>
                    <w:kern w:val="2"/>
                    <w:sz w:val="21"/>
                    <w:szCs w:val="21"/>
                    <w:lang w:eastAsia="zh-CN"/>
                  </w:rPr>
                </w:pPr>
                <w:r w:rsidRPr="000A38D0">
                  <w:rPr>
                    <w:rFonts w:eastAsiaTheme="minorEastAsia"/>
                    <w:kern w:val="2"/>
                    <w:sz w:val="21"/>
                    <w:szCs w:val="21"/>
                    <w:lang w:eastAsia="zh-CN"/>
                  </w:rPr>
                  <w:t>敏感性分析</w:t>
                </w:r>
                <w:r w:rsidRPr="000A38D0">
                  <w:rPr>
                    <w:rFonts w:eastAsiaTheme="minorEastAsia"/>
                    <w:kern w:val="2"/>
                    <w:sz w:val="21"/>
                    <w:szCs w:val="21"/>
                    <w:lang w:eastAsia="zh-CN"/>
                  </w:rPr>
                  <w:t>2</w:t>
                </w:r>
              </w:p>
            </w:tc>
          </w:tr>
          <w:tr w:rsidRPr="003A21D0" w:rsidR="004F2B8D" w:rsidTr="007A472F" w14:paraId="6D40224F" w14:textId="4D41571E">
            <w:trPr>
              <w:trHeight w:val="268"/>
              <w:jc w:val="center"/>
            </w:trPr>
            <w:tc>
              <w:tcPr>
                <w:tcW w:w="226" w:type="pct"/>
                <w:vMerge/>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bottom"/>
              </w:tcPr>
              <w:p w:rsidRPr="00492498" w:rsidR="005C3C7C" w:rsidP="002E54F6" w:rsidRDefault="005C3C7C" w14:paraId="49C198C7" w14:textId="77777777">
                <w:pPr>
                  <w:pStyle w:val="TableHead"/>
                  <w:spacing w:before="120" w:after="120" w:line="240" w:lineRule="auto"/>
                  <w:jc w:val="both"/>
                  <w:rPr>
                    <w:rFonts w:eastAsia="SimSun"/>
                    <w:kern w:val="2"/>
                    <w:sz w:val="21"/>
                    <w:szCs w:val="21"/>
                    <w:lang w:eastAsia="zh-CN"/>
                  </w:rPr>
                </w:pPr>
              </w:p>
            </w:tc>
            <w:tc>
              <w:tcPr>
                <w:tcW w:w="1220" w:type="pct"/>
                <w:vMerge/>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bottom"/>
              </w:tcPr>
              <w:p w:rsidRPr="000A38D0" w:rsidR="005C3C7C" w:rsidP="002E54F6" w:rsidRDefault="005C3C7C" w14:paraId="230EEACD" w14:textId="77777777">
                <w:pPr>
                  <w:pStyle w:val="TableHead"/>
                  <w:spacing w:before="120" w:after="120" w:line="240" w:lineRule="auto"/>
                  <w:jc w:val="both"/>
                  <w:rPr>
                    <w:rFonts w:eastAsiaTheme="minorEastAsia"/>
                    <w:kern w:val="2"/>
                    <w:sz w:val="21"/>
                    <w:szCs w:val="21"/>
                    <w:lang w:eastAsia="zh-CN"/>
                  </w:rPr>
                </w:pPr>
              </w:p>
            </w:tc>
            <w:tc>
              <w:tcPr>
                <w:tcW w:w="1253" w:type="pct"/>
                <w:tcBorders>
                  <w:top w:val="single" w:color="000000" w:themeColor="text1" w:sz="8" w:space="0"/>
                  <w:left w:val="single" w:color="auto" w:sz="4" w:space="0"/>
                  <w:bottom w:val="single" w:color="000000" w:themeColor="text1" w:sz="8" w:space="0"/>
                  <w:right w:val="single" w:color="000000" w:themeColor="text1" w:sz="8" w:space="0"/>
                </w:tcBorders>
                <w:tcMar>
                  <w:top w:w="0" w:type="dxa"/>
                  <w:left w:w="108" w:type="dxa"/>
                  <w:bottom w:w="0" w:type="dxa"/>
                  <w:right w:w="108" w:type="dxa"/>
                </w:tcMar>
                <w:vAlign w:val="center"/>
              </w:tcPr>
              <w:p w:rsidRPr="000A38D0" w:rsidR="005C3C7C" w:rsidP="007A472F" w:rsidRDefault="005C3C7C" w14:paraId="10CB95D7" w14:textId="2C0B6478">
                <w:pPr>
                  <w:pStyle w:val="TableHead"/>
                  <w:spacing w:before="120" w:after="120" w:line="240" w:lineRule="auto"/>
                  <w:rPr>
                    <w:rFonts w:eastAsiaTheme="minorEastAsia"/>
                    <w:kern w:val="2"/>
                    <w:sz w:val="21"/>
                    <w:szCs w:val="21"/>
                    <w:lang w:eastAsia="zh-CN"/>
                  </w:rPr>
                </w:pPr>
                <w:r w:rsidRPr="000A38D0">
                  <w:rPr>
                    <w:rFonts w:eastAsiaTheme="minorEastAsia"/>
                    <w:kern w:val="2"/>
                    <w:sz w:val="21"/>
                    <w:szCs w:val="21"/>
                    <w:lang w:eastAsia="zh-CN"/>
                  </w:rPr>
                  <w:t>事件</w:t>
                </w:r>
                <w:r w:rsidRPr="000A38D0">
                  <w:rPr>
                    <w:rFonts w:eastAsiaTheme="minorEastAsia"/>
                    <w:kern w:val="2"/>
                    <w:sz w:val="21"/>
                    <w:szCs w:val="21"/>
                    <w:lang w:eastAsia="zh-CN"/>
                  </w:rPr>
                  <w:t>/</w:t>
                </w:r>
                <w:proofErr w:type="gramStart"/>
                <w:r w:rsidRPr="000A38D0">
                  <w:rPr>
                    <w:rFonts w:eastAsiaTheme="minorEastAsia"/>
                    <w:kern w:val="2"/>
                    <w:sz w:val="21"/>
                    <w:szCs w:val="21"/>
                    <w:lang w:eastAsia="zh-CN"/>
                  </w:rPr>
                  <w:t>删</w:t>
                </w:r>
                <w:proofErr w:type="gramEnd"/>
                <w:r w:rsidRPr="000A38D0">
                  <w:rPr>
                    <w:rFonts w:eastAsiaTheme="minorEastAsia"/>
                    <w:kern w:val="2"/>
                    <w:sz w:val="21"/>
                    <w:szCs w:val="21"/>
                    <w:lang w:eastAsia="zh-CN"/>
                  </w:rPr>
                  <w:t>失日期</w:t>
                </w:r>
              </w:p>
            </w:tc>
            <w:tc>
              <w:tcPr>
                <w:tcW w:w="1082" w:type="pct"/>
                <w:tcBorders>
                  <w:top w:val="single" w:color="000000" w:themeColor="text1" w:sz="8" w:space="0"/>
                  <w:left w:val="nil"/>
                  <w:bottom w:val="single" w:color="000000" w:themeColor="text1" w:sz="8" w:space="0"/>
                  <w:right w:val="single" w:color="000000" w:themeColor="text1" w:sz="8" w:space="0"/>
                </w:tcBorders>
                <w:vAlign w:val="center"/>
              </w:tcPr>
              <w:p w:rsidRPr="000A38D0" w:rsidR="005C3C7C" w:rsidP="007A472F" w:rsidRDefault="005C3C7C" w14:paraId="5D145E28" w14:textId="508F8EE8">
                <w:pPr>
                  <w:pStyle w:val="TableHead"/>
                  <w:spacing w:before="120" w:after="120" w:line="240" w:lineRule="auto"/>
                  <w:rPr>
                    <w:rFonts w:eastAsiaTheme="minorEastAsia"/>
                    <w:kern w:val="2"/>
                    <w:sz w:val="21"/>
                    <w:szCs w:val="21"/>
                    <w:lang w:eastAsia="zh-CN"/>
                  </w:rPr>
                </w:pPr>
                <w:r w:rsidRPr="000A38D0">
                  <w:rPr>
                    <w:rFonts w:eastAsiaTheme="minorEastAsia"/>
                    <w:kern w:val="2"/>
                    <w:sz w:val="21"/>
                    <w:szCs w:val="21"/>
                    <w:lang w:eastAsia="zh-CN"/>
                  </w:rPr>
                  <w:t>事件</w:t>
                </w:r>
                <w:r w:rsidRPr="000A38D0">
                  <w:rPr>
                    <w:rFonts w:eastAsiaTheme="minorEastAsia"/>
                    <w:kern w:val="2"/>
                    <w:sz w:val="21"/>
                    <w:szCs w:val="21"/>
                    <w:lang w:eastAsia="zh-CN"/>
                  </w:rPr>
                  <w:t>/</w:t>
                </w:r>
                <w:proofErr w:type="gramStart"/>
                <w:r w:rsidRPr="000A38D0">
                  <w:rPr>
                    <w:rFonts w:eastAsiaTheme="minorEastAsia"/>
                    <w:kern w:val="2"/>
                    <w:sz w:val="21"/>
                    <w:szCs w:val="21"/>
                    <w:lang w:eastAsia="zh-CN"/>
                  </w:rPr>
                  <w:t>删</w:t>
                </w:r>
                <w:proofErr w:type="gramEnd"/>
                <w:r w:rsidRPr="000A38D0">
                  <w:rPr>
                    <w:rFonts w:eastAsiaTheme="minorEastAsia"/>
                    <w:kern w:val="2"/>
                    <w:sz w:val="21"/>
                    <w:szCs w:val="21"/>
                    <w:lang w:eastAsia="zh-CN"/>
                  </w:rPr>
                  <w:t>失日期</w:t>
                </w:r>
              </w:p>
            </w:tc>
            <w:tc>
              <w:tcPr>
                <w:tcW w:w="1219" w:type="pct"/>
                <w:tcBorders>
                  <w:top w:val="single" w:color="000000" w:themeColor="text1" w:sz="8" w:space="0"/>
                  <w:left w:val="nil"/>
                  <w:bottom w:val="single" w:color="000000" w:themeColor="text1" w:sz="8" w:space="0"/>
                  <w:right w:val="single" w:color="000000" w:themeColor="text1" w:sz="8" w:space="0"/>
                </w:tcBorders>
                <w:vAlign w:val="center"/>
              </w:tcPr>
              <w:p w:rsidRPr="000A38D0" w:rsidR="005C3C7C" w:rsidP="007A472F" w:rsidRDefault="005C3C7C" w14:paraId="5EB7F7C8" w14:textId="5192D6FE">
                <w:pPr>
                  <w:pStyle w:val="TableHead"/>
                  <w:spacing w:before="120" w:after="120" w:line="240" w:lineRule="auto"/>
                  <w:rPr>
                    <w:rFonts w:eastAsiaTheme="minorEastAsia"/>
                    <w:kern w:val="2"/>
                    <w:sz w:val="21"/>
                    <w:szCs w:val="21"/>
                    <w:lang w:eastAsia="zh-CN"/>
                  </w:rPr>
                </w:pPr>
                <w:r w:rsidRPr="000A38D0">
                  <w:rPr>
                    <w:rFonts w:eastAsiaTheme="minorEastAsia"/>
                    <w:kern w:val="2"/>
                    <w:sz w:val="21"/>
                    <w:szCs w:val="21"/>
                    <w:lang w:eastAsia="zh-CN"/>
                  </w:rPr>
                  <w:t>事件</w:t>
                </w:r>
                <w:r w:rsidRPr="000A38D0">
                  <w:rPr>
                    <w:rFonts w:eastAsiaTheme="minorEastAsia"/>
                    <w:kern w:val="2"/>
                    <w:sz w:val="21"/>
                    <w:szCs w:val="21"/>
                    <w:lang w:eastAsia="zh-CN"/>
                  </w:rPr>
                  <w:t>/</w:t>
                </w:r>
                <w:proofErr w:type="gramStart"/>
                <w:r w:rsidRPr="000A38D0">
                  <w:rPr>
                    <w:rFonts w:eastAsiaTheme="minorEastAsia"/>
                    <w:kern w:val="2"/>
                    <w:sz w:val="21"/>
                    <w:szCs w:val="21"/>
                    <w:lang w:eastAsia="zh-CN"/>
                  </w:rPr>
                  <w:t>删</w:t>
                </w:r>
                <w:proofErr w:type="gramEnd"/>
                <w:r w:rsidRPr="000A38D0">
                  <w:rPr>
                    <w:rFonts w:eastAsiaTheme="minorEastAsia"/>
                    <w:kern w:val="2"/>
                    <w:sz w:val="21"/>
                    <w:szCs w:val="21"/>
                    <w:lang w:eastAsia="zh-CN"/>
                  </w:rPr>
                  <w:t>失日期</w:t>
                </w:r>
              </w:p>
            </w:tc>
          </w:tr>
          <w:tr w:rsidRPr="000A38D0" w:rsidR="00CD171E" w:rsidTr="007A472F" w14:paraId="0E955D4C" w14:textId="5C0CF8C2">
            <w:trPr>
              <w:trHeight w:val="2852"/>
              <w:jc w:val="center"/>
            </w:trPr>
            <w:tc>
              <w:tcPr>
                <w:tcW w:w="226" w:type="pct"/>
                <w:tcBorders>
                  <w:top w:val="nil"/>
                  <w:left w:val="single" w:color="000000" w:themeColor="text1" w:sz="8" w:space="0"/>
                  <w:right w:val="single" w:color="000000" w:themeColor="text1" w:sz="8" w:space="0"/>
                </w:tcBorders>
                <w:tcMar>
                  <w:top w:w="0" w:type="dxa"/>
                  <w:left w:w="108" w:type="dxa"/>
                  <w:bottom w:w="0" w:type="dxa"/>
                  <w:right w:w="108" w:type="dxa"/>
                </w:tcMar>
              </w:tcPr>
              <w:p w:rsidRPr="00492498" w:rsidR="005C3C7C" w:rsidP="00774E63" w:rsidRDefault="005C3C7C" w14:paraId="0E955D48" w14:textId="5864A87B">
                <w:pPr>
                  <w:pStyle w:val="TableLeft"/>
                  <w:spacing w:before="120" w:after="120"/>
                  <w:jc w:val="both"/>
                  <w:rPr>
                    <w:rFonts w:eastAsia="SimSun" w:cs="Times New Roman"/>
                    <w:b/>
                    <w:bCs w:val="0"/>
                    <w:sz w:val="21"/>
                    <w:szCs w:val="21"/>
                    <w:lang w:eastAsia="zh-CN"/>
                  </w:rPr>
                </w:pPr>
                <w:r>
                  <w:rPr>
                    <w:rFonts w:hint="eastAsia" w:eastAsia="SimSun" w:cs="Times New Roman"/>
                    <w:b/>
                    <w:bCs w:val="0"/>
                    <w:sz w:val="21"/>
                    <w:szCs w:val="21"/>
                    <w:lang w:eastAsia="zh-CN"/>
                  </w:rPr>
                  <w:t>1</w:t>
                </w:r>
              </w:p>
            </w:tc>
            <w:tc>
              <w:tcPr>
                <w:tcW w:w="1220" w:type="pct"/>
                <w:tcBorders>
                  <w:top w:val="nil"/>
                  <w:left w:val="nil"/>
                  <w:bottom w:val="single" w:color="auto" w:sz="4" w:space="0"/>
                  <w:right w:val="single" w:color="000000" w:themeColor="text1" w:sz="8" w:space="0"/>
                </w:tcBorders>
                <w:tcMar>
                  <w:top w:w="0" w:type="dxa"/>
                  <w:left w:w="108" w:type="dxa"/>
                  <w:bottom w:w="0" w:type="dxa"/>
                  <w:right w:w="108" w:type="dxa"/>
                </w:tcMar>
              </w:tcPr>
              <w:p w:rsidRPr="000A38D0" w:rsidR="005C3C7C" w:rsidP="00774E63" w:rsidRDefault="005C3C7C" w14:paraId="0E955D49" w14:textId="28A05A57">
                <w:pPr>
                  <w:pStyle w:val="TableLeft"/>
                  <w:spacing w:before="120" w:after="120"/>
                  <w:jc w:val="both"/>
                  <w:rPr>
                    <w:rFonts w:cs="Times New Roman" w:eastAsiaTheme="minorEastAsia"/>
                    <w:b/>
                    <w:bCs w:val="0"/>
                    <w:sz w:val="21"/>
                    <w:szCs w:val="21"/>
                    <w:lang w:eastAsia="zh-CN"/>
                  </w:rPr>
                </w:pPr>
                <w:r w:rsidRPr="000A38D0">
                  <w:rPr>
                    <w:rFonts w:cs="Times New Roman" w:eastAsiaTheme="minorEastAsia"/>
                    <w:b/>
                    <w:bCs w:val="0"/>
                    <w:sz w:val="21"/>
                    <w:szCs w:val="21"/>
                    <w:lang w:eastAsia="zh-CN"/>
                  </w:rPr>
                  <w:t>无</w:t>
                </w:r>
                <w:r w:rsidRPr="000A38D0">
                  <w:rPr>
                    <w:rFonts w:cs="Times New Roman" w:eastAsiaTheme="minorEastAsia"/>
                    <w:b/>
                    <w:bCs w:val="0"/>
                    <w:sz w:val="21"/>
                    <w:szCs w:val="21"/>
                    <w:lang w:eastAsia="zh-CN"/>
                  </w:rPr>
                  <w:t>PD</w:t>
                </w:r>
                <w:r w:rsidRPr="000A38D0">
                  <w:rPr>
                    <w:rFonts w:cs="Times New Roman" w:eastAsiaTheme="minorEastAsia"/>
                    <w:b/>
                    <w:bCs w:val="0"/>
                    <w:sz w:val="21"/>
                    <w:szCs w:val="21"/>
                    <w:vertAlign w:val="superscript"/>
                    <w:lang w:eastAsia="zh-CN"/>
                  </w:rPr>
                  <w:t>1</w:t>
                </w:r>
                <w:r w:rsidRPr="000A38D0">
                  <w:rPr>
                    <w:rFonts w:cs="Times New Roman" w:eastAsiaTheme="minorEastAsia"/>
                    <w:b/>
                    <w:bCs w:val="0"/>
                    <w:sz w:val="21"/>
                    <w:szCs w:val="21"/>
                    <w:lang w:eastAsia="zh-CN"/>
                  </w:rPr>
                  <w:t>和死亡；未使用新的抗肿瘤治疗（包括</w:t>
                </w:r>
                <w:r w:rsidRPr="000A38D0">
                  <w:rPr>
                    <w:rFonts w:cs="Times New Roman" w:eastAsiaTheme="minorEastAsia"/>
                    <w:b/>
                    <w:bCs w:val="0"/>
                    <w:sz w:val="21"/>
                    <w:szCs w:val="21"/>
                    <w:lang w:eastAsia="zh-CN"/>
                  </w:rPr>
                  <w:t>SCT</w:t>
                </w:r>
                <w:r w:rsidRPr="000A38D0">
                  <w:rPr>
                    <w:rFonts w:cs="Times New Roman" w:eastAsiaTheme="minorEastAsia"/>
                    <w:b/>
                    <w:bCs w:val="0"/>
                    <w:sz w:val="21"/>
                    <w:szCs w:val="21"/>
                    <w:lang w:eastAsia="zh-CN"/>
                  </w:rPr>
                  <w:t>）</w:t>
                </w:r>
                <w:r w:rsidRPr="000A38D0">
                  <w:rPr>
                    <w:rFonts w:cs="Times New Roman" w:eastAsiaTheme="minorEastAsia"/>
                    <w:b/>
                    <w:bCs w:val="0"/>
                    <w:sz w:val="21"/>
                    <w:szCs w:val="21"/>
                    <w:lang w:eastAsia="zh-CN"/>
                  </w:rPr>
                  <w:t xml:space="preserve"> </w:t>
                </w:r>
              </w:p>
            </w:tc>
            <w:tc>
              <w:tcPr>
                <w:tcW w:w="1253" w:type="pct"/>
                <w:tcBorders>
                  <w:top w:val="nil"/>
                  <w:left w:val="nil"/>
                  <w:bottom w:val="single" w:color="auto" w:sz="4" w:space="0"/>
                  <w:right w:val="single" w:color="000000" w:themeColor="text1" w:sz="8" w:space="0"/>
                </w:tcBorders>
                <w:tcMar>
                  <w:top w:w="0" w:type="dxa"/>
                  <w:left w:w="108" w:type="dxa"/>
                  <w:bottom w:w="0" w:type="dxa"/>
                  <w:right w:w="108" w:type="dxa"/>
                </w:tcMar>
              </w:tcPr>
              <w:p w:rsidRPr="000A38D0" w:rsidR="005C3C7C" w:rsidP="00774E63" w:rsidRDefault="005C3C7C" w14:paraId="0E955D4B" w14:textId="1B3A0F0C">
                <w:pPr>
                  <w:pStyle w:val="TableLeft"/>
                  <w:spacing w:before="120" w:after="120"/>
                  <w:jc w:val="both"/>
                  <w:rPr>
                    <w:rFonts w:cs="Times New Roman" w:eastAsiaTheme="minorEastAsia"/>
                    <w:sz w:val="21"/>
                    <w:szCs w:val="21"/>
                    <w:lang w:eastAsia="zh-CN"/>
                  </w:rPr>
                </w:pPr>
                <w:proofErr w:type="gramStart"/>
                <w:r>
                  <w:rPr>
                    <w:rFonts w:hint="eastAsia" w:cs="Times New Roman" w:eastAsiaTheme="minorEastAsia"/>
                    <w:sz w:val="21"/>
                    <w:szCs w:val="21"/>
                    <w:lang w:eastAsia="zh-CN"/>
                  </w:rPr>
                  <w:t>删</w:t>
                </w:r>
                <w:proofErr w:type="gramEnd"/>
                <w:r>
                  <w:rPr>
                    <w:rFonts w:hint="eastAsia" w:cs="Times New Roman" w:eastAsiaTheme="minorEastAsia"/>
                    <w:sz w:val="21"/>
                    <w:szCs w:val="21"/>
                    <w:lang w:eastAsia="zh-CN"/>
                  </w:rPr>
                  <w:t>失于</w:t>
                </w:r>
                <w:r w:rsidRPr="000A38D0">
                  <w:rPr>
                    <w:rFonts w:cs="Times New Roman" w:eastAsiaTheme="minorEastAsia"/>
                    <w:sz w:val="21"/>
                    <w:szCs w:val="21"/>
                    <w:lang w:eastAsia="zh-CN"/>
                  </w:rPr>
                  <w:t>末次有效肿瘤评估日期</w:t>
                </w:r>
                <w:r w:rsidRPr="000A38D0">
                  <w:rPr>
                    <w:rFonts w:cs="Times New Roman" w:eastAsiaTheme="minorEastAsia"/>
                    <w:sz w:val="21"/>
                    <w:szCs w:val="21"/>
                    <w:vertAlign w:val="superscript"/>
                    <w:lang w:eastAsia="zh-CN"/>
                  </w:rPr>
                  <w:t>2</w:t>
                </w:r>
                <w:r w:rsidR="00827989">
                  <w:rPr>
                    <w:rFonts w:hint="eastAsia" w:cs="Times New Roman" w:eastAsiaTheme="minorEastAsia"/>
                    <w:sz w:val="21"/>
                    <w:szCs w:val="21"/>
                    <w:lang w:eastAsia="zh-CN"/>
                  </w:rPr>
                  <w:t>（</w:t>
                </w:r>
                <w:proofErr w:type="gramStart"/>
                <w:r w:rsidR="00827989">
                  <w:rPr>
                    <w:rFonts w:hint="eastAsia" w:cs="Times New Roman" w:eastAsiaTheme="minorEastAsia"/>
                    <w:sz w:val="21"/>
                    <w:szCs w:val="21"/>
                    <w:lang w:eastAsia="zh-CN"/>
                  </w:rPr>
                  <w:t>删</w:t>
                </w:r>
                <w:proofErr w:type="gramEnd"/>
                <w:r w:rsidR="00827989">
                  <w:rPr>
                    <w:rFonts w:hint="eastAsia" w:cs="Times New Roman" w:eastAsiaTheme="minorEastAsia"/>
                    <w:sz w:val="21"/>
                    <w:szCs w:val="21"/>
                    <w:lang w:eastAsia="zh-CN"/>
                  </w:rPr>
                  <w:t>失）</w:t>
                </w:r>
              </w:p>
            </w:tc>
            <w:tc>
              <w:tcPr>
                <w:tcW w:w="1082" w:type="pct"/>
                <w:tcBorders>
                  <w:top w:val="nil"/>
                  <w:left w:val="nil"/>
                  <w:bottom w:val="single" w:color="auto" w:sz="4" w:space="0"/>
                  <w:right w:val="single" w:color="000000" w:themeColor="text1" w:sz="8" w:space="0"/>
                </w:tcBorders>
              </w:tcPr>
              <w:p w:rsidRPr="000A38D0" w:rsidR="005C3C7C" w:rsidP="00774E63" w:rsidRDefault="005C3C7C" w14:paraId="5A84C727" w14:textId="054D1990">
                <w:pPr>
                  <w:pStyle w:val="TableLeft"/>
                  <w:spacing w:before="120" w:after="120"/>
                  <w:jc w:val="both"/>
                  <w:rPr>
                    <w:rFonts w:cs="Times New Roman" w:eastAsiaTheme="minorEastAsia"/>
                    <w:sz w:val="21"/>
                    <w:szCs w:val="21"/>
                  </w:rPr>
                </w:pPr>
                <w:proofErr w:type="spellStart"/>
                <w:r w:rsidRPr="000A38D0">
                  <w:rPr>
                    <w:rFonts w:cs="Times New Roman" w:eastAsiaTheme="minorEastAsia"/>
                    <w:sz w:val="21"/>
                    <w:szCs w:val="21"/>
                  </w:rPr>
                  <w:t>同主要分析</w:t>
                </w:r>
                <w:proofErr w:type="spellEnd"/>
              </w:p>
            </w:tc>
            <w:tc>
              <w:tcPr>
                <w:tcW w:w="1219" w:type="pct"/>
                <w:tcBorders>
                  <w:top w:val="nil"/>
                  <w:left w:val="nil"/>
                  <w:bottom w:val="single" w:color="auto" w:sz="4" w:space="0"/>
                  <w:right w:val="single" w:color="000000" w:themeColor="text1" w:sz="8" w:space="0"/>
                </w:tcBorders>
              </w:tcPr>
              <w:p w:rsidRPr="000A38D0" w:rsidR="005C3C7C" w:rsidP="00277D54" w:rsidRDefault="005C3C7C" w14:paraId="42ADBCB2" w14:textId="3145D8E4">
                <w:pPr>
                  <w:pStyle w:val="TableLeft"/>
                  <w:spacing w:before="120" w:after="120"/>
                  <w:jc w:val="both"/>
                  <w:rPr>
                    <w:rFonts w:cs="Times New Roman" w:eastAsiaTheme="minorEastAsia"/>
                    <w:sz w:val="21"/>
                    <w:szCs w:val="21"/>
                    <w:lang w:eastAsia="zh-CN"/>
                  </w:rPr>
                </w:pPr>
                <w:r w:rsidRPr="00282A58">
                  <w:rPr>
                    <w:rFonts w:cs="Times New Roman" w:eastAsiaTheme="minorEastAsia"/>
                    <w:sz w:val="21"/>
                    <w:szCs w:val="21"/>
                    <w:lang w:eastAsia="zh-CN"/>
                  </w:rPr>
                  <w:t>由于完全缓解或不可抗力因素以外的原因导致研究药物治疗终止</w:t>
                </w:r>
                <w:r>
                  <w:rPr>
                    <w:rFonts w:hint="eastAsia" w:cs="Times New Roman" w:eastAsiaTheme="minorEastAsia"/>
                    <w:sz w:val="21"/>
                    <w:szCs w:val="21"/>
                    <w:lang w:eastAsia="zh-CN"/>
                  </w:rPr>
                  <w:t>，则进展于</w:t>
                </w:r>
                <w:r w:rsidRPr="000A38D0">
                  <w:rPr>
                    <w:rFonts w:cs="Times New Roman" w:eastAsiaTheme="minorEastAsia"/>
                    <w:sz w:val="21"/>
                    <w:szCs w:val="21"/>
                    <w:lang w:eastAsia="zh-CN"/>
                  </w:rPr>
                  <w:t>末次研究药物治疗日期</w:t>
                </w:r>
                <w:r w:rsidR="009E616D">
                  <w:rPr>
                    <w:rFonts w:hint="eastAsia" w:cs="Times New Roman" w:eastAsiaTheme="minorEastAsia"/>
                    <w:sz w:val="21"/>
                    <w:szCs w:val="21"/>
                    <w:lang w:eastAsia="zh-CN"/>
                  </w:rPr>
                  <w:t>（事件）</w:t>
                </w:r>
                <w:r>
                  <w:rPr>
                    <w:rFonts w:hint="eastAsia" w:cs="Times New Roman" w:eastAsiaTheme="minorEastAsia"/>
                    <w:sz w:val="21"/>
                    <w:szCs w:val="21"/>
                    <w:lang w:eastAsia="zh-CN"/>
                  </w:rPr>
                  <w:t>；否则，如</w:t>
                </w:r>
                <w:r w:rsidRPr="00EF6147">
                  <w:rPr>
                    <w:rFonts w:hint="eastAsia" w:cs="Times New Roman" w:eastAsiaTheme="minorEastAsia"/>
                    <w:sz w:val="21"/>
                    <w:szCs w:val="21"/>
                    <w:lang w:eastAsia="zh-CN"/>
                  </w:rPr>
                  <w:t>仍在接受或已完成研究药物治疗</w:t>
                </w:r>
                <w:r>
                  <w:rPr>
                    <w:rFonts w:hint="eastAsia" w:cs="Times New Roman" w:eastAsiaTheme="minorEastAsia"/>
                    <w:sz w:val="21"/>
                    <w:szCs w:val="21"/>
                    <w:lang w:eastAsia="zh-CN"/>
                  </w:rPr>
                  <w:t>，则</w:t>
                </w:r>
                <w:proofErr w:type="gramStart"/>
                <w:r>
                  <w:rPr>
                    <w:rFonts w:hint="eastAsia" w:cs="Times New Roman" w:eastAsiaTheme="minorEastAsia"/>
                    <w:sz w:val="21"/>
                    <w:szCs w:val="21"/>
                    <w:lang w:eastAsia="zh-CN"/>
                  </w:rPr>
                  <w:t>删</w:t>
                </w:r>
                <w:proofErr w:type="gramEnd"/>
                <w:r>
                  <w:rPr>
                    <w:rFonts w:hint="eastAsia" w:cs="Times New Roman" w:eastAsiaTheme="minorEastAsia"/>
                    <w:sz w:val="21"/>
                    <w:szCs w:val="21"/>
                    <w:lang w:eastAsia="zh-CN"/>
                  </w:rPr>
                  <w:t>失于末次有效肿瘤评估日期</w:t>
                </w:r>
                <w:r w:rsidR="009E616D">
                  <w:rPr>
                    <w:rFonts w:hint="eastAsia" w:cs="Times New Roman" w:eastAsiaTheme="minorEastAsia"/>
                    <w:sz w:val="21"/>
                    <w:szCs w:val="21"/>
                    <w:lang w:eastAsia="zh-CN"/>
                  </w:rPr>
                  <w:t>（</w:t>
                </w:r>
                <w:proofErr w:type="gramStart"/>
                <w:r w:rsidR="009E616D">
                  <w:rPr>
                    <w:rFonts w:hint="eastAsia" w:cs="Times New Roman" w:eastAsiaTheme="minorEastAsia"/>
                    <w:sz w:val="21"/>
                    <w:szCs w:val="21"/>
                    <w:lang w:eastAsia="zh-CN"/>
                  </w:rPr>
                  <w:t>删</w:t>
                </w:r>
                <w:proofErr w:type="gramEnd"/>
                <w:r w:rsidR="009E616D">
                  <w:rPr>
                    <w:rFonts w:hint="eastAsia" w:cs="Times New Roman" w:eastAsiaTheme="minorEastAsia"/>
                    <w:sz w:val="21"/>
                    <w:szCs w:val="21"/>
                    <w:lang w:eastAsia="zh-CN"/>
                  </w:rPr>
                  <w:t>失）</w:t>
                </w:r>
              </w:p>
              <w:p w:rsidRPr="000A38D0" w:rsidR="005C3C7C" w:rsidP="00774E63" w:rsidRDefault="005C3C7C" w14:paraId="2CA0AADA" w14:textId="5F9E80DD">
                <w:pPr>
                  <w:pStyle w:val="TableLeft"/>
                  <w:spacing w:before="120" w:after="120"/>
                  <w:jc w:val="both"/>
                  <w:rPr>
                    <w:rFonts w:cs="Times New Roman" w:eastAsiaTheme="minorEastAsia"/>
                    <w:sz w:val="21"/>
                    <w:szCs w:val="21"/>
                    <w:lang w:eastAsia="zh-CN"/>
                  </w:rPr>
                </w:pPr>
              </w:p>
              <w:p w:rsidRPr="000A38D0" w:rsidR="005C3C7C" w:rsidP="001A72D6" w:rsidRDefault="005C3C7C" w14:paraId="78AFFF5E" w14:textId="5EC2768D">
                <w:pPr>
                  <w:pStyle w:val="TableLeft"/>
                  <w:spacing w:before="120" w:after="120"/>
                  <w:jc w:val="both"/>
                  <w:rPr>
                    <w:rFonts w:cs="Times New Roman" w:eastAsiaTheme="minorEastAsia"/>
                    <w:sz w:val="21"/>
                    <w:szCs w:val="21"/>
                    <w:lang w:eastAsia="zh-CN"/>
                  </w:rPr>
                </w:pPr>
              </w:p>
            </w:tc>
          </w:tr>
          <w:tr w:rsidRPr="000A38D0" w:rsidR="004F2B8D" w:rsidTr="007A472F" w14:paraId="4CA5579F" w14:textId="77777777">
            <w:trPr>
              <w:trHeight w:val="268"/>
              <w:jc w:val="center"/>
            </w:trPr>
            <w:tc>
              <w:tcPr>
                <w:tcW w:w="226" w:type="pct"/>
                <w:tcBorders>
                  <w:top w:val="nil"/>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tcPr>
              <w:p w:rsidRPr="00492498" w:rsidR="005C3C7C" w:rsidP="005C3252" w:rsidRDefault="005C3C7C" w14:paraId="06C58A96" w14:textId="11FE8128">
                <w:pPr>
                  <w:pStyle w:val="TableLeft"/>
                  <w:spacing w:before="120" w:after="120"/>
                  <w:jc w:val="both"/>
                  <w:rPr>
                    <w:rFonts w:eastAsia="SimSun" w:cs="Times New Roman"/>
                    <w:b/>
                    <w:bCs w:val="0"/>
                    <w:sz w:val="21"/>
                    <w:szCs w:val="21"/>
                    <w:lang w:eastAsia="zh-CN"/>
                  </w:rPr>
                </w:pPr>
                <w:r>
                  <w:rPr>
                    <w:rFonts w:hint="eastAsia" w:eastAsia="SimSun" w:cs="Times New Roman"/>
                    <w:b/>
                    <w:bCs w:val="0"/>
                    <w:sz w:val="21"/>
                    <w:szCs w:val="21"/>
                    <w:lang w:eastAsia="zh-CN"/>
                  </w:rPr>
                  <w:t>2</w:t>
                </w:r>
              </w:p>
            </w:tc>
            <w:tc>
              <w:tcPr>
                <w:tcW w:w="1220" w:type="pct"/>
                <w:tcBorders>
                  <w:top w:val="single" w:color="auto" w:sz="4" w:space="0"/>
                  <w:left w:val="nil"/>
                  <w:bottom w:val="single" w:color="000000" w:themeColor="text1" w:sz="8" w:space="0"/>
                  <w:right w:val="single" w:color="000000" w:themeColor="text1" w:sz="8" w:space="0"/>
                </w:tcBorders>
                <w:tcMar>
                  <w:top w:w="0" w:type="dxa"/>
                  <w:left w:w="108" w:type="dxa"/>
                  <w:bottom w:w="0" w:type="dxa"/>
                  <w:right w:w="108" w:type="dxa"/>
                </w:tcMar>
              </w:tcPr>
              <w:p w:rsidRPr="000A38D0" w:rsidR="005C3C7C" w:rsidP="005C3252" w:rsidRDefault="005C3C7C" w14:paraId="63625F1A" w14:textId="443B9614">
                <w:pPr>
                  <w:pStyle w:val="TableLeft"/>
                  <w:spacing w:before="120" w:after="120"/>
                  <w:jc w:val="both"/>
                  <w:rPr>
                    <w:rFonts w:cs="Times New Roman" w:eastAsiaTheme="minorEastAsia"/>
                    <w:b/>
                    <w:bCs w:val="0"/>
                    <w:sz w:val="21"/>
                    <w:szCs w:val="21"/>
                    <w:lang w:eastAsia="zh-CN"/>
                  </w:rPr>
                </w:pPr>
                <w:r w:rsidRPr="000A38D0">
                  <w:rPr>
                    <w:rFonts w:cs="Times New Roman" w:eastAsiaTheme="minorEastAsia"/>
                    <w:b/>
                    <w:bCs w:val="0"/>
                    <w:sz w:val="21"/>
                    <w:szCs w:val="21"/>
                    <w:lang w:eastAsia="zh-CN"/>
                  </w:rPr>
                  <w:t>受试者在终止研究药物治疗后立即接受</w:t>
                </w:r>
                <w:r w:rsidRPr="000A38D0">
                  <w:rPr>
                    <w:rFonts w:cs="Times New Roman" w:eastAsiaTheme="minorEastAsia"/>
                    <w:b/>
                    <w:bCs w:val="0"/>
                    <w:sz w:val="21"/>
                    <w:szCs w:val="21"/>
                    <w:lang w:eastAsia="zh-CN"/>
                  </w:rPr>
                  <w:t>SCT</w:t>
                </w:r>
              </w:p>
            </w:tc>
            <w:tc>
              <w:tcPr>
                <w:tcW w:w="1253" w:type="pct"/>
                <w:tcBorders>
                  <w:top w:val="single" w:color="auto" w:sz="4" w:space="0"/>
                  <w:left w:val="nil"/>
                  <w:bottom w:val="single" w:color="000000" w:themeColor="text1" w:sz="8" w:space="0"/>
                  <w:right w:val="single" w:color="000000" w:themeColor="text1" w:sz="8" w:space="0"/>
                </w:tcBorders>
                <w:tcMar>
                  <w:top w:w="0" w:type="dxa"/>
                  <w:left w:w="108" w:type="dxa"/>
                  <w:bottom w:w="0" w:type="dxa"/>
                  <w:right w:w="108" w:type="dxa"/>
                </w:tcMar>
              </w:tcPr>
              <w:p w:rsidRPr="00827989" w:rsidR="005C3C7C" w:rsidP="008E70E0" w:rsidRDefault="005C3C7C" w14:paraId="09FF971A" w14:textId="4AAB341B">
                <w:pPr>
                  <w:pStyle w:val="TableLeft"/>
                  <w:spacing w:before="120" w:after="120"/>
                  <w:rPr>
                    <w:rFonts w:cs="Times New Roman" w:eastAsiaTheme="minorEastAsia"/>
                    <w:sz w:val="21"/>
                    <w:szCs w:val="21"/>
                    <w:lang w:eastAsia="zh-CN"/>
                  </w:rPr>
                </w:pPr>
                <w:proofErr w:type="gramStart"/>
                <w:r>
                  <w:rPr>
                    <w:rFonts w:hint="eastAsia" w:cs="Times New Roman" w:eastAsiaTheme="minorEastAsia"/>
                    <w:sz w:val="21"/>
                    <w:szCs w:val="21"/>
                    <w:lang w:eastAsia="zh-CN"/>
                  </w:rPr>
                  <w:t>删</w:t>
                </w:r>
                <w:proofErr w:type="gramEnd"/>
                <w:r>
                  <w:rPr>
                    <w:rFonts w:hint="eastAsia" w:cs="Times New Roman" w:eastAsiaTheme="minorEastAsia"/>
                    <w:sz w:val="21"/>
                    <w:szCs w:val="21"/>
                    <w:lang w:eastAsia="zh-CN"/>
                  </w:rPr>
                  <w:t>失于</w:t>
                </w:r>
                <w:r w:rsidRPr="000A38D0">
                  <w:rPr>
                    <w:rFonts w:cs="Times New Roman" w:eastAsiaTheme="minorEastAsia"/>
                    <w:sz w:val="21"/>
                    <w:szCs w:val="21"/>
                    <w:lang w:eastAsia="zh-CN"/>
                  </w:rPr>
                  <w:t>SCT</w:t>
                </w:r>
                <w:r w:rsidRPr="000A38D0">
                  <w:rPr>
                    <w:rFonts w:cs="Times New Roman" w:eastAsiaTheme="minorEastAsia"/>
                    <w:sz w:val="21"/>
                    <w:szCs w:val="21"/>
                    <w:lang w:eastAsia="zh-CN"/>
                  </w:rPr>
                  <w:t>前的末次有效肿瘤评估日期</w:t>
                </w:r>
                <w:r w:rsidRPr="000A38D0">
                  <w:rPr>
                    <w:rFonts w:cs="Times New Roman" w:eastAsiaTheme="minorEastAsia"/>
                    <w:sz w:val="21"/>
                    <w:szCs w:val="21"/>
                    <w:vertAlign w:val="superscript"/>
                    <w:lang w:eastAsia="zh-CN"/>
                  </w:rPr>
                  <w:t>2</w:t>
                </w:r>
                <w:r w:rsidR="00827989">
                  <w:rPr>
                    <w:rFonts w:hint="eastAsia" w:cs="Times New Roman" w:eastAsiaTheme="minorEastAsia"/>
                    <w:sz w:val="21"/>
                    <w:szCs w:val="21"/>
                    <w:lang w:eastAsia="zh-CN"/>
                  </w:rPr>
                  <w:t>（</w:t>
                </w:r>
                <w:proofErr w:type="gramStart"/>
                <w:r w:rsidR="00827989">
                  <w:rPr>
                    <w:rFonts w:hint="eastAsia" w:cs="Times New Roman" w:eastAsiaTheme="minorEastAsia"/>
                    <w:sz w:val="21"/>
                    <w:szCs w:val="21"/>
                    <w:lang w:eastAsia="zh-CN"/>
                  </w:rPr>
                  <w:t>删</w:t>
                </w:r>
                <w:proofErr w:type="gramEnd"/>
                <w:r w:rsidR="00827989">
                  <w:rPr>
                    <w:rFonts w:hint="eastAsia" w:cs="Times New Roman" w:eastAsiaTheme="minorEastAsia"/>
                    <w:sz w:val="21"/>
                    <w:szCs w:val="21"/>
                    <w:lang w:eastAsia="zh-CN"/>
                  </w:rPr>
                  <w:t>失）</w:t>
                </w:r>
              </w:p>
              <w:p w:rsidRPr="000A38D0" w:rsidR="005C3C7C" w:rsidP="005C3252" w:rsidRDefault="005C3C7C" w14:paraId="78A6FC81" w14:textId="3CF94499">
                <w:pPr>
                  <w:pStyle w:val="TableLeft"/>
                  <w:spacing w:before="120" w:after="120"/>
                  <w:jc w:val="both"/>
                  <w:rPr>
                    <w:rFonts w:cs="Times New Roman" w:eastAsiaTheme="minorEastAsia"/>
                    <w:sz w:val="21"/>
                    <w:szCs w:val="21"/>
                    <w:lang w:eastAsia="zh-CN"/>
                  </w:rPr>
                </w:pPr>
              </w:p>
            </w:tc>
            <w:tc>
              <w:tcPr>
                <w:tcW w:w="1082" w:type="pct"/>
                <w:tcBorders>
                  <w:top w:val="single" w:color="auto" w:sz="4" w:space="0"/>
                  <w:left w:val="nil"/>
                  <w:bottom w:val="single" w:color="000000" w:themeColor="text1" w:sz="8" w:space="0"/>
                  <w:right w:val="single" w:color="000000" w:themeColor="text1" w:sz="8" w:space="0"/>
                </w:tcBorders>
              </w:tcPr>
              <w:p w:rsidRPr="000A38D0" w:rsidR="005C3C7C" w:rsidP="005C3252" w:rsidRDefault="005C3C7C" w14:paraId="54BF45A1" w14:textId="77777777">
                <w:pPr>
                  <w:pStyle w:val="TableLeft"/>
                  <w:spacing w:before="120" w:after="120"/>
                  <w:jc w:val="both"/>
                  <w:rPr>
                    <w:rFonts w:cs="Times New Roman" w:eastAsiaTheme="minorEastAsia"/>
                    <w:sz w:val="21"/>
                    <w:szCs w:val="21"/>
                    <w:lang w:eastAsia="zh-CN"/>
                  </w:rPr>
                </w:pPr>
                <w:proofErr w:type="spellStart"/>
                <w:r w:rsidRPr="000A38D0">
                  <w:rPr>
                    <w:rFonts w:cs="Times New Roman" w:eastAsiaTheme="minorEastAsia"/>
                    <w:sz w:val="21"/>
                    <w:szCs w:val="21"/>
                  </w:rPr>
                  <w:t>同主要分析</w:t>
                </w:r>
                <w:proofErr w:type="spellEnd"/>
              </w:p>
              <w:p w:rsidRPr="000A38D0" w:rsidR="005C3C7C" w:rsidP="005C3252" w:rsidRDefault="005C3C7C" w14:paraId="47AE50DA" w14:textId="41C9786D">
                <w:pPr>
                  <w:pStyle w:val="TableLeft"/>
                  <w:spacing w:before="120" w:after="120"/>
                  <w:jc w:val="both"/>
                  <w:rPr>
                    <w:rFonts w:cs="Times New Roman" w:eastAsiaTheme="minorEastAsia"/>
                    <w:sz w:val="21"/>
                    <w:szCs w:val="21"/>
                    <w:lang w:eastAsia="zh-CN"/>
                  </w:rPr>
                </w:pPr>
              </w:p>
            </w:tc>
            <w:tc>
              <w:tcPr>
                <w:tcW w:w="1219" w:type="pct"/>
                <w:tcBorders>
                  <w:top w:val="single" w:color="auto" w:sz="4" w:space="0"/>
                  <w:left w:val="nil"/>
                  <w:bottom w:val="single" w:color="000000" w:themeColor="text1" w:sz="8" w:space="0"/>
                  <w:right w:val="single" w:color="000000" w:themeColor="text1" w:sz="8" w:space="0"/>
                </w:tcBorders>
              </w:tcPr>
              <w:p w:rsidRPr="000A38D0" w:rsidR="005C3C7C" w:rsidP="005C3252" w:rsidRDefault="005C3C7C" w14:paraId="54913BC9" w14:textId="77777777">
                <w:pPr>
                  <w:pStyle w:val="TableLeft"/>
                  <w:spacing w:before="120" w:after="120"/>
                  <w:jc w:val="both"/>
                  <w:rPr>
                    <w:rFonts w:cs="Times New Roman" w:eastAsiaTheme="minorEastAsia"/>
                    <w:sz w:val="21"/>
                    <w:szCs w:val="21"/>
                    <w:lang w:eastAsia="zh-CN"/>
                  </w:rPr>
                </w:pPr>
                <w:proofErr w:type="spellStart"/>
                <w:r w:rsidRPr="000A38D0">
                  <w:rPr>
                    <w:rFonts w:cs="Times New Roman" w:eastAsiaTheme="minorEastAsia"/>
                    <w:sz w:val="21"/>
                    <w:szCs w:val="21"/>
                  </w:rPr>
                  <w:t>同主要分析</w:t>
                </w:r>
                <w:proofErr w:type="spellEnd"/>
              </w:p>
              <w:p w:rsidRPr="000A38D0" w:rsidR="005C3C7C" w:rsidP="005C3252" w:rsidRDefault="005C3C7C" w14:paraId="682ACA72" w14:textId="691DB514">
                <w:pPr>
                  <w:pStyle w:val="TableLeft"/>
                  <w:spacing w:before="120" w:after="120"/>
                  <w:jc w:val="both"/>
                  <w:rPr>
                    <w:rFonts w:cs="Times New Roman" w:eastAsiaTheme="minorEastAsia"/>
                    <w:sz w:val="21"/>
                    <w:szCs w:val="21"/>
                    <w:lang w:eastAsia="zh-CN"/>
                  </w:rPr>
                </w:pPr>
              </w:p>
            </w:tc>
          </w:tr>
          <w:tr w:rsidRPr="000A38D0" w:rsidR="004F2B8D" w:rsidTr="007A472F" w14:paraId="0E955D51" w14:textId="3612EBCD">
            <w:trPr>
              <w:trHeight w:val="268"/>
              <w:jc w:val="center"/>
            </w:trPr>
            <w:tc>
              <w:tcPr>
                <w:tcW w:w="226" w:type="pct"/>
                <w:tcBorders>
                  <w:top w:val="nil"/>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tcPr>
              <w:p w:rsidRPr="00492498" w:rsidR="005C3C7C" w:rsidP="00B54243" w:rsidRDefault="005C3C7C" w14:paraId="0E955D4D" w14:textId="2AB68569">
                <w:pPr>
                  <w:pStyle w:val="TableLeft"/>
                  <w:spacing w:before="120" w:after="120"/>
                  <w:jc w:val="both"/>
                  <w:rPr>
                    <w:rFonts w:eastAsia="SimSun" w:cs="Times New Roman"/>
                    <w:b/>
                    <w:bCs w:val="0"/>
                    <w:sz w:val="21"/>
                    <w:szCs w:val="21"/>
                    <w:lang w:eastAsia="zh-CN"/>
                  </w:rPr>
                </w:pPr>
                <w:r>
                  <w:rPr>
                    <w:rFonts w:hint="eastAsia" w:eastAsia="SimSun" w:cs="Times New Roman"/>
                    <w:b/>
                    <w:bCs w:val="0"/>
                    <w:sz w:val="21"/>
                    <w:szCs w:val="21"/>
                    <w:lang w:eastAsia="zh-CN"/>
                  </w:rPr>
                  <w:t>3</w:t>
                </w:r>
              </w:p>
            </w:tc>
            <w:tc>
              <w:tcPr>
                <w:tcW w:w="1220" w:type="pct"/>
                <w:tcBorders>
                  <w:top w:val="nil"/>
                  <w:left w:val="nil"/>
                  <w:bottom w:val="single" w:color="000000" w:themeColor="text1" w:sz="8" w:space="0"/>
                  <w:right w:val="single" w:color="000000" w:themeColor="text1" w:sz="8" w:space="0"/>
                </w:tcBorders>
                <w:tcMar>
                  <w:top w:w="0" w:type="dxa"/>
                  <w:left w:w="108" w:type="dxa"/>
                  <w:bottom w:w="0" w:type="dxa"/>
                  <w:right w:w="108" w:type="dxa"/>
                </w:tcMar>
              </w:tcPr>
              <w:p w:rsidRPr="000A38D0" w:rsidR="005C3C7C" w:rsidP="00B54243" w:rsidRDefault="005C3C7C" w14:paraId="0E955D4E" w14:textId="36B688C8">
                <w:pPr>
                  <w:pStyle w:val="TableLeft"/>
                  <w:spacing w:before="120" w:after="120"/>
                  <w:jc w:val="both"/>
                  <w:rPr>
                    <w:rFonts w:cs="Times New Roman" w:eastAsiaTheme="minorEastAsia"/>
                    <w:b/>
                    <w:bCs w:val="0"/>
                    <w:sz w:val="21"/>
                    <w:szCs w:val="21"/>
                    <w:lang w:eastAsia="zh-CN"/>
                  </w:rPr>
                </w:pPr>
                <w:r w:rsidRPr="000A38D0">
                  <w:rPr>
                    <w:rFonts w:cs="Times New Roman" w:eastAsiaTheme="minorEastAsia"/>
                    <w:b/>
                    <w:bCs w:val="0"/>
                    <w:sz w:val="21"/>
                    <w:szCs w:val="21"/>
                    <w:lang w:eastAsia="zh-CN"/>
                  </w:rPr>
                  <w:t>无</w:t>
                </w:r>
                <w:r w:rsidRPr="000A38D0">
                  <w:rPr>
                    <w:rFonts w:cs="Times New Roman" w:eastAsiaTheme="minorEastAsia"/>
                    <w:b/>
                    <w:bCs w:val="0"/>
                    <w:sz w:val="21"/>
                    <w:szCs w:val="21"/>
                    <w:lang w:eastAsia="zh-CN"/>
                  </w:rPr>
                  <w:t>PD</w:t>
                </w:r>
                <w:r w:rsidRPr="000A38D0">
                  <w:rPr>
                    <w:rFonts w:cs="Times New Roman" w:eastAsiaTheme="minorEastAsia"/>
                    <w:b/>
                    <w:bCs w:val="0"/>
                    <w:sz w:val="21"/>
                    <w:szCs w:val="21"/>
                    <w:vertAlign w:val="superscript"/>
                    <w:lang w:eastAsia="zh-CN"/>
                  </w:rPr>
                  <w:t>1</w:t>
                </w:r>
                <w:r w:rsidRPr="000A38D0">
                  <w:rPr>
                    <w:rFonts w:cs="Times New Roman" w:eastAsiaTheme="minorEastAsia"/>
                    <w:b/>
                    <w:bCs w:val="0"/>
                    <w:sz w:val="21"/>
                    <w:szCs w:val="21"/>
                    <w:lang w:eastAsia="zh-CN"/>
                  </w:rPr>
                  <w:t>和死亡；未接受</w:t>
                </w:r>
                <w:r w:rsidRPr="000A38D0">
                  <w:rPr>
                    <w:rFonts w:cs="Times New Roman" w:eastAsiaTheme="minorEastAsia"/>
                    <w:b/>
                    <w:bCs w:val="0"/>
                    <w:sz w:val="21"/>
                    <w:szCs w:val="21"/>
                    <w:lang w:eastAsia="zh-CN"/>
                  </w:rPr>
                  <w:t>SCT</w:t>
                </w:r>
                <w:r w:rsidRPr="000A38D0">
                  <w:rPr>
                    <w:rFonts w:cs="Times New Roman" w:eastAsiaTheme="minorEastAsia"/>
                    <w:b/>
                    <w:bCs w:val="0"/>
                    <w:sz w:val="21"/>
                    <w:szCs w:val="21"/>
                    <w:lang w:eastAsia="zh-CN"/>
                  </w:rPr>
                  <w:t>且开始（除</w:t>
                </w:r>
                <w:r w:rsidRPr="000A38D0">
                  <w:rPr>
                    <w:rFonts w:cs="Times New Roman" w:eastAsiaTheme="minorEastAsia"/>
                    <w:b/>
                    <w:bCs w:val="0"/>
                    <w:sz w:val="21"/>
                    <w:szCs w:val="21"/>
                    <w:lang w:eastAsia="zh-CN"/>
                  </w:rPr>
                  <w:t>SCT</w:t>
                </w:r>
                <w:r w:rsidRPr="000A38D0">
                  <w:rPr>
                    <w:rFonts w:cs="Times New Roman" w:eastAsiaTheme="minorEastAsia"/>
                    <w:b/>
                    <w:bCs w:val="0"/>
                    <w:sz w:val="21"/>
                    <w:szCs w:val="21"/>
                    <w:lang w:eastAsia="zh-CN"/>
                  </w:rPr>
                  <w:t>以外的）新的抗肿瘤治疗</w:t>
                </w:r>
              </w:p>
            </w:tc>
            <w:tc>
              <w:tcPr>
                <w:tcW w:w="1253" w:type="pct"/>
                <w:tcBorders>
                  <w:top w:val="nil"/>
                  <w:left w:val="nil"/>
                  <w:bottom w:val="single" w:color="000000" w:themeColor="text1" w:sz="8" w:space="0"/>
                  <w:right w:val="single" w:color="000000" w:themeColor="text1" w:sz="8" w:space="0"/>
                </w:tcBorders>
                <w:tcMar>
                  <w:top w:w="0" w:type="dxa"/>
                  <w:left w:w="108" w:type="dxa"/>
                  <w:bottom w:w="0" w:type="dxa"/>
                  <w:right w:w="108" w:type="dxa"/>
                </w:tcMar>
              </w:tcPr>
              <w:p w:rsidRPr="00827989" w:rsidR="005C3C7C" w:rsidP="00B54243" w:rsidRDefault="005C3C7C" w14:paraId="24CA49CC" w14:textId="643F8E80">
                <w:pPr>
                  <w:pStyle w:val="TableLeft"/>
                  <w:spacing w:before="120" w:after="120"/>
                  <w:jc w:val="both"/>
                  <w:rPr>
                    <w:rFonts w:cs="Times New Roman" w:eastAsiaTheme="minorEastAsia"/>
                    <w:sz w:val="21"/>
                    <w:szCs w:val="21"/>
                    <w:lang w:eastAsia="zh-CN"/>
                  </w:rPr>
                </w:pPr>
                <w:proofErr w:type="gramStart"/>
                <w:r>
                  <w:rPr>
                    <w:rFonts w:hint="eastAsia" w:cs="Times New Roman" w:eastAsiaTheme="minorEastAsia"/>
                    <w:sz w:val="21"/>
                    <w:szCs w:val="21"/>
                    <w:lang w:eastAsia="zh-CN"/>
                  </w:rPr>
                  <w:t>删</w:t>
                </w:r>
                <w:proofErr w:type="gramEnd"/>
                <w:r>
                  <w:rPr>
                    <w:rFonts w:hint="eastAsia" w:cs="Times New Roman" w:eastAsiaTheme="minorEastAsia"/>
                    <w:sz w:val="21"/>
                    <w:szCs w:val="21"/>
                    <w:lang w:eastAsia="zh-CN"/>
                  </w:rPr>
                  <w:t>失于</w:t>
                </w:r>
                <w:r w:rsidRPr="000A38D0">
                  <w:rPr>
                    <w:rFonts w:cs="Times New Roman" w:eastAsiaTheme="minorEastAsia"/>
                    <w:sz w:val="21"/>
                    <w:szCs w:val="21"/>
                    <w:lang w:eastAsia="zh-CN"/>
                  </w:rPr>
                  <w:t>开始新的抗肿瘤治疗前的末次有效肿瘤评估日期</w:t>
                </w:r>
                <w:r w:rsidRPr="000A38D0">
                  <w:rPr>
                    <w:rFonts w:cs="Times New Roman" w:eastAsiaTheme="minorEastAsia"/>
                    <w:sz w:val="21"/>
                    <w:szCs w:val="21"/>
                    <w:vertAlign w:val="superscript"/>
                    <w:lang w:eastAsia="zh-CN"/>
                  </w:rPr>
                  <w:t>2</w:t>
                </w:r>
                <w:r w:rsidR="00827989">
                  <w:rPr>
                    <w:rFonts w:hint="eastAsia" w:cs="Times New Roman" w:eastAsiaTheme="minorEastAsia"/>
                    <w:sz w:val="21"/>
                    <w:szCs w:val="21"/>
                    <w:lang w:eastAsia="zh-CN"/>
                  </w:rPr>
                  <w:t>（</w:t>
                </w:r>
                <w:proofErr w:type="gramStart"/>
                <w:r w:rsidR="00827989">
                  <w:rPr>
                    <w:rFonts w:hint="eastAsia" w:cs="Times New Roman" w:eastAsiaTheme="minorEastAsia"/>
                    <w:sz w:val="21"/>
                    <w:szCs w:val="21"/>
                    <w:lang w:eastAsia="zh-CN"/>
                  </w:rPr>
                  <w:t>删</w:t>
                </w:r>
                <w:proofErr w:type="gramEnd"/>
                <w:r w:rsidR="00827989">
                  <w:rPr>
                    <w:rFonts w:hint="eastAsia" w:cs="Times New Roman" w:eastAsiaTheme="minorEastAsia"/>
                    <w:sz w:val="21"/>
                    <w:szCs w:val="21"/>
                    <w:lang w:eastAsia="zh-CN"/>
                  </w:rPr>
                  <w:t>失）</w:t>
                </w:r>
              </w:p>
              <w:p w:rsidRPr="000A38D0" w:rsidR="005C3C7C" w:rsidP="00B54243" w:rsidRDefault="005C3C7C" w14:paraId="0E955D50" w14:textId="33B8A50C">
                <w:pPr>
                  <w:pStyle w:val="TableLeft"/>
                  <w:spacing w:before="120" w:after="120"/>
                  <w:jc w:val="both"/>
                  <w:rPr>
                    <w:rFonts w:cs="Times New Roman" w:eastAsiaTheme="minorEastAsia"/>
                    <w:sz w:val="21"/>
                    <w:szCs w:val="21"/>
                    <w:lang w:eastAsia="zh-CN"/>
                  </w:rPr>
                </w:pPr>
              </w:p>
            </w:tc>
            <w:tc>
              <w:tcPr>
                <w:tcW w:w="1082" w:type="pct"/>
                <w:tcBorders>
                  <w:top w:val="nil"/>
                  <w:left w:val="nil"/>
                  <w:bottom w:val="single" w:color="000000" w:themeColor="text1" w:sz="8" w:space="0"/>
                  <w:right w:val="single" w:color="000000" w:themeColor="text1" w:sz="8" w:space="0"/>
                </w:tcBorders>
              </w:tcPr>
              <w:p w:rsidRPr="000A38D0" w:rsidR="005C3C7C" w:rsidP="00B54243" w:rsidRDefault="005C3C7C" w14:paraId="4B5B8ECB" w14:textId="77777777">
                <w:pPr>
                  <w:pStyle w:val="TableLeft"/>
                  <w:spacing w:before="120" w:after="120"/>
                  <w:jc w:val="both"/>
                  <w:rPr>
                    <w:rFonts w:cs="Times New Roman" w:eastAsiaTheme="minorEastAsia"/>
                    <w:sz w:val="21"/>
                    <w:szCs w:val="21"/>
                  </w:rPr>
                </w:pPr>
                <w:proofErr w:type="spellStart"/>
                <w:r w:rsidRPr="000A38D0">
                  <w:rPr>
                    <w:rFonts w:cs="Times New Roman" w:eastAsiaTheme="minorEastAsia"/>
                    <w:sz w:val="21"/>
                    <w:szCs w:val="21"/>
                  </w:rPr>
                  <w:t>同主要分析</w:t>
                </w:r>
                <w:proofErr w:type="spellEnd"/>
              </w:p>
              <w:p w:rsidRPr="000A38D0" w:rsidR="005C3C7C" w:rsidP="00B54243" w:rsidRDefault="005C3C7C" w14:paraId="6C1CD359" w14:textId="4DA07C99">
                <w:pPr>
                  <w:pStyle w:val="TableLeft"/>
                  <w:spacing w:before="120" w:after="120"/>
                  <w:jc w:val="both"/>
                  <w:rPr>
                    <w:rFonts w:cs="Times New Roman" w:eastAsiaTheme="minorEastAsia"/>
                    <w:sz w:val="21"/>
                    <w:szCs w:val="21"/>
                  </w:rPr>
                </w:pPr>
              </w:p>
            </w:tc>
            <w:tc>
              <w:tcPr>
                <w:tcW w:w="1219" w:type="pct"/>
                <w:tcBorders>
                  <w:top w:val="nil"/>
                  <w:left w:val="nil"/>
                  <w:bottom w:val="single" w:color="000000" w:themeColor="text1" w:sz="8" w:space="0"/>
                  <w:right w:val="single" w:color="000000" w:themeColor="text1" w:sz="8" w:space="0"/>
                </w:tcBorders>
              </w:tcPr>
              <w:p w:rsidRPr="000A38D0" w:rsidR="005C3C7C" w:rsidP="00B54243" w:rsidRDefault="005C3C7C" w14:paraId="009F318A" w14:textId="52621A29">
                <w:pPr>
                  <w:pStyle w:val="TableLeft"/>
                  <w:spacing w:before="120" w:after="120"/>
                  <w:jc w:val="both"/>
                  <w:rPr>
                    <w:rFonts w:cs="Times New Roman" w:eastAsiaTheme="minorEastAsia"/>
                    <w:sz w:val="21"/>
                    <w:szCs w:val="21"/>
                    <w:lang w:eastAsia="zh-CN"/>
                  </w:rPr>
                </w:pPr>
                <w:r>
                  <w:rPr>
                    <w:rFonts w:hint="eastAsia" w:cs="Times New Roman" w:eastAsiaTheme="minorEastAsia"/>
                    <w:sz w:val="21"/>
                    <w:szCs w:val="21"/>
                    <w:lang w:eastAsia="zh-CN"/>
                  </w:rPr>
                  <w:t>进展于</w:t>
                </w:r>
                <w:r w:rsidRPr="000A38D0">
                  <w:rPr>
                    <w:rFonts w:cs="Times New Roman" w:eastAsiaTheme="minorEastAsia"/>
                    <w:sz w:val="21"/>
                    <w:szCs w:val="21"/>
                    <w:lang w:eastAsia="zh-CN"/>
                  </w:rPr>
                  <w:t>接受（除</w:t>
                </w:r>
                <w:r w:rsidRPr="000A38D0">
                  <w:rPr>
                    <w:rFonts w:cs="Times New Roman" w:eastAsiaTheme="minorEastAsia"/>
                    <w:sz w:val="21"/>
                    <w:szCs w:val="21"/>
                    <w:lang w:eastAsia="zh-CN"/>
                  </w:rPr>
                  <w:t>SCT</w:t>
                </w:r>
                <w:r w:rsidRPr="000A38D0">
                  <w:rPr>
                    <w:rFonts w:cs="Times New Roman" w:eastAsiaTheme="minorEastAsia"/>
                    <w:sz w:val="21"/>
                    <w:szCs w:val="21"/>
                    <w:lang w:eastAsia="zh-CN"/>
                  </w:rPr>
                  <w:t>以外的）新的抗肿瘤治疗日期</w:t>
                </w:r>
                <w:r w:rsidR="009E616D">
                  <w:rPr>
                    <w:rFonts w:hint="eastAsia" w:cs="Times New Roman" w:eastAsiaTheme="minorEastAsia"/>
                    <w:sz w:val="21"/>
                    <w:szCs w:val="21"/>
                    <w:lang w:eastAsia="zh-CN"/>
                  </w:rPr>
                  <w:t>（事件）</w:t>
                </w:r>
              </w:p>
              <w:p w:rsidRPr="000A38D0" w:rsidR="005C3C7C" w:rsidP="00B54243" w:rsidRDefault="005C3C7C" w14:paraId="0EECE57A" w14:textId="20D8DF1D">
                <w:pPr>
                  <w:pStyle w:val="TableLeft"/>
                  <w:spacing w:before="120" w:after="120"/>
                  <w:jc w:val="both"/>
                  <w:rPr>
                    <w:rFonts w:cs="Times New Roman" w:eastAsiaTheme="minorEastAsia"/>
                    <w:sz w:val="21"/>
                    <w:szCs w:val="21"/>
                    <w:lang w:eastAsia="zh-CN"/>
                  </w:rPr>
                </w:pPr>
              </w:p>
            </w:tc>
          </w:tr>
          <w:tr w:rsidRPr="00492498" w:rsidR="004F2B8D" w:rsidTr="007A472F" w14:paraId="0E955D60" w14:textId="476DF3C9">
            <w:trPr>
              <w:trHeight w:val="268"/>
              <w:jc w:val="center"/>
            </w:trPr>
            <w:tc>
              <w:tcPr>
                <w:tcW w:w="226" w:type="pct"/>
                <w:tcBorders>
                  <w:top w:val="nil"/>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tcPr>
              <w:p w:rsidRPr="00492498" w:rsidR="005C3C7C" w:rsidP="00551757" w:rsidRDefault="005C3C7C" w14:paraId="0E955D5C" w14:textId="690A83E8">
                <w:pPr>
                  <w:pStyle w:val="TableLeft"/>
                  <w:spacing w:before="120" w:after="120"/>
                  <w:jc w:val="both"/>
                  <w:rPr>
                    <w:rFonts w:eastAsia="SimSun" w:cs="Times New Roman"/>
                    <w:b/>
                    <w:bCs w:val="0"/>
                    <w:sz w:val="21"/>
                    <w:szCs w:val="21"/>
                  </w:rPr>
                </w:pPr>
                <w:r>
                  <w:rPr>
                    <w:rFonts w:hint="eastAsia" w:eastAsia="SimSun" w:cs="Times New Roman"/>
                    <w:b/>
                    <w:bCs w:val="0"/>
                    <w:sz w:val="21"/>
                    <w:szCs w:val="21"/>
                    <w:lang w:eastAsia="zh-CN"/>
                  </w:rPr>
                  <w:t>4</w:t>
                </w:r>
              </w:p>
            </w:tc>
            <w:tc>
              <w:tcPr>
                <w:tcW w:w="1220" w:type="pct"/>
                <w:tcBorders>
                  <w:top w:val="nil"/>
                  <w:left w:val="nil"/>
                  <w:bottom w:val="single" w:color="000000" w:themeColor="text1" w:sz="8" w:space="0"/>
                  <w:right w:val="single" w:color="000000" w:themeColor="text1" w:sz="8" w:space="0"/>
                </w:tcBorders>
                <w:tcMar>
                  <w:top w:w="0" w:type="dxa"/>
                  <w:left w:w="108" w:type="dxa"/>
                  <w:bottom w:w="0" w:type="dxa"/>
                  <w:right w:w="108" w:type="dxa"/>
                </w:tcMar>
              </w:tcPr>
              <w:p w:rsidRPr="000A38D0" w:rsidR="005C3C7C" w:rsidP="00551757" w:rsidRDefault="005C3C7C" w14:paraId="0E955D5D" w14:textId="4BBDFB48">
                <w:pPr>
                  <w:pStyle w:val="TableLeft"/>
                  <w:spacing w:before="120" w:after="120"/>
                  <w:jc w:val="both"/>
                  <w:rPr>
                    <w:rFonts w:cs="Times New Roman" w:eastAsiaTheme="minorEastAsia"/>
                    <w:b/>
                    <w:color w:val="000000"/>
                    <w:sz w:val="21"/>
                    <w:szCs w:val="21"/>
                    <w:lang w:eastAsia="zh-CN"/>
                  </w:rPr>
                </w:pPr>
                <w:r w:rsidRPr="000A38D0">
                  <w:rPr>
                    <w:rFonts w:cs="Times New Roman" w:eastAsiaTheme="minorEastAsia"/>
                    <w:b/>
                    <w:bCs w:val="0"/>
                    <w:color w:val="000000"/>
                    <w:sz w:val="21"/>
                    <w:szCs w:val="21"/>
                    <w:lang w:eastAsia="zh-CN"/>
                  </w:rPr>
                  <w:t>在</w:t>
                </w:r>
                <w:r w:rsidRPr="000A38D0">
                  <w:rPr>
                    <w:rFonts w:cs="Times New Roman" w:eastAsiaTheme="minorEastAsia"/>
                    <w:b/>
                    <w:bCs w:val="0"/>
                    <w:color w:val="000000"/>
                    <w:sz w:val="21"/>
                    <w:szCs w:val="21"/>
                    <w:lang w:eastAsia="zh-CN"/>
                  </w:rPr>
                  <w:t>≥2</w:t>
                </w:r>
                <w:r w:rsidRPr="000A38D0">
                  <w:rPr>
                    <w:rFonts w:cs="Times New Roman" w:eastAsiaTheme="minorEastAsia"/>
                    <w:b/>
                    <w:bCs w:val="0"/>
                    <w:color w:val="000000"/>
                    <w:sz w:val="21"/>
                    <w:szCs w:val="21"/>
                    <w:lang w:eastAsia="zh-CN"/>
                  </w:rPr>
                  <w:t>次连续缺失</w:t>
                </w:r>
                <w:commentRangeStart w:id="330"/>
                <w:commentRangeStart w:id="331"/>
                <w:commentRangeStart w:id="332"/>
                <w:r w:rsidRPr="000A38D0">
                  <w:rPr>
                    <w:rFonts w:cs="Times New Roman" w:eastAsiaTheme="minorEastAsia"/>
                    <w:b/>
                    <w:bCs w:val="0"/>
                    <w:color w:val="000000"/>
                    <w:sz w:val="21"/>
                    <w:szCs w:val="21"/>
                    <w:lang w:eastAsia="zh-CN"/>
                  </w:rPr>
                  <w:t>有效的肿瘤评估</w:t>
                </w:r>
                <w:r w:rsidRPr="000A38D0">
                  <w:rPr>
                    <w:rFonts w:cs="Times New Roman" w:eastAsiaTheme="minorEastAsia"/>
                    <w:b/>
                    <w:bCs w:val="0"/>
                    <w:color w:val="000000"/>
                    <w:sz w:val="21"/>
                    <w:szCs w:val="21"/>
                    <w:vertAlign w:val="superscript"/>
                    <w:lang w:eastAsia="zh-CN"/>
                  </w:rPr>
                  <w:t>3</w:t>
                </w:r>
                <w:r w:rsidRPr="000A38D0">
                  <w:rPr>
                    <w:rFonts w:cs="Times New Roman" w:eastAsiaTheme="minorEastAsia"/>
                    <w:b/>
                    <w:bCs w:val="0"/>
                    <w:color w:val="000000"/>
                    <w:sz w:val="21"/>
                    <w:szCs w:val="21"/>
                    <w:lang w:eastAsia="zh-CN"/>
                  </w:rPr>
                  <w:t>后</w:t>
                </w:r>
                <w:r>
                  <w:rPr>
                    <w:rFonts w:hint="eastAsia" w:cs="Times New Roman" w:eastAsiaTheme="minorEastAsia"/>
                    <w:b/>
                    <w:bCs w:val="0"/>
                    <w:color w:val="000000"/>
                    <w:sz w:val="21"/>
                    <w:szCs w:val="21"/>
                    <w:lang w:eastAsia="zh-CN"/>
                  </w:rPr>
                  <w:t>或</w:t>
                </w:r>
                <w:r w:rsidRPr="00250A93">
                  <w:rPr>
                    <w:rFonts w:hint="eastAsia" w:cs="Times New Roman" w:eastAsiaTheme="minorEastAsia"/>
                    <w:b/>
                    <w:bCs w:val="0"/>
                    <w:color w:val="000000"/>
                    <w:sz w:val="21"/>
                    <w:szCs w:val="21"/>
                    <w:lang w:eastAsia="zh-CN"/>
                  </w:rPr>
                  <w:t>（除</w:t>
                </w:r>
                <w:r w:rsidRPr="00250A93">
                  <w:rPr>
                    <w:rFonts w:hint="eastAsia" w:cs="Times New Roman" w:eastAsiaTheme="minorEastAsia"/>
                    <w:b/>
                    <w:bCs w:val="0"/>
                    <w:color w:val="000000"/>
                    <w:sz w:val="21"/>
                    <w:szCs w:val="21"/>
                    <w:lang w:eastAsia="zh-CN"/>
                  </w:rPr>
                  <w:t>SCT</w:t>
                </w:r>
                <w:r w:rsidRPr="00250A93">
                  <w:rPr>
                    <w:rFonts w:hint="eastAsia" w:cs="Times New Roman" w:eastAsiaTheme="minorEastAsia"/>
                    <w:b/>
                    <w:bCs w:val="0"/>
                    <w:color w:val="000000"/>
                    <w:sz w:val="21"/>
                    <w:szCs w:val="21"/>
                    <w:lang w:eastAsia="zh-CN"/>
                  </w:rPr>
                  <w:t>以外的）新的抗肿瘤治疗后</w:t>
                </w:r>
                <w:r w:rsidRPr="000A38D0">
                  <w:rPr>
                    <w:rFonts w:cs="Times New Roman" w:eastAsiaTheme="minorEastAsia"/>
                    <w:b/>
                    <w:bCs w:val="0"/>
                    <w:color w:val="000000"/>
                    <w:sz w:val="21"/>
                    <w:szCs w:val="21"/>
                    <w:lang w:eastAsia="zh-CN"/>
                  </w:rPr>
                  <w:t>立即记录到</w:t>
                </w:r>
                <w:r w:rsidRPr="000A38D0">
                  <w:rPr>
                    <w:rFonts w:cs="Times New Roman" w:eastAsiaTheme="minorEastAsia"/>
                    <w:b/>
                    <w:bCs w:val="0"/>
                    <w:color w:val="000000"/>
                    <w:sz w:val="21"/>
                    <w:szCs w:val="21"/>
                    <w:lang w:eastAsia="zh-CN"/>
                  </w:rPr>
                  <w:t>PD</w:t>
                </w:r>
                <w:r w:rsidRPr="000A38D0">
                  <w:rPr>
                    <w:rFonts w:cs="Times New Roman" w:eastAsiaTheme="minorEastAsia"/>
                    <w:b/>
                    <w:bCs w:val="0"/>
                    <w:sz w:val="21"/>
                    <w:szCs w:val="21"/>
                    <w:vertAlign w:val="superscript"/>
                    <w:lang w:eastAsia="zh-CN"/>
                  </w:rPr>
                  <w:t>1</w:t>
                </w:r>
                <w:r w:rsidRPr="000A38D0">
                  <w:rPr>
                    <w:rFonts w:cs="Times New Roman" w:eastAsiaTheme="minorEastAsia"/>
                    <w:b/>
                    <w:bCs w:val="0"/>
                    <w:color w:val="000000"/>
                    <w:sz w:val="21"/>
                    <w:szCs w:val="21"/>
                    <w:lang w:eastAsia="zh-CN"/>
                  </w:rPr>
                  <w:t>或死亡</w:t>
                </w:r>
                <w:commentRangeEnd w:id="330"/>
                <w:r w:rsidRPr="000A38D0">
                  <w:rPr>
                    <w:rStyle w:val="CommentReference"/>
                    <w:rFonts w:cs="Times New Roman" w:eastAsiaTheme="minorEastAsia"/>
                    <w:bCs w:val="0"/>
                    <w:kern w:val="0"/>
                    <w:sz w:val="21"/>
                    <w:szCs w:val="21"/>
                  </w:rPr>
                  <w:commentReference w:id="330"/>
                </w:r>
                <w:commentRangeEnd w:id="331"/>
                <w:r w:rsidRPr="000A38D0">
                  <w:rPr>
                    <w:rStyle w:val="CommentReference"/>
                    <w:rFonts w:cs="Times New Roman" w:eastAsiaTheme="minorEastAsia"/>
                    <w:bCs w:val="0"/>
                    <w:kern w:val="0"/>
                    <w:sz w:val="21"/>
                    <w:szCs w:val="21"/>
                  </w:rPr>
                  <w:commentReference w:id="331"/>
                </w:r>
                <w:commentRangeEnd w:id="332"/>
                <w:r w:rsidRPr="000A38D0">
                  <w:rPr>
                    <w:rStyle w:val="CommentReference"/>
                    <w:rFonts w:cs="Times New Roman" w:eastAsiaTheme="minorEastAsia"/>
                    <w:bCs w:val="0"/>
                    <w:kern w:val="0"/>
                    <w:sz w:val="21"/>
                    <w:szCs w:val="21"/>
                  </w:rPr>
                  <w:commentReference w:id="332"/>
                </w:r>
              </w:p>
            </w:tc>
            <w:tc>
              <w:tcPr>
                <w:tcW w:w="1253" w:type="pct"/>
                <w:tcBorders>
                  <w:top w:val="nil"/>
                  <w:left w:val="nil"/>
                  <w:bottom w:val="single" w:color="000000" w:themeColor="text1" w:sz="8" w:space="0"/>
                  <w:right w:val="single" w:color="000000" w:themeColor="text1" w:sz="8" w:space="0"/>
                </w:tcBorders>
                <w:tcMar>
                  <w:top w:w="0" w:type="dxa"/>
                  <w:left w:w="108" w:type="dxa"/>
                  <w:bottom w:w="0" w:type="dxa"/>
                  <w:right w:w="108" w:type="dxa"/>
                </w:tcMar>
              </w:tcPr>
              <w:p w:rsidRPr="00827989" w:rsidR="005C3C7C" w:rsidP="00551757" w:rsidRDefault="005C3C7C" w14:paraId="282AD3D4" w14:textId="2A234653">
                <w:pPr>
                  <w:pStyle w:val="TableLeft"/>
                  <w:spacing w:before="120" w:after="120"/>
                  <w:jc w:val="both"/>
                  <w:rPr>
                    <w:rFonts w:cs="Times New Roman" w:eastAsiaTheme="minorEastAsia"/>
                    <w:sz w:val="21"/>
                    <w:szCs w:val="21"/>
                    <w:lang w:eastAsia="zh-CN"/>
                  </w:rPr>
                </w:pPr>
                <w:proofErr w:type="gramStart"/>
                <w:r>
                  <w:rPr>
                    <w:rFonts w:hint="eastAsia" w:cs="Times New Roman" w:eastAsiaTheme="minorEastAsia"/>
                    <w:sz w:val="21"/>
                    <w:szCs w:val="21"/>
                    <w:lang w:eastAsia="zh-CN"/>
                  </w:rPr>
                  <w:t>删</w:t>
                </w:r>
                <w:proofErr w:type="gramEnd"/>
                <w:r>
                  <w:rPr>
                    <w:rFonts w:hint="eastAsia" w:cs="Times New Roman" w:eastAsiaTheme="minorEastAsia"/>
                    <w:sz w:val="21"/>
                    <w:szCs w:val="21"/>
                    <w:lang w:eastAsia="zh-CN"/>
                  </w:rPr>
                  <w:t>失于</w:t>
                </w:r>
                <w:r w:rsidRPr="000A38D0">
                  <w:rPr>
                    <w:rFonts w:cs="Times New Roman" w:eastAsiaTheme="minorEastAsia"/>
                    <w:sz w:val="21"/>
                    <w:szCs w:val="21"/>
                    <w:lang w:eastAsia="zh-CN"/>
                  </w:rPr>
                  <w:t>连续缺失肿瘤评估之前的</w:t>
                </w:r>
                <w:r>
                  <w:rPr>
                    <w:rFonts w:hint="eastAsia" w:cs="Times New Roman" w:eastAsiaTheme="minorEastAsia"/>
                    <w:sz w:val="21"/>
                    <w:szCs w:val="21"/>
                    <w:lang w:eastAsia="zh-CN"/>
                  </w:rPr>
                  <w:t>或</w:t>
                </w:r>
                <w:ins w:author="杨 志军" w:date="2025-07-28T16:27:00Z" w16du:dateUtc="2025-07-28T08:27:00Z" w:id="333">
                  <w:r w:rsidR="005704A4">
                    <w:rPr>
                      <w:rFonts w:hint="eastAsia" w:cs="Times New Roman" w:eastAsiaTheme="minorEastAsia"/>
                      <w:sz w:val="21"/>
                      <w:szCs w:val="21"/>
                      <w:lang w:eastAsia="zh-CN"/>
                    </w:rPr>
                    <w:t xml:space="preserve"> </w:t>
                  </w:r>
                </w:ins>
                <w:r w:rsidRPr="000A38D0">
                  <w:rPr>
                    <w:rFonts w:cs="Times New Roman" w:eastAsiaTheme="minorEastAsia"/>
                    <w:sz w:val="21"/>
                    <w:szCs w:val="21"/>
                    <w:lang w:eastAsia="zh-CN"/>
                  </w:rPr>
                  <w:t>新抗肿瘤治疗前的末次有效肿瘤评估日期</w:t>
                </w:r>
                <w:r w:rsidRPr="000A38D0">
                  <w:rPr>
                    <w:rFonts w:cs="Times New Roman" w:eastAsiaTheme="minorEastAsia"/>
                    <w:sz w:val="21"/>
                    <w:szCs w:val="21"/>
                    <w:vertAlign w:val="superscript"/>
                    <w:lang w:eastAsia="zh-CN"/>
                  </w:rPr>
                  <w:t>2</w:t>
                </w:r>
                <w:r w:rsidR="00827989">
                  <w:rPr>
                    <w:rFonts w:hint="eastAsia" w:cs="Times New Roman" w:eastAsiaTheme="minorEastAsia"/>
                    <w:sz w:val="21"/>
                    <w:szCs w:val="21"/>
                    <w:lang w:eastAsia="zh-CN"/>
                  </w:rPr>
                  <w:t>（</w:t>
                </w:r>
                <w:proofErr w:type="gramStart"/>
                <w:r w:rsidR="00827989">
                  <w:rPr>
                    <w:rFonts w:hint="eastAsia" w:cs="Times New Roman" w:eastAsiaTheme="minorEastAsia"/>
                    <w:sz w:val="21"/>
                    <w:szCs w:val="21"/>
                    <w:lang w:eastAsia="zh-CN"/>
                  </w:rPr>
                  <w:t>删</w:t>
                </w:r>
                <w:proofErr w:type="gramEnd"/>
                <w:r w:rsidR="00827989">
                  <w:rPr>
                    <w:rFonts w:hint="eastAsia" w:cs="Times New Roman" w:eastAsiaTheme="minorEastAsia"/>
                    <w:sz w:val="21"/>
                    <w:szCs w:val="21"/>
                    <w:lang w:eastAsia="zh-CN"/>
                  </w:rPr>
                  <w:t>失）</w:t>
                </w:r>
              </w:p>
              <w:p w:rsidRPr="000A38D0" w:rsidR="005C3C7C" w:rsidP="00551757" w:rsidRDefault="005C3C7C" w14:paraId="0E955D5F" w14:textId="3AF413BB">
                <w:pPr>
                  <w:pStyle w:val="TableLeft"/>
                  <w:spacing w:before="120" w:after="120"/>
                  <w:jc w:val="both"/>
                  <w:rPr>
                    <w:rFonts w:cs="Times New Roman" w:eastAsiaTheme="minorEastAsia"/>
                    <w:sz w:val="21"/>
                    <w:szCs w:val="21"/>
                    <w:lang w:eastAsia="zh-CN"/>
                  </w:rPr>
                </w:pPr>
              </w:p>
            </w:tc>
            <w:tc>
              <w:tcPr>
                <w:tcW w:w="1082" w:type="pct"/>
                <w:tcBorders>
                  <w:top w:val="nil"/>
                  <w:left w:val="nil"/>
                  <w:bottom w:val="single" w:color="000000" w:themeColor="text1" w:sz="8" w:space="0"/>
                  <w:right w:val="single" w:color="000000" w:themeColor="text1" w:sz="8" w:space="0"/>
                </w:tcBorders>
              </w:tcPr>
              <w:p w:rsidRPr="000A38D0" w:rsidR="005C3C7C" w:rsidP="00551757" w:rsidRDefault="005C3C7C" w14:paraId="1E96274F" w14:textId="096566F2">
                <w:pPr>
                  <w:pStyle w:val="TableLeft"/>
                  <w:spacing w:before="120" w:after="120"/>
                  <w:jc w:val="both"/>
                  <w:rPr>
                    <w:rFonts w:cs="Times New Roman" w:eastAsiaTheme="minorEastAsia"/>
                    <w:sz w:val="21"/>
                    <w:szCs w:val="21"/>
                    <w:lang w:eastAsia="zh-CN"/>
                  </w:rPr>
                </w:pPr>
                <w:r>
                  <w:rPr>
                    <w:rFonts w:hint="eastAsia" w:cs="Times New Roman" w:eastAsiaTheme="minorEastAsia"/>
                    <w:sz w:val="21"/>
                    <w:szCs w:val="21"/>
                    <w:lang w:eastAsia="zh-CN"/>
                  </w:rPr>
                  <w:t>进展于</w:t>
                </w:r>
                <w:r w:rsidRPr="000A38D0">
                  <w:rPr>
                    <w:rFonts w:cs="Times New Roman" w:eastAsiaTheme="minorEastAsia"/>
                    <w:sz w:val="21"/>
                    <w:szCs w:val="21"/>
                    <w:lang w:eastAsia="zh-CN"/>
                  </w:rPr>
                  <w:t>PD</w:t>
                </w:r>
                <w:r w:rsidRPr="000A38D0">
                  <w:rPr>
                    <w:rFonts w:cs="Times New Roman" w:eastAsiaTheme="minorEastAsia"/>
                    <w:sz w:val="21"/>
                    <w:szCs w:val="21"/>
                    <w:lang w:eastAsia="zh-CN"/>
                  </w:rPr>
                  <w:t>或死亡日期，以先发生者为准</w:t>
                </w:r>
                <w:r w:rsidR="009E616D">
                  <w:rPr>
                    <w:rFonts w:hint="eastAsia" w:cs="Times New Roman" w:eastAsiaTheme="minorEastAsia"/>
                    <w:sz w:val="21"/>
                    <w:szCs w:val="21"/>
                    <w:lang w:eastAsia="zh-CN"/>
                  </w:rPr>
                  <w:t>（事件）</w:t>
                </w:r>
              </w:p>
              <w:p w:rsidRPr="000A38D0" w:rsidR="005C3C7C" w:rsidP="00551757" w:rsidRDefault="005C3C7C" w14:paraId="0A0971B6" w14:textId="40A5CF9D">
                <w:pPr>
                  <w:pStyle w:val="TableLeft"/>
                  <w:spacing w:before="120" w:after="120"/>
                  <w:jc w:val="both"/>
                  <w:rPr>
                    <w:rFonts w:cs="Times New Roman" w:eastAsiaTheme="minorEastAsia"/>
                    <w:sz w:val="21"/>
                    <w:szCs w:val="21"/>
                    <w:lang w:eastAsia="zh-CN"/>
                  </w:rPr>
                </w:pPr>
              </w:p>
            </w:tc>
            <w:tc>
              <w:tcPr>
                <w:tcW w:w="1219" w:type="pct"/>
                <w:tcBorders>
                  <w:top w:val="nil"/>
                  <w:left w:val="nil"/>
                  <w:bottom w:val="single" w:color="000000" w:themeColor="text1" w:sz="8" w:space="0"/>
                  <w:right w:val="single" w:color="000000" w:themeColor="text1" w:sz="8" w:space="0"/>
                </w:tcBorders>
              </w:tcPr>
              <w:p w:rsidRPr="000A38D0" w:rsidR="005C3C7C" w:rsidP="00551757" w:rsidRDefault="005C3C7C" w14:paraId="7D31A391" w14:textId="356A96EA">
                <w:pPr>
                  <w:pStyle w:val="TableLeft"/>
                  <w:spacing w:before="120" w:after="120"/>
                  <w:jc w:val="both"/>
                  <w:rPr>
                    <w:rFonts w:cs="Times New Roman" w:eastAsiaTheme="minorEastAsia"/>
                    <w:sz w:val="21"/>
                    <w:szCs w:val="21"/>
                    <w:lang w:eastAsia="zh-CN"/>
                  </w:rPr>
                </w:pPr>
                <w:r>
                  <w:rPr>
                    <w:rFonts w:hint="eastAsia" w:cs="Times New Roman" w:eastAsiaTheme="minorEastAsia"/>
                    <w:sz w:val="21"/>
                    <w:szCs w:val="21"/>
                    <w:lang w:eastAsia="zh-CN"/>
                  </w:rPr>
                  <w:t>进展于</w:t>
                </w:r>
                <w:r w:rsidRPr="000A38D0">
                  <w:rPr>
                    <w:rFonts w:cs="Times New Roman" w:eastAsiaTheme="minorEastAsia"/>
                    <w:sz w:val="21"/>
                    <w:szCs w:val="21"/>
                    <w:lang w:eastAsia="zh-CN"/>
                  </w:rPr>
                  <w:t>PD</w:t>
                </w:r>
                <w:r w:rsidRPr="000A38D0">
                  <w:rPr>
                    <w:rFonts w:cs="Times New Roman" w:eastAsiaTheme="minorEastAsia"/>
                    <w:sz w:val="21"/>
                    <w:szCs w:val="21"/>
                    <w:lang w:eastAsia="zh-CN"/>
                  </w:rPr>
                  <w:t>或死亡日期，以先发生者为准</w:t>
                </w:r>
                <w:r w:rsidR="009E616D">
                  <w:rPr>
                    <w:rFonts w:hint="eastAsia" w:cs="Times New Roman" w:eastAsiaTheme="minorEastAsia"/>
                    <w:sz w:val="21"/>
                    <w:szCs w:val="21"/>
                    <w:lang w:eastAsia="zh-CN"/>
                  </w:rPr>
                  <w:t>（事件）</w:t>
                </w:r>
              </w:p>
              <w:p w:rsidRPr="000A38D0" w:rsidR="005C3C7C" w:rsidP="00551757" w:rsidRDefault="005C3C7C" w14:paraId="602E3C1C" w14:textId="341A9C58">
                <w:pPr>
                  <w:pStyle w:val="TableLeft"/>
                  <w:spacing w:before="120" w:after="120"/>
                  <w:jc w:val="both"/>
                  <w:rPr>
                    <w:rFonts w:cs="Times New Roman" w:eastAsiaTheme="minorEastAsia"/>
                    <w:sz w:val="21"/>
                    <w:szCs w:val="21"/>
                    <w:lang w:eastAsia="zh-CN"/>
                  </w:rPr>
                </w:pPr>
              </w:p>
            </w:tc>
          </w:tr>
        </w:tbl>
        <w:p w:rsidR="00B43F27" w:rsidP="000246FE" w:rsidRDefault="00644D2C" w14:paraId="40F09ABC" w14:textId="10D32871">
          <w:pPr>
            <w:rPr>
              <w:sz w:val="22"/>
              <w:lang w:eastAsia="zh-CN"/>
            </w:rPr>
          </w:pPr>
          <w:r w:rsidRPr="00644D2C">
            <w:rPr>
              <w:rFonts w:eastAsia="SimSun"/>
              <w:sz w:val="21"/>
              <w:szCs w:val="21"/>
              <w:lang w:eastAsia="zh-CN"/>
            </w:rPr>
            <w:t xml:space="preserve">Notes: </w:t>
          </w:r>
        </w:p>
        <w:p w:rsidRPr="00B43F27" w:rsidR="00B43F27" w:rsidP="00B43F27" w:rsidRDefault="00B43F27" w14:paraId="6A975413" w14:textId="0FC34428">
          <w:pPr>
            <w:rPr>
              <w:rFonts w:eastAsia="SimSun" w:cs="Times New Roman"/>
              <w:kern w:val="2"/>
              <w:sz w:val="22"/>
              <w:lang w:eastAsia="zh-CN"/>
              <w14:ligatures w14:val="standardContextual"/>
            </w:rPr>
          </w:pPr>
          <w:r w:rsidRPr="00B43F27">
            <w:rPr>
              <w:rFonts w:hint="eastAsia" w:eastAsia="SimSun" w:cs="Times New Roman"/>
              <w:kern w:val="2"/>
              <w:sz w:val="22"/>
              <w:lang w:eastAsia="zh-CN"/>
              <w14:ligatures w14:val="standardContextual"/>
            </w:rPr>
            <w:t>1. PD</w:t>
          </w:r>
          <w:r w:rsidRPr="00B43F27">
            <w:rPr>
              <w:rFonts w:hint="eastAsia" w:eastAsia="SimSun" w:cs="Times New Roman"/>
              <w:kern w:val="2"/>
              <w:sz w:val="22"/>
              <w:lang w:eastAsia="zh-CN"/>
              <w14:ligatures w14:val="standardContextual"/>
            </w:rPr>
            <w:t>日期以该次靶病灶、</w:t>
          </w:r>
          <w:proofErr w:type="gramStart"/>
          <w:r w:rsidRPr="00B43F27">
            <w:rPr>
              <w:rFonts w:hint="eastAsia" w:eastAsia="SimSun" w:cs="Times New Roman"/>
              <w:kern w:val="2"/>
              <w:sz w:val="22"/>
              <w:lang w:eastAsia="zh-CN"/>
              <w14:ligatures w14:val="standardContextual"/>
            </w:rPr>
            <w:t>非靶病灶</w:t>
          </w:r>
          <w:proofErr w:type="gramEnd"/>
          <w:r w:rsidRPr="00B43F27">
            <w:rPr>
              <w:rFonts w:hint="eastAsia" w:eastAsia="SimSun" w:cs="Times New Roman"/>
              <w:kern w:val="2"/>
              <w:sz w:val="22"/>
              <w:lang w:eastAsia="zh-CN"/>
              <w14:ligatures w14:val="standardContextual"/>
            </w:rPr>
            <w:t>、新病灶、脾脏和</w:t>
          </w:r>
          <w:r w:rsidRPr="00B43F27">
            <w:rPr>
              <w:rFonts w:hint="eastAsia" w:eastAsia="SimSun" w:cs="Times New Roman"/>
              <w:kern w:val="2"/>
              <w:sz w:val="22"/>
              <w:lang w:eastAsia="zh-CN"/>
              <w14:ligatures w14:val="standardContextual"/>
            </w:rPr>
            <w:t>PET/CT</w:t>
          </w:r>
          <w:r w:rsidRPr="00B43F27">
            <w:rPr>
              <w:rFonts w:hint="eastAsia" w:eastAsia="SimSun" w:cs="Times New Roman"/>
              <w:kern w:val="2"/>
              <w:sz w:val="22"/>
              <w:lang w:eastAsia="zh-CN"/>
              <w14:ligatures w14:val="standardContextual"/>
            </w:rPr>
            <w:t>评估的最早日期为准。</w:t>
          </w:r>
        </w:p>
        <w:p w:rsidRPr="00B43F27" w:rsidR="00B43F27" w:rsidP="00B43F27" w:rsidRDefault="00B43F27" w14:paraId="4A81517E" w14:textId="77777777">
          <w:pPr>
            <w:spacing w:before="0" w:after="160" w:line="278" w:lineRule="auto"/>
            <w:rPr>
              <w:rFonts w:eastAsia="SimSun" w:cs="Times New Roman"/>
              <w:kern w:val="2"/>
              <w:sz w:val="22"/>
              <w:lang w:eastAsia="zh-CN"/>
              <w14:ligatures w14:val="standardContextual"/>
            </w:rPr>
          </w:pPr>
          <w:r w:rsidRPr="00B43F27">
            <w:rPr>
              <w:rFonts w:hint="eastAsia" w:eastAsia="SimSun" w:cs="Times New Roman"/>
              <w:kern w:val="2"/>
              <w:sz w:val="22"/>
              <w:lang w:eastAsia="zh-CN"/>
              <w14:ligatures w14:val="standardContextual"/>
            </w:rPr>
            <w:t xml:space="preserve">2. </w:t>
          </w:r>
          <w:r w:rsidRPr="00B43F27">
            <w:rPr>
              <w:rFonts w:hint="eastAsia" w:eastAsia="SimSun" w:cs="Times New Roman"/>
              <w:kern w:val="2"/>
              <w:sz w:val="22"/>
              <w:lang w:eastAsia="zh-CN"/>
              <w14:ligatures w14:val="standardContextual"/>
            </w:rPr>
            <w:t>若</w:t>
          </w:r>
          <w:proofErr w:type="gramStart"/>
          <w:r w:rsidRPr="00B43F27">
            <w:rPr>
              <w:rFonts w:hint="eastAsia" w:eastAsia="SimSun" w:cs="Times New Roman"/>
              <w:kern w:val="2"/>
              <w:sz w:val="22"/>
              <w:lang w:eastAsia="zh-CN"/>
              <w14:ligatures w14:val="standardContextual"/>
            </w:rPr>
            <w:t>删失至</w:t>
          </w:r>
          <w:proofErr w:type="gramEnd"/>
          <w:r w:rsidRPr="00B43F27">
            <w:rPr>
              <w:rFonts w:hint="eastAsia" w:eastAsia="SimSun" w:cs="Times New Roman"/>
              <w:kern w:val="2"/>
              <w:sz w:val="22"/>
              <w:lang w:eastAsia="zh-CN"/>
              <w14:ligatures w14:val="standardContextual"/>
            </w:rPr>
            <w:t>某一次肿瘤评估日期，</w:t>
          </w:r>
          <w:proofErr w:type="gramStart"/>
          <w:r w:rsidRPr="00B43F27">
            <w:rPr>
              <w:rFonts w:hint="eastAsia" w:eastAsia="SimSun" w:cs="Times New Roman"/>
              <w:kern w:val="2"/>
              <w:sz w:val="22"/>
              <w:lang w:eastAsia="zh-CN"/>
              <w14:ligatures w14:val="standardContextual"/>
            </w:rPr>
            <w:t>删</w:t>
          </w:r>
          <w:proofErr w:type="gramEnd"/>
          <w:r w:rsidRPr="00B43F27">
            <w:rPr>
              <w:rFonts w:hint="eastAsia" w:eastAsia="SimSun" w:cs="Times New Roman"/>
              <w:kern w:val="2"/>
              <w:sz w:val="22"/>
              <w:lang w:eastAsia="zh-CN"/>
              <w14:ligatures w14:val="standardContextual"/>
            </w:rPr>
            <w:t>失日期为该次肿瘤评估中靶病灶、</w:t>
          </w:r>
          <w:proofErr w:type="gramStart"/>
          <w:r w:rsidRPr="00B43F27">
            <w:rPr>
              <w:rFonts w:hint="eastAsia" w:eastAsia="SimSun" w:cs="Times New Roman"/>
              <w:kern w:val="2"/>
              <w:sz w:val="22"/>
              <w:lang w:eastAsia="zh-CN"/>
              <w14:ligatures w14:val="standardContextual"/>
            </w:rPr>
            <w:t>非靶病灶</w:t>
          </w:r>
          <w:proofErr w:type="gramEnd"/>
          <w:r w:rsidRPr="00B43F27">
            <w:rPr>
              <w:rFonts w:hint="eastAsia" w:eastAsia="SimSun" w:cs="Times New Roman"/>
              <w:kern w:val="2"/>
              <w:sz w:val="22"/>
              <w:lang w:eastAsia="zh-CN"/>
              <w14:ligatures w14:val="standardContextual"/>
            </w:rPr>
            <w:t>、新病灶、脾脏检查和</w:t>
          </w:r>
          <w:r w:rsidRPr="00B43F27">
            <w:rPr>
              <w:rFonts w:hint="eastAsia" w:eastAsia="SimSun" w:cs="Times New Roman"/>
              <w:kern w:val="2"/>
              <w:sz w:val="22"/>
              <w:lang w:eastAsia="zh-CN"/>
              <w14:ligatures w14:val="standardContextual"/>
            </w:rPr>
            <w:t>PET/CT</w:t>
          </w:r>
          <w:r w:rsidRPr="00B43F27">
            <w:rPr>
              <w:rFonts w:hint="eastAsia" w:eastAsia="SimSun" w:cs="Times New Roman"/>
              <w:kern w:val="2"/>
              <w:sz w:val="22"/>
              <w:lang w:eastAsia="zh-CN"/>
              <w14:ligatures w14:val="standardContextual"/>
            </w:rPr>
            <w:t>评估的最晚日期。若无有效的基线后肿瘤评估，那么将使用随机化日期。</w:t>
          </w:r>
        </w:p>
        <w:p w:rsidRPr="00875CD2" w:rsidR="002330F8" w:rsidP="00875CD2" w:rsidRDefault="00B43F27" w14:paraId="0E955D66" w14:textId="1257BDDA">
          <w:pPr>
            <w:spacing w:before="0" w:after="160" w:line="278" w:lineRule="auto"/>
            <w:rPr>
              <w:rFonts w:eastAsia="SimSun" w:cs="Times New Roman"/>
              <w:kern w:val="2"/>
              <w:sz w:val="22"/>
              <w:lang w:eastAsia="zh-CN"/>
              <w14:ligatures w14:val="standardContextual"/>
            </w:rPr>
          </w:pPr>
          <w:r w:rsidRPr="00B43F27">
            <w:rPr>
              <w:rFonts w:hint="eastAsia" w:eastAsia="SimSun" w:cs="Times New Roman"/>
              <w:kern w:val="2"/>
              <w:sz w:val="22"/>
              <w:lang w:eastAsia="zh-CN"/>
              <w14:ligatures w14:val="standardContextual"/>
            </w:rPr>
            <w:t xml:space="preserve">3. </w:t>
          </w:r>
          <w:r w:rsidRPr="00B43F27">
            <w:rPr>
              <w:rFonts w:hint="eastAsia" w:eastAsia="SimSun" w:cs="Times New Roman"/>
              <w:kern w:val="2"/>
              <w:sz w:val="22"/>
              <w:lang w:eastAsia="zh-CN"/>
              <w14:ligatures w14:val="standardContextual"/>
            </w:rPr>
            <w:t>本研究影像学评估为首次用药后每</w:t>
          </w:r>
          <w:r w:rsidRPr="00B43F27">
            <w:rPr>
              <w:rFonts w:hint="eastAsia" w:eastAsia="SimSun" w:cs="Times New Roman"/>
              <w:kern w:val="2"/>
              <w:sz w:val="22"/>
              <w:lang w:eastAsia="zh-CN"/>
              <w14:ligatures w14:val="standardContextual"/>
            </w:rPr>
            <w:t>12w</w:t>
          </w:r>
          <w:r w:rsidRPr="00B43F27">
            <w:rPr>
              <w:rFonts w:hint="eastAsia" w:eastAsia="SimSun" w:cs="Times New Roman"/>
              <w:kern w:val="2"/>
              <w:sz w:val="22"/>
              <w:lang w:eastAsia="zh-CN"/>
              <w14:ligatures w14:val="standardContextual"/>
            </w:rPr>
            <w:t>进行一次，</w:t>
          </w:r>
          <w:proofErr w:type="gramStart"/>
          <w:r w:rsidRPr="00B43F27">
            <w:rPr>
              <w:rFonts w:hint="eastAsia" w:eastAsia="SimSun" w:cs="Times New Roman"/>
              <w:kern w:val="2"/>
              <w:sz w:val="22"/>
              <w:lang w:eastAsia="zh-CN"/>
              <w14:ligatures w14:val="standardContextual"/>
            </w:rPr>
            <w:t>影像学检查访</w:t>
          </w:r>
          <w:proofErr w:type="gramEnd"/>
          <w:r w:rsidRPr="00B43F27">
            <w:rPr>
              <w:rFonts w:hint="eastAsia" w:eastAsia="SimSun" w:cs="Times New Roman"/>
              <w:kern w:val="2"/>
              <w:sz w:val="22"/>
              <w:lang w:eastAsia="zh-CN"/>
              <w14:ligatures w14:val="standardContextual"/>
            </w:rPr>
            <w:t>视窗口为±</w:t>
          </w:r>
          <w:r w:rsidRPr="00B43F27">
            <w:rPr>
              <w:rFonts w:hint="eastAsia" w:eastAsia="SimSun" w:cs="Times New Roman"/>
              <w:kern w:val="2"/>
              <w:sz w:val="22"/>
              <w:lang w:eastAsia="zh-CN"/>
              <w14:ligatures w14:val="standardContextual"/>
            </w:rPr>
            <w:t>7</w:t>
          </w:r>
          <w:r w:rsidRPr="00B43F27">
            <w:rPr>
              <w:rFonts w:hint="eastAsia" w:eastAsia="SimSun" w:cs="Times New Roman"/>
              <w:kern w:val="2"/>
              <w:sz w:val="22"/>
              <w:lang w:eastAsia="zh-CN"/>
              <w14:ligatures w14:val="standardContextual"/>
            </w:rPr>
            <w:t>天。若首次</w:t>
          </w:r>
          <w:r w:rsidRPr="00B43F27">
            <w:rPr>
              <w:rFonts w:hint="eastAsia" w:eastAsia="SimSun" w:cs="Times New Roman"/>
              <w:kern w:val="2"/>
              <w:sz w:val="22"/>
              <w:lang w:eastAsia="zh-CN"/>
              <w14:ligatures w14:val="standardContextual"/>
            </w:rPr>
            <w:t>PD</w:t>
          </w:r>
          <w:r w:rsidRPr="00B43F27">
            <w:rPr>
              <w:rFonts w:hint="eastAsia" w:eastAsia="SimSun" w:cs="Times New Roman"/>
              <w:kern w:val="2"/>
              <w:sz w:val="22"/>
              <w:lang w:eastAsia="zh-CN"/>
              <w14:ligatures w14:val="standardContextual"/>
            </w:rPr>
            <w:t>或死亡日期</w:t>
          </w:r>
          <w:r w:rsidRPr="00B43F27">
            <w:rPr>
              <w:rFonts w:hint="eastAsia" w:eastAsia="SimSun" w:cs="Times New Roman"/>
              <w:kern w:val="2"/>
              <w:sz w:val="22"/>
              <w:lang w:eastAsia="zh-CN"/>
              <w14:ligatures w14:val="standardContextual"/>
            </w:rPr>
            <w:t>(di)</w:t>
          </w:r>
          <w:r w:rsidRPr="00B43F27">
            <w:rPr>
              <w:rFonts w:hint="eastAsia" w:eastAsia="SimSun" w:cs="Times New Roman"/>
              <w:kern w:val="2"/>
              <w:sz w:val="22"/>
              <w:lang w:eastAsia="zh-CN"/>
              <w14:ligatures w14:val="standardContextual"/>
            </w:rPr>
            <w:t>与最后一次肿瘤评估日期</w:t>
          </w:r>
          <w:r w:rsidRPr="00B43F27">
            <w:rPr>
              <w:rFonts w:hint="eastAsia" w:eastAsia="SimSun" w:cs="Times New Roman"/>
              <w:kern w:val="2"/>
              <w:sz w:val="22"/>
              <w:lang w:eastAsia="zh-CN"/>
              <w14:ligatures w14:val="standardContextual"/>
            </w:rPr>
            <w:t>(di-1)</w:t>
          </w:r>
          <w:r w:rsidRPr="00B43F27">
            <w:rPr>
              <w:rFonts w:hint="eastAsia" w:eastAsia="SimSun" w:cs="Times New Roman"/>
              <w:kern w:val="2"/>
              <w:sz w:val="22"/>
              <w:lang w:eastAsia="zh-CN"/>
              <w14:ligatures w14:val="standardContextual"/>
            </w:rPr>
            <w:t>之间的差值满足以下标准：差值</w:t>
          </w:r>
          <w:r w:rsidRPr="00B43F27">
            <w:rPr>
              <w:rFonts w:hint="eastAsia" w:eastAsia="SimSun" w:cs="Times New Roman"/>
              <w:kern w:val="2"/>
              <w:sz w:val="22"/>
              <w:lang w:eastAsia="zh-CN"/>
              <w14:ligatures w14:val="standardContextual"/>
            </w:rPr>
            <w:t>(di-di-1)</w:t>
          </w:r>
          <w:r w:rsidRPr="00B43F27">
            <w:rPr>
              <w:rFonts w:hint="eastAsia" w:eastAsia="SimSun" w:cs="Times New Roman"/>
              <w:kern w:val="2"/>
              <w:sz w:val="22"/>
              <w:lang w:eastAsia="zh-CN"/>
              <w14:ligatures w14:val="standardContextual"/>
            </w:rPr>
            <w:t>≥</w:t>
          </w:r>
          <w:r w:rsidRPr="00B43F27">
            <w:rPr>
              <w:rFonts w:hint="eastAsia" w:eastAsia="SimSun" w:cs="Times New Roman"/>
              <w:kern w:val="2"/>
              <w:sz w:val="22"/>
              <w:lang w:eastAsia="zh-CN"/>
              <w14:ligatures w14:val="standardContextual"/>
            </w:rPr>
            <w:t>(12+12+2)*7=182</w:t>
          </w:r>
          <w:r w:rsidRPr="00B43F27">
            <w:rPr>
              <w:rFonts w:hint="eastAsia" w:eastAsia="SimSun" w:cs="Times New Roman"/>
              <w:kern w:val="2"/>
              <w:sz w:val="22"/>
              <w:lang w:eastAsia="zh-CN"/>
              <w14:ligatures w14:val="standardContextual"/>
            </w:rPr>
            <w:t>（天），则认为缺失大于等于</w:t>
          </w:r>
          <w:r w:rsidRPr="00B43F27">
            <w:rPr>
              <w:rFonts w:hint="eastAsia" w:eastAsia="SimSun" w:cs="Times New Roman"/>
              <w:kern w:val="2"/>
              <w:sz w:val="22"/>
              <w:lang w:eastAsia="zh-CN"/>
              <w14:ligatures w14:val="standardContextual"/>
            </w:rPr>
            <w:t>2</w:t>
          </w:r>
          <w:r w:rsidRPr="00B43F27">
            <w:rPr>
              <w:rFonts w:hint="eastAsia" w:eastAsia="SimSun" w:cs="Times New Roman"/>
              <w:kern w:val="2"/>
              <w:sz w:val="22"/>
              <w:lang w:eastAsia="zh-CN"/>
              <w14:ligatures w14:val="standardContextual"/>
            </w:rPr>
            <w:t>次有效的肿瘤评估</w:t>
          </w:r>
          <w:r>
            <w:rPr>
              <w:rFonts w:hint="eastAsia" w:eastAsia="SimSun" w:cs="Times New Roman"/>
              <w:kern w:val="2"/>
              <w:sz w:val="22"/>
              <w:lang w:eastAsia="zh-CN"/>
              <w14:ligatures w14:val="standardContextual"/>
            </w:rPr>
            <w:t>。</w:t>
          </w:r>
        </w:p>
      </w:sdtContent>
    </w:sdt>
    <w:bookmarkStart w:name="_Toc75640048" w:id="334"/>
    <w:p w:rsidR="002330F8" w:rsidP="007A472F" w:rsidRDefault="0097759B" w14:paraId="0E955D68" w14:textId="0226F100">
      <w:pPr>
        <w:pStyle w:val="Heading4"/>
        <w:ind w:left="1080"/>
        <w:rPr>
          <w:rStyle w:val="CPTVariable"/>
          <w:i/>
          <w:lang w:eastAsia="zh-CN"/>
        </w:rPr>
      </w:pPr>
      <w:sdt>
        <w:sdtPr>
          <w:rPr>
            <w:rStyle w:val="CPTVariable"/>
          </w:rPr>
          <w:alias w:val="Analysis Methods"/>
          <w:tag w:val="Analysis Methods"/>
          <w:id w:val="-1074579827"/>
          <w:lock w:val="contentLocked"/>
          <w:placeholder>
            <w:docPart w:val="E054976B422D473C861EA30F26C3B4A9"/>
          </w:placeholder>
        </w:sdtPr>
        <w:sdtEndPr>
          <w:rPr>
            <w:rStyle w:val="CPTVariable"/>
          </w:rPr>
        </w:sdtEndPr>
        <w:sdtContent>
          <w:r w:rsidR="00394453">
            <w:rPr>
              <w:rStyle w:val="CPTVariable"/>
              <w:rFonts w:hint="eastAsia"/>
            </w:rPr>
            <w:t>统计分析方法</w:t>
          </w:r>
        </w:sdtContent>
      </w:sdt>
      <w:bookmarkEnd w:id="334"/>
    </w:p>
    <w:bookmarkStart w:name="_Ref166772977" w:id="335"/>
    <w:p w:rsidR="002330F8" w:rsidRDefault="0097759B" w14:paraId="0E955D8D" w14:textId="6A5DF7CF">
      <w:pPr>
        <w:pStyle w:val="Heading5"/>
        <w:rPr>
          <w:rFonts w:hint="eastAsia"/>
        </w:rPr>
      </w:pPr>
      <w:sdt>
        <w:sdtPr>
          <w:rPr>
            <w:rFonts w:hint="eastAsia" w:ascii="Times New Roman" w:hAnsi="Times New Roman" w:eastAsia="SimSun"/>
          </w:rPr>
          <w:alias w:val="Primary Analysis"/>
          <w:tag w:val="Primary Analysis"/>
          <w:id w:val="-946931058"/>
          <w:lock w:val="contentLocked"/>
          <w:placeholder>
            <w:docPart w:val="E054976B422D473C861EA30F26C3B4A9"/>
          </w:placeholder>
        </w:sdtPr>
        <w:sdtEndPr/>
        <w:sdtContent>
          <w:r w:rsidR="00394453">
            <w:rPr>
              <w:rFonts w:hint="eastAsia"/>
            </w:rPr>
            <w:t>主要分析方法</w:t>
          </w:r>
        </w:sdtContent>
      </w:sdt>
      <w:r w:rsidR="007151F7">
        <w:rPr>
          <w:rFonts w:hint="eastAsia" w:ascii="Times New Roman" w:hAnsi="Times New Roman" w:eastAsia="SimSun"/>
          <w:lang w:eastAsia="zh-CN"/>
        </w:rPr>
        <w:t>及统计模型说明</w:t>
      </w:r>
    </w:p>
    <w:bookmarkEnd w:displacedByCustomXml="next" w:id="335"/>
    <w:sdt>
      <w:sdtPr>
        <w:rPr>
          <w:rStyle w:val="CPTVariable"/>
          <w:rFonts w:cs="Cordia New"/>
        </w:rPr>
        <w:alias w:val="CPT:AnalysisMethodsandResultsPresentation[1]"/>
        <w:tag w:val="AnalysisMethodsandResultsPresentation"/>
        <w:id w:val="-911937870"/>
        <w:lock w:val="sdtLocked"/>
        <w:placeholder>
          <w:docPart w:val="15C92052059245EDB97BA10B25B4ABDE"/>
        </w:placeholder>
      </w:sdtPr>
      <w:sdtEndPr>
        <w:rPr>
          <w:rStyle w:val="DefaultParagraphFont"/>
          <w:rFonts w:cs="Times New Roman"/>
          <w:color w:val="009900"/>
          <w:lang w:eastAsia="ja-JP"/>
        </w:rPr>
      </w:sdtEndPr>
      <w:sdtContent>
        <w:p w:rsidR="002330F8" w:rsidRDefault="00394453" w14:paraId="0E955D8E" w14:textId="774EB5E4">
          <w:pPr>
            <w:pStyle w:val="ListParagraph"/>
            <w:numPr>
              <w:ilvl w:val="0"/>
              <w:numId w:val="58"/>
            </w:numPr>
            <w:rPr>
              <w:rFonts w:eastAsia="SimSun"/>
              <w:lang w:eastAsia="zh-CN"/>
            </w:rPr>
          </w:pPr>
          <w:r>
            <w:rPr>
              <w:rStyle w:val="CPTVariable"/>
              <w:rFonts w:hint="eastAsia"/>
              <w:lang w:eastAsia="zh-CN"/>
            </w:rPr>
            <w:t>将</w:t>
          </w:r>
          <w:r>
            <w:rPr>
              <w:rFonts w:eastAsia="SimSun"/>
              <w:lang w:eastAsia="zh-CN"/>
            </w:rPr>
            <w:t>采用分层对数秩检验</w:t>
          </w:r>
          <w:r>
            <w:rPr>
              <w:rFonts w:hint="eastAsia" w:eastAsia="SimSun"/>
              <w:lang w:eastAsia="zh-CN"/>
            </w:rPr>
            <w:t>（</w:t>
          </w:r>
          <w:r>
            <w:rPr>
              <w:rFonts w:hint="eastAsia" w:eastAsia="SimSun"/>
              <w:lang w:eastAsia="zh-CN"/>
            </w:rPr>
            <w:t>stratified log-rank test</w:t>
          </w:r>
          <w:r>
            <w:rPr>
              <w:rFonts w:hint="eastAsia" w:eastAsia="SimSun"/>
              <w:lang w:eastAsia="zh-CN"/>
            </w:rPr>
            <w:t>）</w:t>
          </w:r>
          <w:r>
            <w:rPr>
              <w:rFonts w:eastAsia="SimSun"/>
              <w:lang w:eastAsia="zh-CN"/>
            </w:rPr>
            <w:t>，按照随机化</w:t>
          </w:r>
          <w:r w:rsidR="00774E1C">
            <w:rPr>
              <w:rFonts w:hint="eastAsia" w:eastAsia="SimSun"/>
              <w:lang w:eastAsia="zh-CN"/>
            </w:rPr>
            <w:t>的</w:t>
          </w:r>
          <w:r>
            <w:rPr>
              <w:rFonts w:eastAsia="SimSun"/>
              <w:lang w:eastAsia="zh-CN"/>
            </w:rPr>
            <w:t>分层</w:t>
          </w:r>
          <w:r w:rsidR="00A57A74">
            <w:rPr>
              <w:rFonts w:hint="eastAsia" w:eastAsia="SimSun"/>
              <w:lang w:eastAsia="zh-CN"/>
            </w:rPr>
            <w:t>因素</w:t>
          </w:r>
          <w:r>
            <w:rPr>
              <w:rFonts w:hint="eastAsia" w:eastAsia="SimSun"/>
              <w:lang w:eastAsia="zh-CN"/>
            </w:rPr>
            <w:t>：包括是否接受过干细胞移植（是或否）和</w:t>
          </w:r>
          <w:r>
            <w:rPr>
              <w:rFonts w:hint="eastAsia" w:eastAsia="SimSun"/>
              <w:lang w:eastAsia="zh-CN"/>
            </w:rPr>
            <w:t>ECOG</w:t>
          </w:r>
          <w:r>
            <w:rPr>
              <w:rFonts w:hint="eastAsia" w:eastAsia="SimSun"/>
              <w:lang w:eastAsia="zh-CN"/>
            </w:rPr>
            <w:t>评分（</w:t>
          </w:r>
          <w:r>
            <w:rPr>
              <w:rFonts w:hint="eastAsia" w:eastAsia="SimSun"/>
              <w:lang w:eastAsia="zh-CN"/>
            </w:rPr>
            <w:t xml:space="preserve">0/1 </w:t>
          </w:r>
          <w:r>
            <w:rPr>
              <w:rFonts w:hint="eastAsia" w:eastAsia="SimSun"/>
              <w:lang w:eastAsia="zh-CN"/>
            </w:rPr>
            <w:t>或</w:t>
          </w:r>
          <w:r>
            <w:rPr>
              <w:rFonts w:hint="eastAsia" w:eastAsia="SimSun"/>
              <w:lang w:eastAsia="zh-CN"/>
            </w:rPr>
            <w:t>2</w:t>
          </w:r>
          <w:r>
            <w:rPr>
              <w:rFonts w:hint="eastAsia" w:eastAsia="SimSun"/>
              <w:lang w:eastAsia="zh-CN"/>
            </w:rPr>
            <w:t>）</w:t>
          </w:r>
          <w:r w:rsidR="00824A66">
            <w:rPr>
              <w:rFonts w:hint="eastAsia" w:eastAsia="SimSun"/>
              <w:lang w:eastAsia="zh-CN"/>
            </w:rPr>
            <w:t>（如适用）</w:t>
          </w:r>
          <w:r>
            <w:rPr>
              <w:rFonts w:eastAsia="SimSun"/>
              <w:lang w:eastAsia="zh-CN"/>
            </w:rPr>
            <w:t>，</w:t>
          </w:r>
          <w:r>
            <w:rPr>
              <w:rFonts w:hint="eastAsia" w:eastAsia="SimSun"/>
              <w:lang w:eastAsia="zh-CN"/>
            </w:rPr>
            <w:t>对</w:t>
          </w:r>
          <w:r>
            <w:rPr>
              <w:rFonts w:hint="eastAsia" w:eastAsia="SimSun"/>
              <w:lang w:eastAsia="zh-CN"/>
            </w:rPr>
            <w:t>PFS</w:t>
          </w:r>
          <w:r>
            <w:rPr>
              <w:rFonts w:hint="eastAsia" w:eastAsia="SimSun"/>
              <w:lang w:eastAsia="zh-CN"/>
            </w:rPr>
            <w:t>进行</w:t>
          </w:r>
          <w:r>
            <w:rPr>
              <w:rFonts w:eastAsia="SimSun"/>
              <w:lang w:eastAsia="zh-CN"/>
            </w:rPr>
            <w:t>组间</w:t>
          </w:r>
          <w:r>
            <w:rPr>
              <w:rFonts w:hint="eastAsia" w:eastAsia="SimSun"/>
              <w:lang w:eastAsia="zh-CN"/>
            </w:rPr>
            <w:t>差异检验</w:t>
          </w:r>
          <w:r>
            <w:rPr>
              <w:rFonts w:eastAsia="SimSun"/>
              <w:lang w:eastAsia="zh-CN"/>
            </w:rPr>
            <w:t>。</w:t>
          </w:r>
        </w:p>
        <w:p w:rsidR="002330F8" w:rsidRDefault="00394453" w14:paraId="0E955D8F" w14:textId="280A7608">
          <w:pPr>
            <w:pStyle w:val="Paragraph"/>
            <w:numPr>
              <w:ilvl w:val="0"/>
              <w:numId w:val="58"/>
            </w:numPr>
            <w:spacing w:after="120"/>
            <w:jc w:val="both"/>
            <w:rPr>
              <w:color w:val="auto"/>
              <w:lang w:eastAsia="zh-CN"/>
            </w:rPr>
          </w:pPr>
          <w:r>
            <w:rPr>
              <w:color w:val="auto"/>
              <w:lang w:eastAsia="zh-CN"/>
            </w:rPr>
            <w:t>将使用</w:t>
          </w:r>
          <w:r w:rsidR="00011CE5">
            <w:rPr>
              <w:rFonts w:hint="eastAsia"/>
              <w:color w:val="auto"/>
              <w:lang w:eastAsia="zh-CN"/>
            </w:rPr>
            <w:t>分层</w:t>
          </w:r>
          <w:r>
            <w:rPr>
              <w:color w:val="auto"/>
              <w:lang w:eastAsia="zh-CN"/>
            </w:rPr>
            <w:t>Cox</w:t>
          </w:r>
          <w:r>
            <w:rPr>
              <w:color w:val="auto"/>
              <w:lang w:eastAsia="zh-CN"/>
            </w:rPr>
            <w:t>比例风险模型</w:t>
          </w:r>
          <w:r w:rsidR="00BA0816">
            <w:rPr>
              <w:rFonts w:hint="eastAsia"/>
              <w:color w:val="auto"/>
              <w:lang w:eastAsia="zh-CN"/>
            </w:rPr>
            <w:t>（使用</w:t>
          </w:r>
          <w:r w:rsidR="00BA0816">
            <w:rPr>
              <w:rFonts w:hint="eastAsia"/>
              <w:color w:val="auto"/>
              <w:lang w:eastAsia="zh-CN"/>
            </w:rPr>
            <w:t>Efron</w:t>
          </w:r>
          <w:r w:rsidR="00BA0816">
            <w:rPr>
              <w:rFonts w:hint="eastAsia"/>
              <w:color w:val="auto"/>
              <w:lang w:eastAsia="zh-CN"/>
            </w:rPr>
            <w:t>结点处理法）</w:t>
          </w:r>
          <w:r>
            <w:rPr>
              <w:color w:val="auto"/>
              <w:lang w:eastAsia="zh-CN"/>
            </w:rPr>
            <w:t>，按照随机化</w:t>
          </w:r>
          <w:r w:rsidR="00A57A74">
            <w:rPr>
              <w:rFonts w:hint="eastAsia"/>
              <w:color w:val="auto"/>
              <w:lang w:eastAsia="zh-CN"/>
            </w:rPr>
            <w:t>的</w:t>
          </w:r>
          <w:r>
            <w:rPr>
              <w:color w:val="auto"/>
              <w:lang w:eastAsia="zh-CN"/>
            </w:rPr>
            <w:t>分层</w:t>
          </w:r>
          <w:r w:rsidR="00A57A74">
            <w:rPr>
              <w:rFonts w:hint="eastAsia"/>
              <w:color w:val="auto"/>
              <w:lang w:eastAsia="zh-CN"/>
            </w:rPr>
            <w:t>因素</w:t>
          </w:r>
          <w:r>
            <w:rPr>
              <w:rFonts w:hint="eastAsia"/>
              <w:color w:val="auto"/>
              <w:lang w:eastAsia="zh-CN"/>
            </w:rPr>
            <w:t>：包括是否接受过干细胞移植（是或否）和</w:t>
          </w:r>
          <w:r>
            <w:rPr>
              <w:rFonts w:hint="eastAsia"/>
              <w:color w:val="auto"/>
              <w:lang w:eastAsia="zh-CN"/>
            </w:rPr>
            <w:t>ECOG</w:t>
          </w:r>
          <w:r>
            <w:rPr>
              <w:rFonts w:hint="eastAsia"/>
              <w:color w:val="auto"/>
              <w:lang w:eastAsia="zh-CN"/>
            </w:rPr>
            <w:t>评分（</w:t>
          </w:r>
          <w:r>
            <w:rPr>
              <w:rFonts w:hint="eastAsia"/>
              <w:color w:val="auto"/>
              <w:lang w:eastAsia="zh-CN"/>
            </w:rPr>
            <w:t xml:space="preserve">0/1 </w:t>
          </w:r>
          <w:r>
            <w:rPr>
              <w:rFonts w:hint="eastAsia"/>
              <w:color w:val="auto"/>
              <w:lang w:eastAsia="zh-CN"/>
            </w:rPr>
            <w:t>或</w:t>
          </w:r>
          <w:r>
            <w:rPr>
              <w:rFonts w:hint="eastAsia"/>
              <w:color w:val="auto"/>
              <w:lang w:eastAsia="zh-CN"/>
            </w:rPr>
            <w:t>2</w:t>
          </w:r>
          <w:r>
            <w:rPr>
              <w:rFonts w:hint="eastAsia"/>
              <w:color w:val="auto"/>
              <w:lang w:eastAsia="zh-CN"/>
            </w:rPr>
            <w:t>）</w:t>
          </w:r>
          <w:r w:rsidR="00824A66">
            <w:rPr>
              <w:rFonts w:hint="eastAsia"/>
              <w:color w:val="auto"/>
              <w:lang w:eastAsia="zh-CN"/>
            </w:rPr>
            <w:t>（如适用）</w:t>
          </w:r>
          <w:r>
            <w:rPr>
              <w:color w:val="auto"/>
              <w:lang w:eastAsia="zh-CN"/>
            </w:rPr>
            <w:t>，估计风险比</w:t>
          </w:r>
          <w:r>
            <w:rPr>
              <w:color w:val="auto"/>
              <w:lang w:eastAsia="zh-CN"/>
            </w:rPr>
            <w:t>HR</w:t>
          </w:r>
          <w:r>
            <w:rPr>
              <w:color w:val="auto"/>
              <w:lang w:eastAsia="zh-CN"/>
            </w:rPr>
            <w:t>及其双侧</w:t>
          </w:r>
          <w:r>
            <w:rPr>
              <w:color w:val="auto"/>
              <w:lang w:eastAsia="zh-CN"/>
            </w:rPr>
            <w:t>95%CI</w:t>
          </w:r>
          <w:r>
            <w:rPr>
              <w:color w:val="auto"/>
              <w:lang w:eastAsia="zh-CN"/>
            </w:rPr>
            <w:t>。</w:t>
          </w:r>
        </w:p>
        <w:p w:rsidR="002330F8" w:rsidRDefault="00394453" w14:paraId="0E955D90" w14:textId="27AF793D">
          <w:pPr>
            <w:pStyle w:val="Paragraph"/>
            <w:numPr>
              <w:ilvl w:val="0"/>
              <w:numId w:val="58"/>
            </w:numPr>
            <w:spacing w:after="120"/>
            <w:jc w:val="both"/>
            <w:rPr>
              <w:color w:val="auto"/>
              <w:lang w:eastAsia="zh-CN"/>
            </w:rPr>
          </w:pPr>
          <w:commentRangeStart w:id="336"/>
          <w:commentRangeStart w:id="337"/>
          <w:r w:rsidRPr="1D9B96CB">
            <w:rPr>
              <w:color w:val="auto"/>
              <w:lang w:eastAsia="zh-CN"/>
            </w:rPr>
            <w:t>将使用</w:t>
          </w:r>
          <w:r w:rsidRPr="1D9B96CB">
            <w:rPr>
              <w:color w:val="auto"/>
              <w:lang w:eastAsia="zh-CN"/>
            </w:rPr>
            <w:t>Kaplan-Meier</w:t>
          </w:r>
          <w:r w:rsidRPr="1D9B96CB">
            <w:rPr>
              <w:color w:val="auto"/>
              <w:lang w:eastAsia="zh-CN"/>
            </w:rPr>
            <w:t>（</w:t>
          </w:r>
          <w:r w:rsidRPr="1D9B96CB">
            <w:rPr>
              <w:color w:val="auto"/>
              <w:lang w:eastAsia="zh-CN"/>
            </w:rPr>
            <w:t>KM</w:t>
          </w:r>
          <w:r w:rsidRPr="1D9B96CB">
            <w:rPr>
              <w:color w:val="auto"/>
              <w:lang w:eastAsia="zh-CN"/>
            </w:rPr>
            <w:t>）方法</w:t>
          </w:r>
          <w:r w:rsidR="0018398D">
            <w:rPr>
              <w:rFonts w:hint="eastAsia"/>
              <w:color w:val="auto"/>
              <w:lang w:eastAsia="zh-CN"/>
            </w:rPr>
            <w:t>来估计各治疗组的</w:t>
          </w:r>
          <w:r w:rsidR="0022098B">
            <w:rPr>
              <w:rFonts w:hint="eastAsia"/>
              <w:color w:val="auto"/>
              <w:lang w:eastAsia="zh-CN"/>
            </w:rPr>
            <w:t>PFS</w:t>
          </w:r>
          <w:r w:rsidR="0022098B">
            <w:rPr>
              <w:rFonts w:hint="eastAsia"/>
              <w:color w:val="auto"/>
              <w:lang w:eastAsia="zh-CN"/>
            </w:rPr>
            <w:t>曲线，并</w:t>
          </w:r>
          <w:r w:rsidR="0011099C">
            <w:rPr>
              <w:rFonts w:hint="eastAsia"/>
              <w:color w:val="auto"/>
              <w:lang w:eastAsia="zh-CN"/>
            </w:rPr>
            <w:t>基于</w:t>
          </w:r>
          <w:r w:rsidR="0011099C">
            <w:rPr>
              <w:rFonts w:hint="eastAsia"/>
              <w:color w:val="auto"/>
              <w:lang w:eastAsia="zh-CN"/>
            </w:rPr>
            <w:t>KM</w:t>
          </w:r>
          <w:r w:rsidR="0011099C">
            <w:rPr>
              <w:rFonts w:hint="eastAsia"/>
              <w:color w:val="auto"/>
              <w:lang w:eastAsia="zh-CN"/>
            </w:rPr>
            <w:t>方法</w:t>
          </w:r>
          <w:r w:rsidRPr="1D9B96CB">
            <w:rPr>
              <w:color w:val="auto"/>
              <w:lang w:eastAsia="zh-CN"/>
            </w:rPr>
            <w:t>估计各治疗组的中位</w:t>
          </w:r>
          <w:r w:rsidR="00B8399D">
            <w:rPr>
              <w:rFonts w:hint="eastAsia"/>
              <w:color w:val="auto"/>
              <w:lang w:eastAsia="zh-CN"/>
            </w:rPr>
            <w:t>PFS</w:t>
          </w:r>
          <w:r w:rsidRPr="1D9B96CB">
            <w:rPr>
              <w:color w:val="auto"/>
              <w:lang w:eastAsia="zh-CN"/>
            </w:rPr>
            <w:t>时间</w:t>
          </w:r>
          <w:r w:rsidR="00B8399D">
            <w:rPr>
              <w:rFonts w:hint="eastAsia"/>
              <w:color w:val="auto"/>
              <w:lang w:eastAsia="zh-CN"/>
            </w:rPr>
            <w:t>及其</w:t>
          </w:r>
          <w:r w:rsidR="00B8399D">
            <w:rPr>
              <w:rFonts w:hint="eastAsia"/>
              <w:color w:val="auto"/>
              <w:lang w:eastAsia="zh-CN"/>
            </w:rPr>
            <w:t>95%CI</w:t>
          </w:r>
          <w:r w:rsidR="00B8399D">
            <w:rPr>
              <w:rFonts w:hint="eastAsia"/>
              <w:color w:val="auto"/>
              <w:lang w:eastAsia="zh-CN"/>
            </w:rPr>
            <w:t>，</w:t>
          </w:r>
          <w:r w:rsidRPr="1D9B96CB" w:rsidR="00A15816">
            <w:rPr>
              <w:color w:val="auto"/>
              <w:lang w:eastAsia="zh-CN"/>
            </w:rPr>
            <w:t>和</w:t>
          </w:r>
          <w:r w:rsidR="0057572C">
            <w:rPr>
              <w:rFonts w:hint="eastAsia"/>
              <w:color w:val="auto"/>
              <w:lang w:eastAsia="zh-CN"/>
            </w:rPr>
            <w:t>3</w:t>
          </w:r>
          <w:r w:rsidR="0057572C">
            <w:rPr>
              <w:rFonts w:hint="eastAsia"/>
              <w:color w:val="auto"/>
              <w:lang w:eastAsia="zh-CN"/>
            </w:rPr>
            <w:t>个月</w:t>
          </w:r>
          <w:r w:rsidR="0057572C">
            <w:rPr>
              <w:rFonts w:hint="eastAsia"/>
              <w:color w:val="auto"/>
              <w:lang w:eastAsia="zh-CN"/>
            </w:rPr>
            <w:t>/6</w:t>
          </w:r>
          <w:r w:rsidR="0057572C">
            <w:rPr>
              <w:rFonts w:hint="eastAsia"/>
              <w:color w:val="auto"/>
              <w:lang w:eastAsia="zh-CN"/>
            </w:rPr>
            <w:t>个月</w:t>
          </w:r>
          <w:r w:rsidR="0057572C">
            <w:rPr>
              <w:rFonts w:hint="eastAsia"/>
              <w:color w:val="auto"/>
              <w:lang w:eastAsia="zh-CN"/>
            </w:rPr>
            <w:t>/</w:t>
          </w:r>
          <w:ins w:author="丁 扬" w:date="2025-06-24T16:26:00Z" w16du:dateUtc="2025-06-24T08:26:00Z" w:id="338">
            <w:r w:rsidR="002561B8">
              <w:rPr>
                <w:rFonts w:hint="eastAsia"/>
                <w:color w:val="auto"/>
                <w:lang w:eastAsia="zh-CN"/>
              </w:rPr>
              <w:t>9</w:t>
            </w:r>
            <w:r w:rsidR="002561B8">
              <w:rPr>
                <w:rFonts w:hint="eastAsia"/>
                <w:color w:val="auto"/>
                <w:lang w:eastAsia="zh-CN"/>
              </w:rPr>
              <w:t>个月</w:t>
            </w:r>
            <w:r w:rsidR="002561B8">
              <w:rPr>
                <w:rFonts w:hint="eastAsia"/>
                <w:color w:val="auto"/>
                <w:lang w:eastAsia="zh-CN"/>
              </w:rPr>
              <w:t>/</w:t>
            </w:r>
          </w:ins>
          <w:r w:rsidR="0057572C">
            <w:rPr>
              <w:rFonts w:hint="eastAsia"/>
              <w:color w:val="auto"/>
              <w:lang w:eastAsia="zh-CN"/>
            </w:rPr>
            <w:t>12</w:t>
          </w:r>
          <w:r w:rsidR="0057572C">
            <w:rPr>
              <w:rFonts w:hint="eastAsia"/>
              <w:color w:val="auto"/>
              <w:lang w:eastAsia="zh-CN"/>
            </w:rPr>
            <w:t>个月</w:t>
          </w:r>
          <w:r w:rsidR="0057572C">
            <w:rPr>
              <w:rFonts w:hint="eastAsia"/>
              <w:color w:val="auto"/>
              <w:lang w:eastAsia="zh-CN"/>
            </w:rPr>
            <w:t>/18</w:t>
          </w:r>
          <w:r w:rsidR="0057572C">
            <w:rPr>
              <w:rFonts w:hint="eastAsia"/>
              <w:color w:val="auto"/>
              <w:lang w:eastAsia="zh-CN"/>
            </w:rPr>
            <w:t>个月</w:t>
          </w:r>
          <w:r w:rsidR="0057572C">
            <w:rPr>
              <w:rFonts w:hint="eastAsia"/>
              <w:color w:val="auto"/>
              <w:lang w:eastAsia="zh-CN"/>
            </w:rPr>
            <w:t>/24</w:t>
          </w:r>
          <w:r w:rsidR="0057572C">
            <w:rPr>
              <w:rFonts w:hint="eastAsia"/>
              <w:color w:val="auto"/>
              <w:lang w:eastAsia="zh-CN"/>
            </w:rPr>
            <w:t>个月的</w:t>
          </w:r>
          <w:r w:rsidRPr="1D9B96CB" w:rsidR="00A15816">
            <w:rPr>
              <w:color w:val="auto"/>
              <w:lang w:eastAsia="zh-CN"/>
            </w:rPr>
            <w:t>生存率</w:t>
          </w:r>
          <w:r w:rsidR="0057572C">
            <w:rPr>
              <w:rFonts w:hint="eastAsia"/>
              <w:color w:val="auto"/>
              <w:lang w:eastAsia="zh-CN"/>
            </w:rPr>
            <w:t>及其</w:t>
          </w:r>
          <w:r w:rsidR="0057572C">
            <w:rPr>
              <w:rFonts w:hint="eastAsia"/>
              <w:color w:val="auto"/>
              <w:lang w:eastAsia="zh-CN"/>
            </w:rPr>
            <w:t>95%CI</w:t>
          </w:r>
          <w:r w:rsidRPr="1D9B96CB" w:rsidR="00262C66">
            <w:rPr>
              <w:color w:val="auto"/>
              <w:lang w:eastAsia="zh-CN"/>
            </w:rPr>
            <w:t>。</w:t>
          </w:r>
          <w:r w:rsidRPr="1D9B96CB" w:rsidR="0057572C">
            <w:rPr>
              <w:color w:val="auto"/>
              <w:lang w:eastAsia="zh-CN"/>
            </w:rPr>
            <w:t>中位生存时间的</w:t>
          </w:r>
          <w:r w:rsidRPr="1D9B96CB" w:rsidR="0057572C">
            <w:rPr>
              <w:color w:val="auto"/>
              <w:lang w:eastAsia="zh-CN"/>
            </w:rPr>
            <w:t>95%CI</w:t>
          </w:r>
          <w:r w:rsidRPr="1D9B96CB">
            <w:rPr>
              <w:color w:val="auto"/>
              <w:lang w:eastAsia="zh-CN"/>
            </w:rPr>
            <w:t>将根据</w:t>
          </w:r>
          <w:r w:rsidRPr="1D9B96CB">
            <w:rPr>
              <w:color w:val="auto"/>
              <w:lang w:eastAsia="zh-CN"/>
            </w:rPr>
            <w:t>Brookmeyer</w:t>
          </w:r>
          <w:r w:rsidRPr="1D9B96CB">
            <w:rPr>
              <w:color w:val="auto"/>
              <w:lang w:eastAsia="zh-CN"/>
            </w:rPr>
            <w:t>和</w:t>
          </w:r>
          <w:r w:rsidRPr="1D9B96CB">
            <w:rPr>
              <w:color w:val="auto"/>
              <w:lang w:eastAsia="zh-CN"/>
            </w:rPr>
            <w:t>Crowley</w:t>
          </w:r>
          <w:r w:rsidRPr="1D9B96CB">
            <w:rPr>
              <w:color w:val="auto"/>
              <w:lang w:eastAsia="zh-CN"/>
            </w:rPr>
            <w:t>方法计算</w:t>
          </w:r>
          <w:r w:rsidR="00C52992">
            <w:rPr>
              <w:rFonts w:hint="eastAsia"/>
              <w:color w:val="auto"/>
              <w:lang w:eastAsia="zh-CN"/>
            </w:rPr>
            <w:t>。</w:t>
          </w:r>
          <w:r w:rsidRPr="1D9B96CB">
            <w:rPr>
              <w:color w:val="auto"/>
              <w:lang w:eastAsia="zh-CN"/>
            </w:rPr>
            <w:t>生存率的标准误</w:t>
          </w:r>
          <w:r w:rsidR="00E84FCC">
            <w:rPr>
              <w:rFonts w:hint="eastAsia"/>
              <w:color w:val="auto"/>
              <w:lang w:eastAsia="zh-CN"/>
            </w:rPr>
            <w:t>的计算</w:t>
          </w:r>
          <w:r w:rsidRPr="1D9B96CB">
            <w:rPr>
              <w:color w:val="auto"/>
              <w:lang w:eastAsia="zh-CN"/>
            </w:rPr>
            <w:t>将根据</w:t>
          </w:r>
          <w:r w:rsidRPr="1D9B96CB">
            <w:rPr>
              <w:color w:val="auto"/>
              <w:lang w:eastAsia="zh-CN"/>
            </w:rPr>
            <w:t>Greenwood</w:t>
          </w:r>
          <w:r w:rsidRPr="1D9B96CB">
            <w:rPr>
              <w:color w:val="auto"/>
              <w:lang w:eastAsia="zh-CN"/>
            </w:rPr>
            <w:t>公式</w:t>
          </w:r>
          <w:r w:rsidRPr="1D9B96CB" w:rsidR="00295FA0">
            <w:rPr>
              <w:color w:val="auto"/>
              <w:lang w:eastAsia="zh-CN"/>
            </w:rPr>
            <w:t>，并基于</w:t>
          </w:r>
          <w:r w:rsidRPr="1D9B96CB">
            <w:rPr>
              <w:color w:val="auto"/>
              <w:lang w:eastAsia="zh-CN"/>
            </w:rPr>
            <w:t>log(-log)</w:t>
          </w:r>
          <w:r w:rsidRPr="1D9B96CB" w:rsidR="00295FA0">
            <w:rPr>
              <w:color w:val="auto"/>
              <w:lang w:eastAsia="zh-CN"/>
            </w:rPr>
            <w:t>转换进行计算</w:t>
          </w:r>
          <w:r w:rsidR="00C52992">
            <w:rPr>
              <w:rFonts w:hint="eastAsia"/>
              <w:color w:val="auto"/>
              <w:lang w:eastAsia="zh-CN"/>
            </w:rPr>
            <w:t>其</w:t>
          </w:r>
          <w:r w:rsidR="00C52992">
            <w:rPr>
              <w:rFonts w:hint="eastAsia"/>
              <w:color w:val="auto"/>
              <w:lang w:eastAsia="zh-CN"/>
            </w:rPr>
            <w:t>95%CI</w:t>
          </w:r>
          <w:r w:rsidRPr="1D9B96CB">
            <w:rPr>
              <w:color w:val="auto"/>
              <w:lang w:eastAsia="zh-CN"/>
            </w:rPr>
            <w:t>。</w:t>
          </w:r>
          <w:commentRangeEnd w:id="336"/>
          <w:r>
            <w:rPr>
              <w:rStyle w:val="CommentReference"/>
            </w:rPr>
            <w:commentReference w:id="336"/>
          </w:r>
          <w:commentRangeEnd w:id="337"/>
          <w:r w:rsidR="007323CF">
            <w:rPr>
              <w:rStyle w:val="CommentReference"/>
              <w:rFonts w:cs="Cordia New" w:eastAsiaTheme="minorEastAsia"/>
              <w:color w:val="auto"/>
            </w:rPr>
            <w:commentReference w:id="337"/>
          </w:r>
        </w:p>
      </w:sdtContent>
    </w:sdt>
    <w:sdt>
      <w:sdtPr>
        <w:rPr>
          <w:rStyle w:val="Heading5Char"/>
        </w:rPr>
        <w:alias w:val="Sensitivity Analysis"/>
        <w:tag w:val="Sensitivity Analysis"/>
        <w:id w:val="2050724390"/>
        <w:lock w:val="contentLocked"/>
        <w:placeholder>
          <w:docPart w:val="E054976B422D473C861EA30F26C3B4A9"/>
        </w:placeholder>
      </w:sdtPr>
      <w:sdtEndPr>
        <w:rPr>
          <w:rStyle w:val="Heading5Char"/>
        </w:rPr>
      </w:sdtEndPr>
      <w:sdtContent>
        <w:p w:rsidR="002330F8" w:rsidRDefault="00394453" w14:paraId="0E955D91" w14:textId="179985A4">
          <w:pPr>
            <w:pStyle w:val="Heading5"/>
            <w:rPr>
              <w:rStyle w:val="CPTVariable"/>
              <w:rFonts w:hint="eastAsia" w:ascii="Times New Roman Bold" w:hAnsi="Times New Roman Bold" w:eastAsiaTheme="majorEastAsia"/>
            </w:rPr>
          </w:pPr>
          <w:r>
            <w:rPr>
              <w:rStyle w:val="Heading5Char"/>
              <w:rFonts w:hint="eastAsia"/>
            </w:rPr>
            <w:t>敏感性分析</w:t>
          </w:r>
          <w:ins w:author="Liang, Qunfeng" w:date="2025-07-07T14:10:00Z" w16du:dateUtc="2025-07-07T06:10:00Z" w:id="339">
            <w:r w:rsidR="00D2030E">
              <w:rPr>
                <w:rStyle w:val="Heading5Char"/>
                <w:rFonts w:hint="eastAsia"/>
                <w:lang w:eastAsia="zh-CN"/>
              </w:rPr>
              <w:t>和补充分析</w:t>
            </w:r>
          </w:ins>
          <w:r>
            <w:rPr>
              <w:rStyle w:val="Heading5Char"/>
              <w:rFonts w:hint="eastAsia"/>
            </w:rPr>
            <w:t>方法</w:t>
          </w:r>
        </w:p>
      </w:sdtContent>
    </w:sdt>
    <w:sdt>
      <w:sdtPr>
        <w:alias w:val="CPT:AnalysisMethodsandResultsPresentation[5]"/>
        <w:tag w:val="AnalysisMethodsandResultsPresentation"/>
        <w:id w:val="-649987439"/>
        <w:lock w:val="sdtLocked"/>
        <w:placeholder>
          <w:docPart w:val="81785E3C58F64F6DAA21B5021B1B5CA7"/>
        </w:placeholder>
        <w:rPr>
          <w:rStyle w:val="CPTVariable"/>
          <w:rFonts w:cs="Times New Roman"/>
        </w:rPr>
      </w:sdtPr>
      <w:sdtEndPr>
        <w:rPr>
          <w:rStyle w:val="DefaultParagraphFont"/>
          <w:rFonts w:eastAsia="MS Mincho" w:cs="Times New Roman"/>
          <w:lang w:eastAsia="ja-JP"/>
        </w:rPr>
      </w:sdtEndPr>
      <w:sdtContent>
        <w:p w:rsidRPr="00875CD2" w:rsidR="00121E94" w:rsidP="00461E21" w:rsidRDefault="00121E94" w14:paraId="2CFDAD38" w14:textId="1E9DF4E1">
          <w:pPr>
            <w:rPr>
              <w:rStyle w:val="CPTVariable"/>
              <w:lang w:eastAsia="zh-CN"/>
            </w:rPr>
          </w:pPr>
          <w:r w:rsidRPr="00736748">
            <w:rPr>
              <w:rStyle w:val="CPTVariable"/>
              <w:rFonts w:hint="eastAsia"/>
              <w:lang w:eastAsia="zh-CN"/>
            </w:rPr>
            <w:t>本研究中针对主要终点计划进行以下</w:t>
          </w:r>
          <w:commentRangeStart w:id="340"/>
          <w:commentRangeStart w:id="341"/>
          <w:commentRangeStart w:id="342"/>
          <w:r w:rsidRPr="00736748">
            <w:rPr>
              <w:rStyle w:val="CPTVariable"/>
              <w:rFonts w:hint="eastAsia"/>
              <w:lang w:eastAsia="zh-CN"/>
            </w:rPr>
            <w:t>敏感性分析</w:t>
          </w:r>
          <w:commentRangeEnd w:id="340"/>
          <w:r w:rsidR="0029548C">
            <w:rPr>
              <w:rStyle w:val="CommentReference"/>
            </w:rPr>
            <w:commentReference w:id="340"/>
          </w:r>
          <w:commentRangeEnd w:id="341"/>
          <w:r w:rsidR="008F528B">
            <w:rPr>
              <w:rStyle w:val="CommentReference"/>
            </w:rPr>
            <w:commentReference w:id="341"/>
          </w:r>
          <w:commentRangeEnd w:id="342"/>
          <w:r w:rsidR="0070388B">
            <w:rPr>
              <w:rStyle w:val="CommentReference"/>
            </w:rPr>
            <w:commentReference w:id="342"/>
          </w:r>
          <w:ins w:author="Liang, Qunfeng" w:date="2025-07-07T14:06:00Z" w16du:dateUtc="2025-07-07T06:06:00Z" w:id="343">
            <w:r w:rsidR="00E51328">
              <w:rPr>
                <w:rStyle w:val="CPTVariable"/>
                <w:rFonts w:hint="eastAsia"/>
                <w:lang w:eastAsia="zh-CN"/>
              </w:rPr>
              <w:t>和补充分析</w:t>
            </w:r>
          </w:ins>
          <w:r w:rsidRPr="00736748">
            <w:rPr>
              <w:rStyle w:val="CPTVariable"/>
              <w:rFonts w:hint="eastAsia"/>
              <w:lang w:eastAsia="zh-CN"/>
            </w:rPr>
            <w:t>：</w:t>
          </w:r>
        </w:p>
        <w:p w:rsidRPr="0071139B" w:rsidR="00461E21" w:rsidP="00461E21" w:rsidRDefault="00461E21" w14:paraId="57D20A9D" w14:textId="16904C29">
          <w:pPr>
            <w:pStyle w:val="ListParagraph"/>
            <w:numPr>
              <w:ilvl w:val="0"/>
              <w:numId w:val="42"/>
            </w:numPr>
            <w:rPr>
              <w:rFonts w:eastAsia="SimSun"/>
              <w:lang w:eastAsia="zh-CN"/>
            </w:rPr>
          </w:pPr>
          <w:r w:rsidRPr="0071139B">
            <w:rPr>
              <w:rFonts w:hint="eastAsia" w:eastAsia="SimSun"/>
              <w:lang w:eastAsia="zh-CN"/>
            </w:rPr>
            <w:t>敏感性分析</w:t>
          </w:r>
          <w:r w:rsidRPr="0071139B">
            <w:rPr>
              <w:rFonts w:hint="eastAsia" w:eastAsia="SimSun"/>
              <w:lang w:eastAsia="zh-CN"/>
            </w:rPr>
            <w:t>1</w:t>
          </w:r>
          <w:r w:rsidRPr="0071139B" w:rsidR="00017C1C">
            <w:rPr>
              <w:rFonts w:hint="eastAsia" w:eastAsia="SimSun"/>
              <w:lang w:eastAsia="zh-CN"/>
            </w:rPr>
            <w:t xml:space="preserve"> &amp; 2</w:t>
          </w:r>
          <w:r w:rsidRPr="0071139B">
            <w:rPr>
              <w:rFonts w:hint="eastAsia" w:eastAsia="SimSun"/>
              <w:lang w:eastAsia="zh-CN"/>
            </w:rPr>
            <w:t>：</w:t>
          </w:r>
          <w:r w:rsidRPr="0071139B" w:rsidR="004D40A2">
            <w:rPr>
              <w:rFonts w:hint="eastAsia" w:eastAsia="SimSun"/>
              <w:lang w:eastAsia="zh-CN"/>
            </w:rPr>
            <w:t>使用不同的</w:t>
          </w:r>
          <w:proofErr w:type="gramStart"/>
          <w:r w:rsidRPr="0071139B" w:rsidR="004D40A2">
            <w:rPr>
              <w:rFonts w:hint="eastAsia" w:eastAsia="SimSun"/>
              <w:lang w:eastAsia="zh-CN"/>
            </w:rPr>
            <w:t>删</w:t>
          </w:r>
          <w:proofErr w:type="gramEnd"/>
          <w:r w:rsidRPr="0071139B" w:rsidR="004D40A2">
            <w:rPr>
              <w:rFonts w:hint="eastAsia" w:eastAsia="SimSun"/>
              <w:lang w:eastAsia="zh-CN"/>
            </w:rPr>
            <w:t>失规则对主要终点</w:t>
          </w:r>
          <w:r w:rsidRPr="0071139B" w:rsidR="004D40A2">
            <w:rPr>
              <w:rFonts w:hint="eastAsia" w:eastAsia="SimSun"/>
              <w:lang w:eastAsia="zh-CN"/>
            </w:rPr>
            <w:t>PFS</w:t>
          </w:r>
          <w:r w:rsidRPr="0071139B" w:rsidR="004D40A2">
            <w:rPr>
              <w:rFonts w:hint="eastAsia" w:eastAsia="SimSun"/>
              <w:lang w:eastAsia="zh-CN"/>
            </w:rPr>
            <w:t>进行</w:t>
          </w:r>
          <w:proofErr w:type="gramStart"/>
          <w:r w:rsidRPr="0071139B" w:rsidR="004D40A2">
            <w:rPr>
              <w:rFonts w:hint="eastAsia" w:eastAsia="SimSun"/>
              <w:lang w:eastAsia="zh-CN"/>
            </w:rPr>
            <w:t>删</w:t>
          </w:r>
          <w:proofErr w:type="gramEnd"/>
          <w:r w:rsidRPr="0071139B" w:rsidR="004D40A2">
            <w:rPr>
              <w:rFonts w:hint="eastAsia" w:eastAsia="SimSun"/>
              <w:lang w:eastAsia="zh-CN"/>
            </w:rPr>
            <w:t>失</w:t>
          </w:r>
          <w:r w:rsidRPr="0071139B" w:rsidR="009466B1">
            <w:rPr>
              <w:rFonts w:hint="eastAsia" w:eastAsia="SimSun"/>
              <w:lang w:eastAsia="zh-CN"/>
            </w:rPr>
            <w:t>，详见上表。</w:t>
          </w:r>
          <w:r w:rsidRPr="0071139B" w:rsidR="004D40A2">
            <w:rPr>
              <w:rFonts w:hint="eastAsia" w:eastAsia="SimSun"/>
              <w:lang w:eastAsia="zh-CN"/>
            </w:rPr>
            <w:t>分析方法</w:t>
          </w:r>
          <w:r w:rsidRPr="0071139B" w:rsidR="00A35865">
            <w:rPr>
              <w:rFonts w:hint="eastAsia" w:eastAsia="SimSun"/>
              <w:lang w:eastAsia="zh-CN"/>
            </w:rPr>
            <w:t>及统计模型</w:t>
          </w:r>
          <w:r w:rsidRPr="0071139B" w:rsidR="004D40A2">
            <w:rPr>
              <w:rFonts w:hint="eastAsia" w:eastAsia="SimSun"/>
              <w:lang w:eastAsia="zh-CN"/>
            </w:rPr>
            <w:t>同</w:t>
          </w:r>
          <w:proofErr w:type="gramStart"/>
          <w:r w:rsidRPr="0071139B" w:rsidR="004D40A2">
            <w:rPr>
              <w:rFonts w:hint="eastAsia" w:eastAsia="SimSun"/>
              <w:lang w:eastAsia="zh-CN"/>
            </w:rPr>
            <w:t>主分析</w:t>
          </w:r>
          <w:proofErr w:type="gramEnd"/>
          <w:r w:rsidRPr="0071139B" w:rsidR="004D40A2">
            <w:rPr>
              <w:rFonts w:hint="eastAsia" w:eastAsia="SimSun"/>
              <w:lang w:eastAsia="zh-CN"/>
            </w:rPr>
            <w:t>相同</w:t>
          </w:r>
          <w:r w:rsidRPr="0071139B" w:rsidR="009466B1">
            <w:rPr>
              <w:rFonts w:hint="eastAsia" w:eastAsia="SimSun"/>
              <w:lang w:eastAsia="zh-CN"/>
            </w:rPr>
            <w:t>。</w:t>
          </w:r>
        </w:p>
        <w:p w:rsidRPr="00875CD2" w:rsidR="00017C1C" w:rsidP="003A0CB5" w:rsidRDefault="00E51328" w14:paraId="03FD7280" w14:textId="52A6EF88">
          <w:pPr>
            <w:pStyle w:val="ListParagraph"/>
            <w:numPr>
              <w:ilvl w:val="0"/>
              <w:numId w:val="42"/>
            </w:numPr>
            <w:rPr>
              <w:rFonts w:eastAsia="SimSun"/>
              <w:lang w:eastAsia="zh-CN"/>
            </w:rPr>
          </w:pPr>
          <w:ins w:author="Liang, Qunfeng" w:date="2025-07-07T14:06:00Z" w16du:dateUtc="2025-07-07T06:06:00Z" w:id="344">
            <w:r>
              <w:rPr>
                <w:rFonts w:hint="eastAsia" w:eastAsia="SimSun"/>
                <w:lang w:eastAsia="zh-CN"/>
              </w:rPr>
              <w:t>补充分析：</w:t>
            </w:r>
          </w:ins>
          <w:ins w:author="Liang, Qunfeng" w:date="2025-07-07T14:07:00Z" w16du:dateUtc="2025-07-07T06:07:00Z" w:id="345">
            <w:r w:rsidRPr="00B5298C" w:rsidR="00B5298C">
              <w:rPr>
                <w:rFonts w:hint="eastAsia" w:eastAsia="SimSun"/>
                <w:lang w:eastAsia="zh-CN"/>
              </w:rPr>
              <w:t>基于</w:t>
            </w:r>
            <w:r w:rsidR="00B5298C">
              <w:rPr>
                <w:rFonts w:hint="eastAsia" w:eastAsia="SimSun"/>
                <w:lang w:eastAsia="zh-CN"/>
              </w:rPr>
              <w:t>FAS</w:t>
            </w:r>
            <w:r w:rsidRPr="00B5298C" w:rsidR="00B5298C">
              <w:rPr>
                <w:rFonts w:hint="eastAsia" w:eastAsia="SimSun"/>
                <w:lang w:eastAsia="zh-CN"/>
              </w:rPr>
              <w:t>集</w:t>
            </w:r>
            <w:r w:rsidR="00B5298C">
              <w:rPr>
                <w:rFonts w:hint="eastAsia" w:eastAsia="SimSun"/>
                <w:lang w:eastAsia="zh-CN"/>
              </w:rPr>
              <w:t>，</w:t>
            </w:r>
            <w:r w:rsidRPr="00B5298C" w:rsidR="00B5298C">
              <w:rPr>
                <w:rFonts w:hint="eastAsia" w:eastAsia="SimSun"/>
                <w:lang w:eastAsia="zh-CN"/>
              </w:rPr>
              <w:t>对主要疗效终点由</w:t>
            </w:r>
            <w:r w:rsidRPr="00B5298C" w:rsidR="00B5298C">
              <w:rPr>
                <w:rFonts w:hint="eastAsia" w:eastAsia="SimSun"/>
                <w:lang w:eastAsia="zh-CN"/>
              </w:rPr>
              <w:t>IRC</w:t>
            </w:r>
            <w:r w:rsidRPr="00B5298C" w:rsidR="00B5298C">
              <w:rPr>
                <w:rFonts w:hint="eastAsia" w:eastAsia="SimSun"/>
                <w:lang w:eastAsia="zh-CN"/>
              </w:rPr>
              <w:t>评估的</w:t>
            </w:r>
            <w:r w:rsidRPr="00B5298C" w:rsidR="00B5298C">
              <w:rPr>
                <w:rFonts w:hint="eastAsia" w:eastAsia="SimSun"/>
                <w:lang w:eastAsia="zh-CN"/>
              </w:rPr>
              <w:t>PFS</w:t>
            </w:r>
            <w:r w:rsidRPr="00B5298C" w:rsidR="00B5298C">
              <w:rPr>
                <w:rFonts w:hint="eastAsia" w:eastAsia="SimSun"/>
                <w:lang w:eastAsia="zh-CN"/>
              </w:rPr>
              <w:t>进行分析</w:t>
            </w:r>
          </w:ins>
          <w:ins w:author="Liang, Qunfeng" w:date="2025-07-07T14:08:00Z" w16du:dateUtc="2025-07-07T06:08:00Z" w:id="346">
            <w:r w:rsidR="002A59C8">
              <w:rPr>
                <w:rFonts w:hint="eastAsia" w:eastAsia="SimSun"/>
                <w:lang w:eastAsia="zh-CN"/>
              </w:rPr>
              <w:t>。</w:t>
            </w:r>
          </w:ins>
          <w:ins w:author="Liang, Qunfeng" w:date="2025-07-07T14:09:00Z" w16du:dateUtc="2025-07-07T06:09:00Z" w:id="347">
            <w:r w:rsidRPr="0071139B" w:rsidR="002A59C8">
              <w:rPr>
                <w:rFonts w:hint="eastAsia" w:eastAsia="SimSun"/>
                <w:lang w:eastAsia="zh-CN"/>
              </w:rPr>
              <w:t>分析方法</w:t>
            </w:r>
            <w:r w:rsidR="002A59C8">
              <w:rPr>
                <w:rFonts w:hint="eastAsia" w:eastAsia="SimSun"/>
                <w:lang w:eastAsia="zh-CN"/>
              </w:rPr>
              <w:t>、</w:t>
            </w:r>
            <w:r w:rsidRPr="0071139B" w:rsidR="002A59C8">
              <w:rPr>
                <w:rFonts w:hint="eastAsia" w:eastAsia="SimSun"/>
                <w:lang w:eastAsia="zh-CN"/>
              </w:rPr>
              <w:t>统计模型</w:t>
            </w:r>
            <w:r w:rsidR="002A59C8">
              <w:rPr>
                <w:rFonts w:hint="eastAsia" w:eastAsia="SimSun"/>
                <w:lang w:eastAsia="zh-CN"/>
              </w:rPr>
              <w:t>及</w:t>
            </w:r>
            <w:r w:rsidR="002A59C8">
              <w:rPr>
                <w:rFonts w:hint="eastAsia" w:eastAsia="SimSun"/>
                <w:lang w:eastAsia="zh-CN"/>
              </w:rPr>
              <w:t>PFS</w:t>
            </w:r>
            <w:proofErr w:type="gramStart"/>
            <w:r w:rsidR="002A59C8">
              <w:rPr>
                <w:rFonts w:hint="eastAsia" w:eastAsia="SimSun"/>
                <w:lang w:eastAsia="zh-CN"/>
              </w:rPr>
              <w:t>删</w:t>
            </w:r>
            <w:proofErr w:type="gramEnd"/>
            <w:r w:rsidR="002A59C8">
              <w:rPr>
                <w:rFonts w:hint="eastAsia" w:eastAsia="SimSun"/>
                <w:lang w:eastAsia="zh-CN"/>
              </w:rPr>
              <w:t>失规则</w:t>
            </w:r>
            <w:r w:rsidRPr="0071139B" w:rsidR="002A59C8">
              <w:rPr>
                <w:rFonts w:hint="eastAsia" w:eastAsia="SimSun"/>
                <w:lang w:eastAsia="zh-CN"/>
              </w:rPr>
              <w:t>同</w:t>
            </w:r>
            <w:proofErr w:type="gramStart"/>
            <w:r w:rsidRPr="0071139B" w:rsidR="002A59C8">
              <w:rPr>
                <w:rFonts w:hint="eastAsia" w:eastAsia="SimSun"/>
                <w:lang w:eastAsia="zh-CN"/>
              </w:rPr>
              <w:t>主分析</w:t>
            </w:r>
            <w:proofErr w:type="gramEnd"/>
            <w:r w:rsidRPr="0071139B" w:rsidR="002A59C8">
              <w:rPr>
                <w:rFonts w:hint="eastAsia" w:eastAsia="SimSun"/>
                <w:lang w:eastAsia="zh-CN"/>
              </w:rPr>
              <w:t>相同</w:t>
            </w:r>
            <w:r w:rsidR="002A59C8">
              <w:rPr>
                <w:rFonts w:hint="eastAsia" w:eastAsia="SimSun"/>
                <w:lang w:eastAsia="zh-CN"/>
              </w:rPr>
              <w:t>。</w:t>
            </w:r>
          </w:ins>
        </w:p>
      </w:sdtContent>
    </w:sdt>
    <w:bookmarkStart w:name="_Toc201319805" w:id="348"/>
    <w:bookmarkStart w:name="_Toc201319806" w:id="349"/>
    <w:bookmarkStart w:name="_Toc201319864" w:id="350"/>
    <w:bookmarkStart w:name="_Toc201319865" w:id="351"/>
    <w:bookmarkStart w:name="_Toc201319866" w:id="352"/>
    <w:bookmarkStart w:name="_Toc201319867" w:id="353"/>
    <w:bookmarkStart w:name="_Toc75640055" w:id="354"/>
    <w:bookmarkStart w:name="_Toc201319868" w:id="355"/>
    <w:bookmarkEnd w:id="348"/>
    <w:bookmarkEnd w:id="349"/>
    <w:bookmarkEnd w:id="350"/>
    <w:bookmarkEnd w:id="351"/>
    <w:bookmarkEnd w:id="352"/>
    <w:bookmarkEnd w:id="353"/>
    <w:p w:rsidR="002330F8" w:rsidRDefault="0097759B" w14:paraId="0E955DD3" w14:textId="7A9AFB2B">
      <w:pPr>
        <w:pStyle w:val="Heading3"/>
        <w:rPr>
          <w:rStyle w:val="CPTVariable"/>
        </w:rPr>
      </w:pPr>
      <w:sdt>
        <w:sdtPr>
          <w:rPr>
            <w:rStyle w:val="CPTVariable"/>
            <w:rFonts w:hint="eastAsia"/>
          </w:rPr>
          <w:alias w:val="Subgroup Analyses"/>
          <w:tag w:val="Subgroup Analyses"/>
          <w:id w:val="1222941765"/>
          <w:lock w:val="contentLocked"/>
          <w:placeholder>
            <w:docPart w:val="4FCFCF027EC644E4899FBD7381B3623F"/>
          </w:placeholder>
        </w:sdtPr>
        <w:sdtEndPr>
          <w:rPr>
            <w:rStyle w:val="CPTVariable"/>
            <w:rFonts w:hint="default"/>
          </w:rPr>
        </w:sdtEndPr>
        <w:sdtContent>
          <w:r w:rsidR="00394453">
            <w:rPr>
              <w:rStyle w:val="CPTVariable"/>
              <w:rFonts w:hint="eastAsia"/>
            </w:rPr>
            <w:t>亚组分析</w:t>
          </w:r>
        </w:sdtContent>
      </w:sdt>
      <w:bookmarkEnd w:id="354"/>
      <w:bookmarkEnd w:id="355"/>
    </w:p>
    <w:sdt>
      <w:sdtPr>
        <w:alias w:val="CPT:SubgroupAnalyses"/>
        <w:tag w:val="SubgroupAnalyses"/>
        <w:id w:val="2100360338"/>
        <w:placeholder>
          <w:docPart w:val="5E96F19897EB4FA98712AE349D2FC8CF"/>
        </w:placeholder>
        <w:rPr>
          <w:rStyle w:val="CPTVariable"/>
          <w:rFonts w:cs="Times New Roman"/>
        </w:rPr>
      </w:sdtPr>
      <w:sdtEndPr>
        <w:rPr>
          <w:rStyle w:val="DefaultParagraphFont"/>
          <w:rFonts w:eastAsia="MS Mincho" w:cs="Times New Roman"/>
          <w:lang w:eastAsia="ja-JP"/>
        </w:rPr>
      </w:sdtEndPr>
      <w:sdtContent>
        <w:p w:rsidR="004A6D2F" w:rsidRDefault="00394453" w14:paraId="1D92F2B7" w14:textId="2454ABE0">
          <w:pPr>
            <w:rPr>
              <w:ins w:author="丁 扬" w:date="2025-06-23T15:34:00Z" w16du:dateUtc="2025-06-23T07:34:00Z" w:id="356"/>
              <w:rStyle w:val="CPTVariable"/>
              <w:lang w:eastAsia="zh-CN"/>
            </w:rPr>
          </w:pPr>
          <w:r>
            <w:rPr>
              <w:rStyle w:val="CPTVariable"/>
              <w:rFonts w:hint="eastAsia"/>
              <w:lang w:eastAsia="zh-CN"/>
            </w:rPr>
            <w:t>亚组分析将基于</w:t>
          </w:r>
          <w:r>
            <w:rPr>
              <w:rStyle w:val="CPTVariable"/>
              <w:rFonts w:hint="eastAsia"/>
              <w:lang w:eastAsia="zh-CN"/>
            </w:rPr>
            <w:t>ITT</w:t>
          </w:r>
          <w:r>
            <w:rPr>
              <w:rStyle w:val="CPTVariable"/>
              <w:rFonts w:hint="eastAsia"/>
              <w:lang w:eastAsia="zh-CN"/>
            </w:rPr>
            <w:t>分析集。</w:t>
          </w:r>
          <w:r w:rsidRPr="29489B6B">
            <w:rPr>
              <w:rStyle w:val="CPTVariable"/>
              <w:lang w:eastAsia="zh-CN"/>
            </w:rPr>
            <w:t>将对主要疗效终点</w:t>
          </w:r>
          <w:r w:rsidR="0019738B">
            <w:rPr>
              <w:rStyle w:val="CPTVariable"/>
              <w:rFonts w:hint="eastAsia"/>
              <w:lang w:eastAsia="zh-CN"/>
            </w:rPr>
            <w:t>由</w:t>
          </w:r>
          <w:r w:rsidRPr="29489B6B">
            <w:rPr>
              <w:rStyle w:val="CPTVariable"/>
              <w:lang w:eastAsia="zh-CN"/>
            </w:rPr>
            <w:t>IRC</w:t>
          </w:r>
          <w:r w:rsidRPr="29489B6B">
            <w:rPr>
              <w:rStyle w:val="CPTVariable"/>
              <w:lang w:eastAsia="zh-CN"/>
            </w:rPr>
            <w:t>评估的</w:t>
          </w:r>
          <w:r w:rsidRPr="29489B6B">
            <w:rPr>
              <w:rStyle w:val="CPTVariable"/>
              <w:lang w:eastAsia="zh-CN"/>
            </w:rPr>
            <w:t>PFS</w:t>
          </w:r>
          <w:ins w:author="丁 扬" w:date="2025-06-23T15:34:00Z" w16du:dateUtc="2025-06-23T07:34:00Z" w:id="357">
            <w:r w:rsidR="008424F1">
              <w:rPr>
                <w:rStyle w:val="CPTVariable"/>
                <w:rFonts w:hint="eastAsia"/>
                <w:lang w:eastAsia="zh-CN"/>
              </w:rPr>
              <w:t>进行亚组分析，</w:t>
            </w:r>
          </w:ins>
          <w:ins w:author="丁 扬" w:date="2025-06-23T15:35:00Z" w16du:dateUtc="2025-06-23T07:35:00Z" w:id="358">
            <w:r w:rsidR="008424F1">
              <w:rPr>
                <w:rStyle w:val="CPTVariable"/>
                <w:rFonts w:hint="eastAsia"/>
                <w:lang w:eastAsia="zh-CN"/>
              </w:rPr>
              <w:t>例如</w:t>
            </w:r>
          </w:ins>
          <w:ins w:author="王 桢" w:date="2025-07-03T10:07:00Z" w16du:dateUtc="2025-07-03T02:07:00Z" w:id="359">
            <w:r w:rsidR="008A4BEC">
              <w:rPr>
                <w:rStyle w:val="CPTVariable"/>
                <w:rFonts w:hint="eastAsia"/>
                <w:lang w:eastAsia="zh-CN"/>
              </w:rPr>
              <w:t>年龄</w:t>
            </w:r>
          </w:ins>
          <w:ins w:author="丁 扬" w:date="2025-06-23T15:36:00Z" w16du:dateUtc="2025-06-23T07:36:00Z" w:id="360">
            <w:del w:author="王 桢" w:date="2025-07-03T10:07:00Z" w16du:dateUtc="2025-07-03T02:07:00Z" w:id="361">
              <w:r w:rsidDel="008A4BEC" w:rsidR="00D31DA4">
                <w:rPr>
                  <w:rStyle w:val="CPTVariable"/>
                  <w:rFonts w:hint="eastAsia"/>
                  <w:lang w:eastAsia="zh-CN"/>
                </w:rPr>
                <w:delText>，</w:delText>
              </w:r>
            </w:del>
          </w:ins>
          <w:ins w:author="丁 扬" w:date="2025-06-23T15:35:00Z" w16du:dateUtc="2025-06-23T07:35:00Z" w:id="362">
            <w:del w:author="王 桢" w:date="2025-07-03T10:06:00Z" w16du:dateUtc="2025-07-03T02:06:00Z" w:id="363">
              <w:r w:rsidDel="008A4BEC" w:rsidR="008424F1">
                <w:rPr>
                  <w:rStyle w:val="CPTVariable"/>
                  <w:rFonts w:hint="eastAsia"/>
                  <w:lang w:eastAsia="zh-CN"/>
                </w:rPr>
                <w:delText>按照</w:delText>
              </w:r>
              <w:r w:rsidDel="008A4BEC" w:rsidR="008424F1">
                <w:rPr>
                  <w:rFonts w:hint="eastAsia" w:ascii="SimSun" w:hAnsi="SimSun" w:eastAsia="SimSun" w:cs="SimSun"/>
                  <w:lang w:val="zh-CN" w:eastAsia="zh-CN"/>
                </w:rPr>
                <w:delText>既往是否接受自体干细胞移植，</w:delText>
              </w:r>
            </w:del>
            <w:del w:author="王 桢" w:date="2025-07-03T10:07:00Z" w16du:dateUtc="2025-07-03T02:07:00Z" w:id="364">
              <w:r w:rsidDel="008A4BEC" w:rsidR="008424F1">
                <w:rPr>
                  <w:rFonts w:hint="eastAsia" w:ascii="SimSun" w:hAnsi="SimSun" w:eastAsia="SimSun" w:cs="SimSun"/>
                  <w:lang w:val="zh-CN" w:eastAsia="zh-CN"/>
                </w:rPr>
                <w:delText>ECOG评分，</w:delText>
              </w:r>
              <w:r w:rsidRPr="09954D9D" w:rsidDel="008A4BEC" w:rsidR="008424F1">
                <w:rPr>
                  <w:rFonts w:ascii="SimSun" w:hAnsi="SimSun" w:eastAsia="SimSun" w:cs="SimSun"/>
                  <w:lang w:val="zh-CN" w:eastAsia="zh-CN"/>
                </w:rPr>
                <w:delText>既往是否接受</w:delText>
              </w:r>
              <w:commentRangeStart w:id="365"/>
              <w:commentRangeStart w:id="366"/>
              <w:commentRangeStart w:id="367"/>
              <w:commentRangeStart w:id="368"/>
              <w:r w:rsidRPr="09954D9D" w:rsidDel="008A4BEC" w:rsidR="008424F1">
                <w:rPr>
                  <w:rFonts w:ascii="SimSun" w:hAnsi="SimSun" w:eastAsia="SimSun" w:cs="SimSun"/>
                  <w:lang w:val="zh-CN" w:eastAsia="zh-CN"/>
                </w:rPr>
                <w:delText>维布妥昔</w:delText>
              </w:r>
              <w:commentRangeEnd w:id="365"/>
              <w:r w:rsidDel="008A4BEC" w:rsidR="008424F1">
                <w:rPr>
                  <w:rStyle w:val="CommentReference"/>
                </w:rPr>
                <w:commentReference w:id="365"/>
              </w:r>
              <w:commentRangeEnd w:id="366"/>
              <w:r w:rsidDel="008A4BEC" w:rsidR="008424F1">
                <w:rPr>
                  <w:rStyle w:val="CommentReference"/>
                </w:rPr>
                <w:commentReference w:id="366"/>
              </w:r>
              <w:commentRangeEnd w:id="367"/>
              <w:r w:rsidDel="008A4BEC" w:rsidR="008424F1">
                <w:rPr>
                  <w:rStyle w:val="CommentReference"/>
                </w:rPr>
                <w:commentReference w:id="367"/>
              </w:r>
            </w:del>
          </w:ins>
          <w:ins w:author="丁 扬" w:date="2025-06-24T16:29:00Z" w16du:dateUtc="2025-06-24T08:29:00Z" w:id="369">
            <w:del w:author="王 桢" w:date="2025-07-03T10:07:00Z" w16du:dateUtc="2025-07-03T02:07:00Z" w:id="370">
              <w:commentRangeEnd w:id="368"/>
              <w:r w:rsidDel="008A4BEC" w:rsidR="00FC341A">
                <w:rPr>
                  <w:rStyle w:val="CommentReference"/>
                </w:rPr>
                <w:commentReference w:id="368"/>
              </w:r>
            </w:del>
          </w:ins>
          <w:ins w:author="丁 扬" w:date="2025-06-23T15:35:00Z" w16du:dateUtc="2025-06-23T07:35:00Z" w:id="371">
            <w:del w:author="王 桢" w:date="2025-07-03T10:07:00Z" w16du:dateUtc="2025-07-03T02:07:00Z" w:id="372">
              <w:r w:rsidRPr="09954D9D" w:rsidDel="008A4BEC" w:rsidR="008424F1">
                <w:rPr>
                  <w:rFonts w:ascii="SimSun" w:hAnsi="SimSun" w:eastAsia="SimSun" w:cs="SimSun"/>
                  <w:lang w:val="zh-CN" w:eastAsia="zh-CN"/>
                </w:rPr>
                <w:delText>治疗</w:delText>
              </w:r>
              <w:r w:rsidDel="008A4BEC" w:rsidR="00D31DA4">
                <w:rPr>
                  <w:rFonts w:hint="eastAsia" w:ascii="SimSun" w:hAnsi="SimSun" w:eastAsia="SimSun" w:cs="SimSun"/>
                  <w:lang w:val="zh-CN" w:eastAsia="zh-CN"/>
                </w:rPr>
                <w:delText>，进入研究时的Lugano分期</w:delText>
              </w:r>
            </w:del>
          </w:ins>
          <w:ins w:author="丁 扬" w:date="2025-06-23T15:36:00Z" w16du:dateUtc="2025-06-23T07:36:00Z" w:id="373">
            <w:r w:rsidR="00D31DA4">
              <w:rPr>
                <w:rFonts w:hint="eastAsia" w:ascii="SimSun" w:hAnsi="SimSun" w:eastAsia="SimSun" w:cs="SimSun"/>
                <w:lang w:val="zh-CN" w:eastAsia="zh-CN"/>
              </w:rPr>
              <w:t>等。</w:t>
            </w:r>
          </w:ins>
        </w:p>
        <w:p w:rsidR="002330F8" w:rsidDel="00C24984" w:rsidRDefault="00962A20" w14:paraId="0E955DD5" w14:textId="59347DC1">
          <w:pPr>
            <w:rPr>
              <w:del w:author="丁 扬" w:date="2025-06-23T15:36:00Z" w16du:dateUtc="2025-06-23T07:36:00Z" w:id="374"/>
              <w:rStyle w:val="CPTVariable"/>
              <w:lang w:eastAsia="zh-CN"/>
            </w:rPr>
          </w:pPr>
          <w:commentRangeStart w:id="375"/>
          <w:commentRangeStart w:id="376"/>
          <w:commentRangeStart w:id="377"/>
          <w:del w:author="丁 扬" w:date="2025-06-23T15:36:00Z" w16du:dateUtc="2025-06-23T07:36:00Z" w:id="378">
            <w:r w:rsidRPr="008F4CE1" w:rsidDel="00C24984">
              <w:rPr>
                <w:rStyle w:val="CPTVariable"/>
                <w:strike/>
                <w:lang w:eastAsia="zh-CN"/>
              </w:rPr>
              <w:delText>和</w:delText>
            </w:r>
            <w:commentRangeStart w:id="379"/>
            <w:commentRangeStart w:id="380"/>
            <w:r w:rsidRPr="008F4CE1" w:rsidDel="00C24984">
              <w:rPr>
                <w:rStyle w:val="CPTVariable"/>
                <w:strike/>
                <w:lang w:eastAsia="zh-CN"/>
              </w:rPr>
              <w:delText>研究者评估的</w:delText>
            </w:r>
            <w:r w:rsidRPr="008F4CE1" w:rsidDel="00C24984">
              <w:rPr>
                <w:rStyle w:val="CPTVariable"/>
                <w:strike/>
                <w:lang w:eastAsia="zh-CN"/>
              </w:rPr>
              <w:delText>PFS</w:delText>
            </w:r>
            <w:commentRangeEnd w:id="375"/>
            <w:r w:rsidRPr="008F4CE1" w:rsidDel="00C24984">
              <w:rPr>
                <w:rStyle w:val="CommentReference"/>
                <w:strike/>
              </w:rPr>
              <w:commentReference w:id="375"/>
            </w:r>
            <w:commentRangeEnd w:id="376"/>
            <w:r w:rsidRPr="008F4CE1" w:rsidDel="00C24984">
              <w:rPr>
                <w:rStyle w:val="CommentReference"/>
                <w:strike/>
              </w:rPr>
              <w:commentReference w:id="376"/>
            </w:r>
            <w:commentRangeEnd w:id="377"/>
            <w:r w:rsidRPr="008F4CE1" w:rsidDel="00C24984">
              <w:rPr>
                <w:rStyle w:val="CommentReference"/>
                <w:strike/>
              </w:rPr>
              <w:commentReference w:id="377"/>
            </w:r>
            <w:commentRangeEnd w:id="379"/>
            <w:r w:rsidRPr="008F4CE1" w:rsidDel="00C24984" w:rsidR="008F4CE1">
              <w:rPr>
                <w:rStyle w:val="CommentReference"/>
                <w:strike/>
              </w:rPr>
              <w:commentReference w:id="379"/>
            </w:r>
          </w:del>
          <w:commentRangeEnd w:id="380"/>
          <w:r w:rsidR="007F0021">
            <w:rPr>
              <w:rStyle w:val="CommentReference"/>
            </w:rPr>
            <w:commentReference w:id="380"/>
          </w:r>
          <w:del w:author="丁 扬" w:date="2025-06-23T15:36:00Z" w16du:dateUtc="2025-06-23T07:36:00Z" w:id="381">
            <w:r w:rsidRPr="29489B6B" w:rsidDel="00C24984" w:rsidR="00394453">
              <w:rPr>
                <w:rStyle w:val="CPTVariable"/>
                <w:lang w:eastAsia="zh-CN"/>
              </w:rPr>
              <w:delText>基于以下</w:delText>
            </w:r>
            <w:commentRangeStart w:id="382"/>
            <w:commentRangeStart w:id="383"/>
            <w:commentRangeStart w:id="384"/>
            <w:commentRangeStart w:id="385"/>
            <w:commentRangeStart w:id="386"/>
            <w:commentRangeStart w:id="387"/>
            <w:commentRangeStart w:id="388"/>
            <w:r w:rsidRPr="29489B6B" w:rsidDel="00C24984" w:rsidR="00394453">
              <w:rPr>
                <w:rStyle w:val="CPTVariable"/>
                <w:lang w:eastAsia="zh-CN"/>
              </w:rPr>
              <w:delText>因素</w:delText>
            </w:r>
            <w:commentRangeEnd w:id="382"/>
            <w:r w:rsidDel="00C24984" w:rsidR="00394453">
              <w:rPr>
                <w:rStyle w:val="CommentReference"/>
              </w:rPr>
              <w:commentReference w:id="382"/>
            </w:r>
            <w:commentRangeEnd w:id="383"/>
            <w:r w:rsidDel="00C24984" w:rsidR="00394453">
              <w:rPr>
                <w:rStyle w:val="CommentReference"/>
              </w:rPr>
              <w:commentReference w:id="383"/>
            </w:r>
            <w:commentRangeEnd w:id="384"/>
            <w:r w:rsidDel="00C24984" w:rsidR="00394453">
              <w:rPr>
                <w:rStyle w:val="CommentReference"/>
              </w:rPr>
              <w:commentReference w:id="384"/>
            </w:r>
            <w:commentRangeEnd w:id="385"/>
            <w:r w:rsidDel="00C24984" w:rsidR="00394453">
              <w:rPr>
                <w:rStyle w:val="CommentReference"/>
              </w:rPr>
              <w:commentReference w:id="385"/>
            </w:r>
            <w:commentRangeEnd w:id="386"/>
            <w:r w:rsidDel="00C24984" w:rsidR="00394453">
              <w:rPr>
                <w:rStyle w:val="CommentReference"/>
              </w:rPr>
              <w:commentReference w:id="386"/>
            </w:r>
            <w:commentRangeEnd w:id="387"/>
            <w:r w:rsidDel="00C24984" w:rsidR="00D03265">
              <w:rPr>
                <w:rStyle w:val="CommentReference"/>
              </w:rPr>
              <w:commentReference w:id="387"/>
            </w:r>
            <w:commentRangeEnd w:id="388"/>
            <w:r w:rsidDel="00C24984" w:rsidR="00AA6AA4">
              <w:rPr>
                <w:rStyle w:val="CommentReference"/>
              </w:rPr>
              <w:commentReference w:id="388"/>
            </w:r>
            <w:r w:rsidRPr="29489B6B" w:rsidDel="00C24984" w:rsidR="00394453">
              <w:rPr>
                <w:rStyle w:val="CPTVariable"/>
                <w:lang w:eastAsia="zh-CN"/>
              </w:rPr>
              <w:delText>进行亚组分析</w:delText>
            </w:r>
            <w:r w:rsidRPr="004B34F1" w:rsidDel="00C24984" w:rsidR="00D83CF6">
              <w:rPr>
                <w:rStyle w:val="CPTVariable"/>
                <w:rFonts w:hint="eastAsia"/>
                <w:lang w:eastAsia="zh-CN"/>
              </w:rPr>
              <w:delText>（如适用</w:delText>
            </w:r>
            <w:r w:rsidDel="00C24984" w:rsidR="00D83CF6">
              <w:rPr>
                <w:rStyle w:val="CPTVariable"/>
                <w:rFonts w:hint="eastAsia"/>
                <w:lang w:eastAsia="zh-CN"/>
              </w:rPr>
              <w:delText>）</w:delText>
            </w:r>
            <w:r w:rsidRPr="29489B6B" w:rsidDel="00C24984" w:rsidR="00394453">
              <w:rPr>
                <w:rStyle w:val="CPTVariable"/>
                <w:lang w:eastAsia="zh-CN"/>
              </w:rPr>
              <w:delText>：</w:delText>
            </w:r>
          </w:del>
        </w:p>
        <w:p w:rsidR="002330F8" w:rsidDel="00C24984" w:rsidRDefault="00394453" w14:paraId="0E955DD6" w14:textId="3B826826">
          <w:pPr>
            <w:pStyle w:val="ListParagraph"/>
            <w:numPr>
              <w:ilvl w:val="0"/>
              <w:numId w:val="64"/>
            </w:numPr>
            <w:rPr>
              <w:del w:author="丁 扬" w:date="2025-06-23T15:36:00Z" w16du:dateUtc="2025-06-23T07:36:00Z" w:id="389"/>
              <w:rFonts w:eastAsia="MS Mincho"/>
              <w:lang w:eastAsia="zh-CN"/>
            </w:rPr>
          </w:pPr>
          <w:del w:author="丁 扬" w:date="2025-06-23T15:35:00Z" w16du:dateUtc="2025-06-23T07:35:00Z" w:id="390">
            <w:r w:rsidDel="008424F1">
              <w:rPr>
                <w:rFonts w:hint="eastAsia" w:ascii="SimSun" w:hAnsi="SimSun" w:eastAsia="SimSun" w:cs="SimSun"/>
                <w:lang w:val="zh-CN" w:eastAsia="zh-CN"/>
              </w:rPr>
              <w:delText>既往是否接受自体干细胞移植</w:delText>
            </w:r>
          </w:del>
          <w:del w:author="丁 扬" w:date="2025-06-23T15:36:00Z" w16du:dateUtc="2025-06-23T07:36:00Z" w:id="391">
            <w:r w:rsidDel="00C24984" w:rsidR="00FF47AA">
              <w:rPr>
                <w:rFonts w:hint="eastAsia" w:ascii="SimSun" w:hAnsi="SimSun" w:eastAsia="SimSun" w:cs="SimSun"/>
                <w:lang w:val="zh-CN" w:eastAsia="zh-CN"/>
              </w:rPr>
              <w:delText>（是，否）</w:delText>
            </w:r>
          </w:del>
        </w:p>
        <w:p w:rsidR="002330F8" w:rsidDel="00C24984" w:rsidRDefault="00394453" w14:paraId="0E955DD9" w14:textId="732920CF">
          <w:pPr>
            <w:pStyle w:val="ListParagraph"/>
            <w:numPr>
              <w:ilvl w:val="0"/>
              <w:numId w:val="66"/>
            </w:numPr>
            <w:rPr>
              <w:del w:author="丁 扬" w:date="2025-06-23T15:36:00Z" w16du:dateUtc="2025-06-23T07:36:00Z" w:id="392"/>
              <w:rFonts w:eastAsia="MS Mincho"/>
              <w:lang w:eastAsia="ja-JP"/>
            </w:rPr>
          </w:pPr>
          <w:commentRangeStart w:id="393"/>
          <w:commentRangeStart w:id="394"/>
          <w:del w:author="丁 扬" w:date="2025-06-23T15:36:00Z" w16du:dateUtc="2025-06-23T07:36:00Z" w:id="395">
            <w:r w:rsidDel="00C24984">
              <w:rPr>
                <w:rFonts w:hint="eastAsia"/>
                <w:lang w:val="zh-CN" w:eastAsia="zh-CN"/>
              </w:rPr>
              <w:delText>ECOG</w:delText>
            </w:r>
            <w:r w:rsidDel="00C24984">
              <w:rPr>
                <w:rFonts w:hint="eastAsia" w:ascii="SimSun" w:hAnsi="SimSun" w:eastAsia="SimSun" w:cs="SimSun"/>
                <w:lang w:val="zh-CN" w:eastAsia="zh-CN"/>
              </w:rPr>
              <w:delText>评分</w:delText>
            </w:r>
            <w:commentRangeEnd w:id="393"/>
            <w:r w:rsidDel="00C24984" w:rsidR="007B265D">
              <w:rPr>
                <w:rStyle w:val="CommentReference"/>
                <w:rFonts w:cs="Cordia New" w:eastAsiaTheme="minorEastAsia"/>
              </w:rPr>
              <w:commentReference w:id="393"/>
            </w:r>
            <w:commentRangeEnd w:id="394"/>
            <w:r w:rsidDel="00C24984" w:rsidR="006D49CE">
              <w:rPr>
                <w:rStyle w:val="CommentReference"/>
                <w:rFonts w:cs="Cordia New" w:eastAsiaTheme="minorEastAsia"/>
              </w:rPr>
              <w:commentReference w:id="394"/>
            </w:r>
            <w:r w:rsidDel="00C24984" w:rsidR="00FF47AA">
              <w:rPr>
                <w:rFonts w:hint="eastAsia" w:ascii="SimSun" w:hAnsi="SimSun" w:eastAsia="SimSun" w:cs="SimSun"/>
                <w:lang w:val="zh-CN" w:eastAsia="zh-CN"/>
              </w:rPr>
              <w:delText>（0</w:delText>
            </w:r>
            <w:r w:rsidDel="00C24984" w:rsidR="00CE4C21">
              <w:rPr>
                <w:rFonts w:hint="eastAsia" w:ascii="SimSun" w:hAnsi="SimSun" w:eastAsia="SimSun" w:cs="SimSun"/>
                <w:lang w:val="zh-CN" w:eastAsia="zh-CN"/>
              </w:rPr>
              <w:delText>/</w:delText>
            </w:r>
            <w:r w:rsidDel="00C24984" w:rsidR="00FF47AA">
              <w:rPr>
                <w:rFonts w:hint="eastAsia" w:ascii="SimSun" w:hAnsi="SimSun" w:eastAsia="SimSun" w:cs="SimSun"/>
                <w:lang w:val="zh-CN" w:eastAsia="zh-CN"/>
              </w:rPr>
              <w:delText>1，2）</w:delText>
            </w:r>
          </w:del>
        </w:p>
        <w:p w:rsidR="7607258C" w:rsidDel="00C24984" w:rsidP="29489B6B" w:rsidRDefault="4BD3E0BC" w14:paraId="748B50B1" w14:textId="0A07FABD">
          <w:pPr>
            <w:pStyle w:val="ListParagraph"/>
            <w:numPr>
              <w:ilvl w:val="0"/>
              <w:numId w:val="66"/>
            </w:numPr>
            <w:rPr>
              <w:del w:author="丁 扬" w:date="2025-06-23T15:36:00Z" w16du:dateUtc="2025-06-23T07:36:00Z" w:id="396"/>
              <w:rFonts w:eastAsia="MS Mincho"/>
              <w:lang w:eastAsia="zh-CN"/>
            </w:rPr>
          </w:pPr>
          <w:del w:author="丁 扬" w:date="2025-06-23T15:36:00Z" w16du:dateUtc="2025-06-23T07:36:00Z" w:id="397">
            <w:r w:rsidRPr="09954D9D" w:rsidDel="00C24984">
              <w:rPr>
                <w:rFonts w:ascii="SimSun" w:hAnsi="SimSun" w:eastAsia="SimSun" w:cs="SimSun"/>
                <w:lang w:val="zh-CN" w:eastAsia="zh-CN"/>
              </w:rPr>
              <w:delText>既往是否接受</w:delText>
            </w:r>
            <w:commentRangeStart w:id="398"/>
            <w:commentRangeStart w:id="399"/>
            <w:commentRangeStart w:id="400"/>
            <w:commentRangeStart w:id="401"/>
            <w:commentRangeStart w:id="402"/>
            <w:r w:rsidRPr="09954D9D" w:rsidDel="00C24984">
              <w:rPr>
                <w:rFonts w:ascii="SimSun" w:hAnsi="SimSun" w:eastAsia="SimSun" w:cs="SimSun"/>
                <w:lang w:val="zh-CN" w:eastAsia="zh-CN"/>
              </w:rPr>
              <w:delText>维布妥昔</w:delText>
            </w:r>
            <w:commentRangeEnd w:id="398"/>
            <w:r w:rsidDel="00C24984">
              <w:rPr>
                <w:rStyle w:val="CommentReference"/>
              </w:rPr>
              <w:commentReference w:id="398"/>
            </w:r>
            <w:commentRangeEnd w:id="399"/>
            <w:r w:rsidDel="00C24984">
              <w:rPr>
                <w:rStyle w:val="CommentReference"/>
              </w:rPr>
              <w:commentReference w:id="399"/>
            </w:r>
            <w:commentRangeEnd w:id="400"/>
            <w:r w:rsidDel="00C24984">
              <w:rPr>
                <w:rStyle w:val="CommentReference"/>
              </w:rPr>
              <w:commentReference w:id="400"/>
            </w:r>
            <w:r w:rsidRPr="09954D9D" w:rsidDel="00C24984">
              <w:rPr>
                <w:rFonts w:ascii="SimSun" w:hAnsi="SimSun" w:eastAsia="SimSun" w:cs="SimSun"/>
                <w:lang w:val="zh-CN" w:eastAsia="zh-CN"/>
              </w:rPr>
              <w:delText>治疗</w:delText>
            </w:r>
            <w:r w:rsidRPr="09954D9D" w:rsidDel="00C24984" w:rsidR="002F79BD">
              <w:rPr>
                <w:rFonts w:ascii="SimSun" w:hAnsi="SimSun" w:eastAsia="SimSun" w:cs="SimSun"/>
                <w:lang w:val="zh-CN" w:eastAsia="zh-CN"/>
              </w:rPr>
              <w:delText>（是，否）</w:delText>
            </w:r>
            <w:commentRangeEnd w:id="401"/>
            <w:r w:rsidDel="00C24984">
              <w:rPr>
                <w:rStyle w:val="CommentReference"/>
              </w:rPr>
              <w:commentReference w:id="401"/>
            </w:r>
            <w:commentRangeEnd w:id="402"/>
            <w:r w:rsidDel="00C24984">
              <w:rPr>
                <w:rStyle w:val="CommentReference"/>
              </w:rPr>
              <w:commentReference w:id="402"/>
            </w:r>
          </w:del>
        </w:p>
        <w:p w:rsidRPr="00875CD2" w:rsidR="7607258C" w:rsidDel="00C24984" w:rsidP="00EA125C" w:rsidRDefault="7607258C" w14:paraId="52671C94" w14:textId="130430FC">
          <w:pPr>
            <w:pStyle w:val="ListParagraph"/>
            <w:numPr>
              <w:ilvl w:val="0"/>
              <w:numId w:val="65"/>
            </w:numPr>
            <w:rPr>
              <w:del w:author="丁 扬" w:date="2025-06-23T15:36:00Z" w16du:dateUtc="2025-06-23T07:36:00Z" w:id="403"/>
              <w:rFonts w:eastAsia="MS Mincho"/>
              <w:lang w:eastAsia="ja-JP"/>
            </w:rPr>
          </w:pPr>
          <w:del w:author="丁 扬" w:date="2025-06-23T15:36:00Z" w16du:dateUtc="2025-06-23T07:36:00Z" w:id="404">
            <w:r w:rsidRPr="29489B6B" w:rsidDel="00C24984">
              <w:rPr>
                <w:rFonts w:ascii="SimSun" w:hAnsi="SimSun" w:eastAsia="SimSun" w:cs="SimSun"/>
                <w:lang w:val="zh-CN" w:eastAsia="zh-CN"/>
              </w:rPr>
              <w:delText>进入研究时的Lugano分期</w:delText>
            </w:r>
            <w:r w:rsidDel="00C24984" w:rsidR="00562167">
              <w:rPr>
                <w:rFonts w:hint="eastAsia" w:ascii="SimSun" w:hAnsi="SimSun" w:eastAsia="SimSun" w:cs="SimSun"/>
                <w:lang w:val="zh-CN" w:eastAsia="zh-CN"/>
              </w:rPr>
              <w:delText>（III，IV）</w:delText>
            </w:r>
          </w:del>
        </w:p>
        <w:p w:rsidRPr="00E21EC3" w:rsidR="00CE3300" w:rsidDel="00C24984" w:rsidP="00875CD2" w:rsidRDefault="00CE3300" w14:paraId="31E0606B" w14:textId="4B1EAED4">
          <w:pPr>
            <w:rPr>
              <w:del w:author="丁 扬" w:date="2025-06-23T15:36:00Z" w16du:dateUtc="2025-06-23T07:36:00Z" w:id="405"/>
              <w:rFonts w:eastAsia="MS Mincho"/>
              <w:lang w:eastAsia="ja-JP"/>
            </w:rPr>
          </w:pPr>
          <w:del w:author="丁 扬" w:date="2025-06-23T15:36:00Z" w16du:dateUtc="2025-06-23T07:36:00Z" w:id="406">
            <w:r w:rsidRPr="00875CD2" w:rsidDel="00C24984">
              <w:rPr>
                <w:rFonts w:hint="eastAsia" w:ascii="SimSun" w:hAnsi="SimSun" w:eastAsia="SimSun" w:cs="SimSun"/>
                <w:lang w:val="zh-CN" w:eastAsia="zh-CN"/>
              </w:rPr>
              <w:delText>如数据允许</w:delText>
            </w:r>
            <w:r w:rsidRPr="00875CD2" w:rsidDel="00C24984" w:rsidR="00E21EC3">
              <w:rPr>
                <w:rFonts w:hint="eastAsia" w:ascii="SimSun" w:hAnsi="SimSun" w:eastAsia="SimSun" w:cs="SimSun"/>
                <w:lang w:val="zh-CN" w:eastAsia="zh-CN"/>
              </w:rPr>
              <w:delText>还将进行以下亚组分析：</w:delText>
            </w:r>
          </w:del>
        </w:p>
        <w:p w:rsidR="00155BA5" w:rsidDel="00C24984" w:rsidP="00155BA5" w:rsidRDefault="00155BA5" w14:paraId="7EB47176" w14:textId="79E2964E">
          <w:pPr>
            <w:pStyle w:val="ListParagraph"/>
            <w:numPr>
              <w:ilvl w:val="0"/>
              <w:numId w:val="65"/>
            </w:numPr>
            <w:rPr>
              <w:del w:author="丁 扬" w:date="2025-06-23T15:36:00Z" w16du:dateUtc="2025-06-23T07:36:00Z" w:id="407"/>
              <w:rFonts w:eastAsia="MS Mincho"/>
              <w:lang w:eastAsia="ja-JP"/>
            </w:rPr>
          </w:pPr>
          <w:del w:author="丁 扬" w:date="2025-06-23T15:36:00Z" w16du:dateUtc="2025-06-23T07:36:00Z" w:id="408">
            <w:r w:rsidRPr="00875CD2" w:rsidDel="00C24984">
              <w:rPr>
                <w:rFonts w:ascii="SimSun" w:hAnsi="SimSun" w:eastAsia="SimSun" w:cs="SimSun"/>
                <w:lang w:val="zh-CN" w:eastAsia="zh-CN"/>
              </w:rPr>
              <w:delText>B症状</w:delText>
            </w:r>
            <w:r w:rsidDel="00C24984" w:rsidR="00424D04">
              <w:rPr>
                <w:rFonts w:hint="eastAsia" w:ascii="SimSun" w:hAnsi="SimSun" w:eastAsia="SimSun" w:cs="SimSun"/>
                <w:lang w:val="zh-CN" w:eastAsia="zh-CN"/>
              </w:rPr>
              <w:delText>（是，否）</w:delText>
            </w:r>
          </w:del>
        </w:p>
        <w:p w:rsidRPr="007A472F" w:rsidR="00D24876" w:rsidDel="00C24984" w:rsidP="00DD639B" w:rsidRDefault="00225550" w14:paraId="63D05646" w14:textId="5B649162">
          <w:pPr>
            <w:pStyle w:val="ListParagraph"/>
            <w:numPr>
              <w:ilvl w:val="0"/>
              <w:numId w:val="65"/>
            </w:numPr>
            <w:rPr>
              <w:del w:author="丁 扬" w:date="2025-06-23T15:36:00Z" w16du:dateUtc="2025-06-23T07:36:00Z" w:id="409"/>
              <w:lang w:eastAsia="zh-CN"/>
            </w:rPr>
          </w:pPr>
          <w:commentRangeStart w:id="410"/>
          <w:commentRangeStart w:id="411"/>
          <w:del w:author="丁 扬" w:date="2025-06-23T15:36:00Z" w16du:dateUtc="2025-06-23T07:36:00Z" w:id="412">
            <w:r w:rsidRPr="09954D9D" w:rsidDel="00C24984">
              <w:rPr>
                <w:rFonts w:eastAsiaTheme="minorEastAsia"/>
                <w:lang w:val="zh-CN" w:eastAsia="zh-CN"/>
              </w:rPr>
              <w:delText>年龄</w:delText>
            </w:r>
            <w:commentRangeEnd w:id="410"/>
            <w:r w:rsidDel="00C24984">
              <w:rPr>
                <w:rStyle w:val="CommentReference"/>
              </w:rPr>
              <w:commentReference w:id="410"/>
            </w:r>
            <w:commentRangeEnd w:id="411"/>
            <w:r w:rsidDel="00C24984">
              <w:rPr>
                <w:rStyle w:val="CommentReference"/>
              </w:rPr>
              <w:commentReference w:id="411"/>
            </w:r>
          </w:del>
        </w:p>
        <w:p w:rsidRPr="00DD3EB9" w:rsidR="00225550" w:rsidDel="00C24984" w:rsidP="00D24876" w:rsidRDefault="00761C32" w14:paraId="238C4258" w14:textId="5A8E1C19">
          <w:pPr>
            <w:pStyle w:val="ListParagraph"/>
            <w:numPr>
              <w:ilvl w:val="0"/>
              <w:numId w:val="65"/>
            </w:numPr>
            <w:rPr>
              <w:del w:author="丁 扬" w:date="2025-06-23T15:36:00Z" w16du:dateUtc="2025-06-23T07:36:00Z" w:id="413"/>
              <w:lang w:val="zh-CN" w:eastAsia="zh-CN"/>
            </w:rPr>
          </w:pPr>
          <w:del w:author="丁 扬" w:date="2025-06-23T15:36:00Z" w16du:dateUtc="2025-06-23T07:36:00Z" w:id="414">
            <w:r w:rsidRPr="00761C32" w:rsidDel="00C24984">
              <w:rPr>
                <w:rFonts w:hint="eastAsia" w:ascii="SimSun" w:hAnsi="SimSun" w:eastAsia="SimSun" w:cs="SimSun"/>
                <w:lang w:val="zh-CN" w:eastAsia="zh-CN"/>
              </w:rPr>
              <w:delText>全身系统性治疗线数</w:delText>
            </w:r>
            <w:r w:rsidDel="00C24984" w:rsidR="00513C2A">
              <w:rPr>
                <w:rFonts w:hint="eastAsia" w:ascii="SimSun" w:hAnsi="SimSun" w:eastAsia="SimSun" w:cs="SimSun"/>
                <w:lang w:val="zh-CN" w:eastAsia="zh-CN"/>
              </w:rPr>
              <w:delText>（&lt;=4线，&gt;4线）</w:delText>
            </w:r>
          </w:del>
        </w:p>
        <w:p w:rsidRPr="007A472F" w:rsidR="00E91F58" w:rsidDel="00C24984" w:rsidRDefault="00E91F58" w14:paraId="2907725D" w14:textId="65803C69">
          <w:pPr>
            <w:pStyle w:val="ListParagraph"/>
            <w:numPr>
              <w:ilvl w:val="0"/>
              <w:numId w:val="65"/>
            </w:numPr>
            <w:rPr>
              <w:del w:author="丁 扬" w:date="2025-06-23T15:36:00Z" w16du:dateUtc="2025-06-23T07:36:00Z" w:id="415"/>
              <w:lang w:val="zh-CN" w:eastAsia="zh-CN"/>
            </w:rPr>
          </w:pPr>
          <w:del w:author="丁 扬" w:date="2025-06-23T15:36:00Z" w16du:dateUtc="2025-06-23T07:36:00Z" w:id="416">
            <w:r w:rsidRPr="00397568" w:rsidDel="00C24984">
              <w:rPr>
                <w:rFonts w:hint="eastAsia" w:ascii="SimSun" w:hAnsi="SimSun" w:eastAsia="SimSun" w:cs="SimSun"/>
                <w:lang w:val="zh-CN" w:eastAsia="zh-CN"/>
              </w:rPr>
              <w:delText>大包块</w:delText>
            </w:r>
            <w:r w:rsidRPr="00397568" w:rsidDel="00C24984" w:rsidR="00345DC4">
              <w:rPr>
                <w:rFonts w:hint="eastAsia" w:ascii="SimSun" w:hAnsi="SimSun" w:eastAsia="SimSun" w:cs="SimSun"/>
                <w:lang w:val="zh-CN" w:eastAsia="zh-CN"/>
              </w:rPr>
              <w:delText>（≥10cm）</w:delText>
            </w:r>
            <w:r w:rsidDel="00C24984" w:rsidR="00981095">
              <w:rPr>
                <w:rFonts w:hint="eastAsia" w:ascii="SimSun" w:hAnsi="SimSun" w:eastAsia="SimSun" w:cs="SimSun"/>
                <w:lang w:val="zh-CN" w:eastAsia="zh-CN"/>
              </w:rPr>
              <w:delText>（有，无）</w:delText>
            </w:r>
          </w:del>
        </w:p>
        <w:p w:rsidRPr="00397568" w:rsidR="00E356BE" w:rsidDel="00C24984" w:rsidP="007A472F" w:rsidRDefault="00E356BE" w14:paraId="3B90D80F" w14:textId="5A7D80BB">
          <w:pPr>
            <w:pStyle w:val="ListParagraph"/>
            <w:numPr>
              <w:ilvl w:val="0"/>
              <w:numId w:val="65"/>
            </w:numPr>
            <w:rPr>
              <w:del w:author="丁 扬" w:date="2025-06-23T15:36:00Z" w16du:dateUtc="2025-06-23T07:36:00Z" w:id="417"/>
              <w:lang w:val="zh-CN" w:eastAsia="zh-CN"/>
            </w:rPr>
          </w:pPr>
          <w:del w:author="丁 扬" w:date="2025-06-23T15:36:00Z" w16du:dateUtc="2025-06-23T07:36:00Z" w:id="418">
            <w:r w:rsidDel="00C24984">
              <w:rPr>
                <w:rFonts w:hint="eastAsia" w:ascii="SimSun" w:hAnsi="SimSun" w:eastAsia="SimSun" w:cs="SimSun"/>
                <w:lang w:val="zh-CN" w:eastAsia="zh-CN"/>
              </w:rPr>
              <w:delText>末次PD(L)-1的最佳疗效</w:delText>
            </w:r>
          </w:del>
        </w:p>
        <w:p w:rsidR="002330F8" w:rsidRDefault="00394453" w14:paraId="0E955DDC" w14:textId="2E17B01A">
          <w:pPr>
            <w:rPr>
              <w:rFonts w:eastAsia="SimSun"/>
              <w:lang w:eastAsia="zh-CN"/>
            </w:rPr>
          </w:pPr>
          <w:r>
            <w:rPr>
              <w:rFonts w:hint="eastAsia" w:eastAsia="SimSun"/>
              <w:lang w:eastAsia="zh-CN"/>
            </w:rPr>
            <w:t>亚组分析</w:t>
          </w:r>
          <w:r w:rsidR="00DF70F1">
            <w:rPr>
              <w:rFonts w:hint="eastAsia" w:eastAsia="SimSun"/>
              <w:lang w:eastAsia="zh-CN"/>
            </w:rPr>
            <w:t>方法如下</w:t>
          </w:r>
          <w:r>
            <w:rPr>
              <w:rFonts w:hint="eastAsia" w:eastAsia="SimSun"/>
              <w:lang w:eastAsia="zh-CN"/>
            </w:rPr>
            <w:t>：</w:t>
          </w:r>
        </w:p>
        <w:p w:rsidR="002330F8" w:rsidRDefault="00394453" w14:paraId="0E955DDF" w14:textId="40E1C70A">
          <w:pPr>
            <w:pStyle w:val="ListParagraph"/>
            <w:numPr>
              <w:ilvl w:val="0"/>
              <w:numId w:val="67"/>
            </w:numPr>
            <w:spacing w:after="120"/>
            <w:jc w:val="both"/>
            <w:rPr>
              <w:lang w:eastAsia="zh-CN"/>
            </w:rPr>
          </w:pPr>
          <w:commentRangeStart w:id="419"/>
          <w:commentRangeStart w:id="420"/>
          <w:commentRangeStart w:id="421"/>
          <w:commentRangeEnd w:id="419"/>
          <w:r>
            <w:rPr>
              <w:rStyle w:val="CommentReference"/>
            </w:rPr>
            <w:commentReference w:id="419"/>
          </w:r>
          <w:r>
            <w:rPr>
              <w:rFonts w:eastAsia="SimSun"/>
              <w:lang w:eastAsia="zh-CN"/>
            </w:rPr>
            <w:t>将使用分层</w:t>
          </w:r>
          <w:r>
            <w:rPr>
              <w:lang w:eastAsia="zh-CN"/>
            </w:rPr>
            <w:t>Cox</w:t>
          </w:r>
          <w:r>
            <w:rPr>
              <w:rFonts w:eastAsia="SimSun"/>
              <w:lang w:eastAsia="zh-CN"/>
            </w:rPr>
            <w:t>比例风险模型</w:t>
          </w:r>
          <w:r w:rsidR="00D026D5">
            <w:rPr>
              <w:rFonts w:hint="eastAsia" w:eastAsia="SimSun"/>
              <w:lang w:eastAsia="zh-CN"/>
            </w:rPr>
            <w:t>（</w:t>
          </w:r>
          <w:r w:rsidR="00BA5EAD">
            <w:rPr>
              <w:rFonts w:hint="eastAsia" w:eastAsia="SimSun"/>
              <w:lang w:eastAsia="zh-CN"/>
            </w:rPr>
            <w:t>分层</w:t>
          </w:r>
          <w:r w:rsidR="00D026D5">
            <w:rPr>
              <w:rFonts w:hint="eastAsia" w:eastAsia="SimSun"/>
              <w:lang w:eastAsia="zh-CN"/>
            </w:rPr>
            <w:t>同主要分析相同</w:t>
          </w:r>
          <w:r w:rsidR="00346DE4">
            <w:rPr>
              <w:rFonts w:hint="eastAsia" w:eastAsia="SimSun"/>
              <w:lang w:eastAsia="zh-CN"/>
            </w:rPr>
            <w:t>；</w:t>
          </w:r>
          <w:r w:rsidR="00D026D5">
            <w:rPr>
              <w:rFonts w:hint="eastAsia" w:eastAsia="SimSun"/>
              <w:lang w:eastAsia="zh-CN"/>
            </w:rPr>
            <w:t>若</w:t>
          </w:r>
          <w:r w:rsidR="00AD3169">
            <w:rPr>
              <w:rFonts w:hint="eastAsia" w:eastAsia="SimSun"/>
              <w:lang w:eastAsia="zh-CN"/>
            </w:rPr>
            <w:t>分层因素同该亚组</w:t>
          </w:r>
          <w:r w:rsidR="00EC7D76">
            <w:rPr>
              <w:rFonts w:hint="eastAsia" w:eastAsia="SimSun"/>
              <w:lang w:eastAsia="zh-CN"/>
            </w:rPr>
            <w:t>相同，则不使用该分层因素</w:t>
          </w:r>
          <w:r w:rsidR="00D026D5">
            <w:rPr>
              <w:rFonts w:hint="eastAsia" w:eastAsia="SimSun"/>
              <w:lang w:eastAsia="zh-CN"/>
            </w:rPr>
            <w:t>）</w:t>
          </w:r>
          <w:r>
            <w:rPr>
              <w:rFonts w:eastAsia="SimSun"/>
              <w:lang w:eastAsia="zh-CN"/>
            </w:rPr>
            <w:t>，估计风险比</w:t>
          </w:r>
          <w:r>
            <w:rPr>
              <w:lang w:eastAsia="zh-CN"/>
            </w:rPr>
            <w:t>HR</w:t>
          </w:r>
          <w:r>
            <w:rPr>
              <w:rFonts w:eastAsia="SimSun"/>
              <w:lang w:eastAsia="zh-CN"/>
            </w:rPr>
            <w:t>及其双侧</w:t>
          </w:r>
          <w:r>
            <w:rPr>
              <w:lang w:eastAsia="zh-CN"/>
            </w:rPr>
            <w:t>95%CI</w:t>
          </w:r>
          <w:r>
            <w:rPr>
              <w:rFonts w:eastAsia="SimSun"/>
              <w:lang w:eastAsia="zh-CN"/>
            </w:rPr>
            <w:t>。</w:t>
          </w:r>
          <w:commentRangeEnd w:id="420"/>
          <w:r w:rsidR="00283FBC">
            <w:rPr>
              <w:rStyle w:val="CommentReference"/>
              <w:rFonts w:cs="Cordia New" w:eastAsiaTheme="minorEastAsia"/>
            </w:rPr>
            <w:commentReference w:id="420"/>
          </w:r>
          <w:commentRangeEnd w:id="421"/>
          <w:r w:rsidR="002E76C7">
            <w:rPr>
              <w:rStyle w:val="CommentReference"/>
              <w:rFonts w:cs="Cordia New" w:eastAsiaTheme="minorEastAsia"/>
            </w:rPr>
            <w:commentReference w:id="421"/>
          </w:r>
        </w:p>
        <w:p w:rsidR="002330F8" w:rsidRDefault="00394453" w14:paraId="0E955DE0" w14:textId="77777777">
          <w:pPr>
            <w:pStyle w:val="ListParagraph"/>
            <w:numPr>
              <w:ilvl w:val="0"/>
              <w:numId w:val="67"/>
            </w:numPr>
            <w:spacing w:after="120"/>
            <w:jc w:val="both"/>
            <w:rPr>
              <w:rFonts w:eastAsia="MS Mincho"/>
              <w:lang w:eastAsia="zh-CN"/>
            </w:rPr>
          </w:pPr>
          <w:r>
            <w:rPr>
              <w:rFonts w:ascii="SimSun" w:hAnsi="SimSun" w:eastAsia="SimSun" w:cs="SimSun"/>
              <w:lang w:eastAsia="zh-CN"/>
            </w:rPr>
            <w:t>将提供各亚组分析和主要分析结果的森林图。</w:t>
          </w:r>
        </w:p>
      </w:sdtContent>
    </w:sdt>
    <w:p w:rsidR="002330F8" w:rsidRDefault="00394453" w14:paraId="0E955DE1" w14:textId="77777777">
      <w:pPr>
        <w:pStyle w:val="Heading2"/>
        <w:rPr>
          <w:rFonts w:hint="eastAsia"/>
          <w:lang w:eastAsia="zh-CN"/>
        </w:rPr>
      </w:pPr>
      <w:bookmarkStart w:name="_Toc201319869" w:id="422"/>
      <w:bookmarkStart w:name="_Toc75640057" w:id="423"/>
      <w:r>
        <w:rPr>
          <w:rFonts w:hint="eastAsia"/>
          <w:lang w:eastAsia="zh-CN"/>
        </w:rPr>
        <w:t>关键次要疗效终点分析</w:t>
      </w:r>
      <w:bookmarkEnd w:id="422"/>
    </w:p>
    <w:p w:rsidR="002330F8" w:rsidRDefault="00394453" w14:paraId="0E955DE2" w14:textId="77777777">
      <w:pPr>
        <w:pStyle w:val="Heading3"/>
        <w:rPr>
          <w:rFonts w:hint="eastAsia"/>
          <w:lang w:eastAsia="zh-CN"/>
        </w:rPr>
      </w:pPr>
      <w:bookmarkStart w:name="_Toc201319870" w:id="424"/>
      <w:r>
        <w:rPr>
          <w:rFonts w:hint="eastAsia"/>
          <w:lang w:eastAsia="zh-CN"/>
        </w:rPr>
        <w:t>计划进行的关键次要疗效终点分析概述</w:t>
      </w:r>
      <w:bookmarkEnd w:id="424"/>
    </w:p>
    <w:p w:rsidR="002330F8" w:rsidRDefault="00394453" w14:paraId="0E955DE3" w14:textId="1324B568">
      <w:pPr>
        <w:jc w:val="both"/>
        <w:rPr>
          <w:rStyle w:val="CPTVariable"/>
          <w:lang w:eastAsia="zh-CN"/>
        </w:rPr>
      </w:pPr>
      <w:r>
        <w:rPr>
          <w:rStyle w:val="CPTVariable"/>
          <w:rFonts w:hint="eastAsia"/>
          <w:lang w:eastAsia="zh-CN"/>
        </w:rPr>
        <w:t>除非另外说明，</w:t>
      </w:r>
      <w:r w:rsidR="009B3CCE">
        <w:rPr>
          <w:rStyle w:val="CPTVariable"/>
          <w:rFonts w:hint="eastAsia"/>
          <w:lang w:eastAsia="zh-CN"/>
        </w:rPr>
        <w:t>关键次要</w:t>
      </w:r>
      <w:r>
        <w:rPr>
          <w:rStyle w:val="CPTVariable"/>
          <w:rFonts w:hint="eastAsia"/>
          <w:lang w:eastAsia="zh-CN"/>
        </w:rPr>
        <w:t>疗效终点分析将基于</w:t>
      </w:r>
      <w:r>
        <w:rPr>
          <w:rStyle w:val="CPTVariable"/>
          <w:lang w:eastAsia="zh-CN"/>
        </w:rPr>
        <w:t xml:space="preserve"> </w:t>
      </w:r>
      <w:r>
        <w:rPr>
          <w:rStyle w:val="CPTVariable"/>
          <w:rFonts w:hint="eastAsia"/>
          <w:lang w:eastAsia="zh-CN"/>
        </w:rPr>
        <w:t>ITT</w:t>
      </w:r>
      <w:r>
        <w:rPr>
          <w:rStyle w:val="CPTVariable"/>
          <w:rFonts w:hint="eastAsia"/>
          <w:lang w:eastAsia="zh-CN"/>
        </w:rPr>
        <w:t>分析集。</w:t>
      </w:r>
    </w:p>
    <w:p w:rsidR="002330F8" w:rsidRDefault="00394453" w14:paraId="0E955DE4" w14:textId="0250034B">
      <w:pPr>
        <w:jc w:val="both"/>
        <w:rPr>
          <w:rStyle w:val="CPTVariable"/>
          <w:lang w:eastAsia="zh-CN"/>
        </w:rPr>
      </w:pPr>
      <w:r>
        <w:rPr>
          <w:rStyle w:val="CPTVariable"/>
        </w:rPr>
        <w:fldChar w:fldCharType="begin"/>
      </w:r>
      <w:r>
        <w:rPr>
          <w:rStyle w:val="CPTVariable"/>
          <w:lang w:eastAsia="zh-CN"/>
        </w:rPr>
        <w:instrText xml:space="preserve"> </w:instrText>
      </w:r>
      <w:r>
        <w:rPr>
          <w:rStyle w:val="CPTVariable"/>
          <w:rFonts w:hint="eastAsia"/>
          <w:lang w:eastAsia="zh-CN"/>
        </w:rPr>
        <w:instrText>REF _Ref166838273 \r \h</w:instrText>
      </w:r>
      <w:r>
        <w:rPr>
          <w:rStyle w:val="CPTVariable"/>
          <w:lang w:eastAsia="zh-CN"/>
        </w:rPr>
        <w:instrText xml:space="preserve"> </w:instrText>
      </w:r>
      <w:r>
        <w:rPr>
          <w:rStyle w:val="CPTVariable"/>
        </w:rPr>
      </w:r>
      <w:r>
        <w:rPr>
          <w:rStyle w:val="CPTVariable"/>
        </w:rPr>
        <w:fldChar w:fldCharType="separate"/>
      </w:r>
      <w:r>
        <w:rPr>
          <w:rStyle w:val="CPTVariable"/>
          <w:rFonts w:hint="eastAsia"/>
          <w:lang w:eastAsia="zh-CN"/>
        </w:rPr>
        <w:t>表</w:t>
      </w:r>
      <w:r>
        <w:rPr>
          <w:rStyle w:val="CPTVariable"/>
          <w:rFonts w:hint="eastAsia"/>
          <w:lang w:eastAsia="zh-CN"/>
        </w:rPr>
        <w:t>5</w:t>
      </w:r>
      <w:r>
        <w:rPr>
          <w:rStyle w:val="CPTVariable"/>
        </w:rPr>
        <w:fldChar w:fldCharType="end"/>
      </w:r>
      <w:r>
        <w:rPr>
          <w:rStyle w:val="CPTVariable"/>
          <w:rFonts w:hint="eastAsia"/>
          <w:lang w:eastAsia="zh-CN"/>
        </w:rPr>
        <w:t>提供了计划进行的</w:t>
      </w:r>
      <w:r w:rsidR="00B74884">
        <w:rPr>
          <w:rStyle w:val="CPTVariable"/>
          <w:rFonts w:hint="eastAsia"/>
          <w:lang w:eastAsia="zh-CN"/>
        </w:rPr>
        <w:t>关键次要</w:t>
      </w:r>
      <w:r>
        <w:rPr>
          <w:rStyle w:val="CPTVariable"/>
          <w:rFonts w:hint="eastAsia"/>
          <w:lang w:eastAsia="zh-CN"/>
        </w:rPr>
        <w:t>疗效终点分析的概览。</w:t>
      </w:r>
    </w:p>
    <w:p w:rsidR="002330F8" w:rsidRDefault="00394453" w14:paraId="0E955DE5" w14:textId="77777777">
      <w:pPr>
        <w:pStyle w:val="captiontable"/>
        <w:numPr>
          <w:ilvl w:val="2"/>
          <w:numId w:val="20"/>
        </w:numPr>
        <w:spacing w:before="120" w:after="120"/>
        <w:jc w:val="both"/>
        <w:rPr>
          <w:rFonts w:ascii="Times New Roman" w:hAnsi="Times New Roman"/>
          <w:sz w:val="24"/>
          <w:lang w:eastAsia="zh-CN"/>
        </w:rPr>
      </w:pPr>
      <w:bookmarkStart w:name="_Ref166838273" w:id="425"/>
      <w:r>
        <w:rPr>
          <w:rStyle w:val="CPTVariable"/>
          <w:rFonts w:hint="eastAsia"/>
          <w:lang w:eastAsia="zh-CN"/>
        </w:rPr>
        <w:t>计划进行的关键次要疗效终点分析概览</w:t>
      </w:r>
      <w:bookmarkEnd w:id="425"/>
    </w:p>
    <w:tbl>
      <w:tblPr>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268"/>
        <w:gridCol w:w="1361"/>
        <w:gridCol w:w="1363"/>
        <w:gridCol w:w="1363"/>
      </w:tblGrid>
      <w:tr w:rsidR="002330F8" w:rsidTr="1CE23CC9" w14:paraId="0E955DE8" w14:textId="77777777">
        <w:trPr>
          <w:trHeight w:val="97"/>
          <w:tblHeader/>
        </w:trPr>
        <w:tc>
          <w:tcPr>
            <w:tcW w:w="5268" w:type="dxa"/>
            <w:vMerge w:val="restart"/>
            <w:shd w:val="clear" w:color="auto" w:fill="B8CCE4" w:themeFill="accent1" w:themeFillTint="66"/>
          </w:tcPr>
          <w:p w:rsidR="002330F8" w:rsidRDefault="002330F8" w14:paraId="0E955DE6" w14:textId="77777777">
            <w:pPr>
              <w:jc w:val="both"/>
              <w:rPr>
                <w:rStyle w:val="CPTVariable"/>
                <w:lang w:eastAsia="zh-CN"/>
              </w:rPr>
            </w:pPr>
          </w:p>
        </w:tc>
        <w:tc>
          <w:tcPr>
            <w:tcW w:w="4087" w:type="dxa"/>
            <w:gridSpan w:val="3"/>
            <w:shd w:val="clear" w:color="auto" w:fill="B8CCE4" w:themeFill="accent1" w:themeFillTint="66"/>
            <w:vAlign w:val="center"/>
          </w:tcPr>
          <w:p w:rsidR="002330F8" w:rsidRDefault="00394453" w14:paraId="0E955DE7" w14:textId="77777777">
            <w:pPr>
              <w:jc w:val="center"/>
              <w:rPr>
                <w:rStyle w:val="CPTVariable"/>
                <w:b/>
                <w:bCs/>
              </w:rPr>
              <w:pPrChange w:author="丁 扬" w:date="2025-06-24T08:58:00Z" w16du:dateUtc="2025-06-24T00:58:00Z" w:id="426">
                <w:pPr>
                  <w:jc w:val="both"/>
                </w:pPr>
              </w:pPrChange>
            </w:pPr>
            <w:proofErr w:type="spellStart"/>
            <w:r>
              <w:rPr>
                <w:rStyle w:val="CPTVariable"/>
                <w:rFonts w:hint="eastAsia"/>
                <w:b/>
                <w:bCs/>
              </w:rPr>
              <w:t>生成的数据展示</w:t>
            </w:r>
            <w:proofErr w:type="spellEnd"/>
          </w:p>
        </w:tc>
      </w:tr>
      <w:tr w:rsidR="002330F8" w:rsidTr="1CE23CC9" w14:paraId="0E955DED" w14:textId="77777777">
        <w:trPr>
          <w:trHeight w:val="158"/>
          <w:tblHeader/>
        </w:trPr>
        <w:tc>
          <w:tcPr>
            <w:tcW w:w="5268" w:type="dxa"/>
            <w:vMerge/>
          </w:tcPr>
          <w:p w:rsidR="002330F8" w:rsidRDefault="002330F8" w14:paraId="0E955DE9" w14:textId="77777777">
            <w:pPr>
              <w:jc w:val="both"/>
              <w:rPr>
                <w:rStyle w:val="CPTVariable"/>
              </w:rPr>
            </w:pPr>
          </w:p>
        </w:tc>
        <w:tc>
          <w:tcPr>
            <w:tcW w:w="1361" w:type="dxa"/>
            <w:shd w:val="clear" w:color="auto" w:fill="B8CCE4" w:themeFill="accent1" w:themeFillTint="66"/>
            <w:vAlign w:val="center"/>
          </w:tcPr>
          <w:p w:rsidR="002330F8" w:rsidRDefault="00394453" w14:paraId="0E955DEA" w14:textId="77777777">
            <w:pPr>
              <w:jc w:val="both"/>
              <w:rPr>
                <w:rStyle w:val="CPTVariable"/>
                <w:b/>
                <w:bCs/>
              </w:rPr>
            </w:pPr>
            <w:proofErr w:type="spellStart"/>
            <w:r>
              <w:rPr>
                <w:rStyle w:val="CPTVariable"/>
                <w:rFonts w:hint="eastAsia"/>
                <w:b/>
                <w:bCs/>
              </w:rPr>
              <w:t>表格</w:t>
            </w:r>
            <w:proofErr w:type="spellEnd"/>
          </w:p>
        </w:tc>
        <w:tc>
          <w:tcPr>
            <w:tcW w:w="1363" w:type="dxa"/>
            <w:shd w:val="clear" w:color="auto" w:fill="B8CCE4" w:themeFill="accent1" w:themeFillTint="66"/>
            <w:vAlign w:val="center"/>
          </w:tcPr>
          <w:p w:rsidR="002330F8" w:rsidRDefault="00394453" w14:paraId="0E955DEB" w14:textId="77777777">
            <w:pPr>
              <w:jc w:val="both"/>
              <w:rPr>
                <w:rStyle w:val="CPTVariable"/>
                <w:b/>
                <w:bCs/>
              </w:rPr>
            </w:pPr>
            <w:proofErr w:type="spellStart"/>
            <w:r>
              <w:rPr>
                <w:rStyle w:val="CPTVariable"/>
                <w:rFonts w:hint="eastAsia"/>
                <w:b/>
                <w:bCs/>
              </w:rPr>
              <w:t>图形</w:t>
            </w:r>
            <w:proofErr w:type="spellEnd"/>
          </w:p>
        </w:tc>
        <w:tc>
          <w:tcPr>
            <w:tcW w:w="1363" w:type="dxa"/>
            <w:shd w:val="clear" w:color="auto" w:fill="B8CCE4" w:themeFill="accent1" w:themeFillTint="66"/>
            <w:vAlign w:val="center"/>
          </w:tcPr>
          <w:p w:rsidR="002330F8" w:rsidRDefault="00394453" w14:paraId="0E955DEC" w14:textId="77777777">
            <w:pPr>
              <w:jc w:val="both"/>
              <w:rPr>
                <w:rStyle w:val="CPTVariable"/>
                <w:b/>
                <w:bCs/>
              </w:rPr>
            </w:pPr>
            <w:proofErr w:type="spellStart"/>
            <w:r>
              <w:rPr>
                <w:rStyle w:val="CPTVariable"/>
                <w:rFonts w:hint="eastAsia"/>
                <w:b/>
                <w:bCs/>
              </w:rPr>
              <w:t>列表</w:t>
            </w:r>
            <w:proofErr w:type="spellEnd"/>
          </w:p>
        </w:tc>
      </w:tr>
      <w:tr w:rsidR="002330F8" w:rsidTr="1CE23CC9" w14:paraId="0E955DEF" w14:textId="77777777">
        <w:tc>
          <w:tcPr>
            <w:tcW w:w="9355" w:type="dxa"/>
            <w:gridSpan w:val="4"/>
            <w:shd w:val="clear" w:color="auto" w:fill="FFFFCC"/>
            <w:vAlign w:val="center"/>
          </w:tcPr>
          <w:p w:rsidR="002330F8" w:rsidRDefault="00394453" w14:paraId="0E955DEE" w14:textId="77777777">
            <w:pPr>
              <w:rPr>
                <w:rFonts w:eastAsia="SimSun" w:cs="Times New Roman"/>
                <w:szCs w:val="24"/>
                <w:lang w:val="en-GB" w:eastAsia="ja-JP"/>
              </w:rPr>
            </w:pPr>
            <w:proofErr w:type="spellStart"/>
            <w:r>
              <w:rPr>
                <w:rFonts w:eastAsia="SimSun" w:cs="Times New Roman"/>
                <w:b/>
                <w:szCs w:val="24"/>
              </w:rPr>
              <w:t>总生存期</w:t>
            </w:r>
            <w:proofErr w:type="spellEnd"/>
            <w:r>
              <w:rPr>
                <w:rFonts w:eastAsia="SimSun" w:cs="Times New Roman"/>
                <w:b/>
                <w:szCs w:val="24"/>
              </w:rPr>
              <w:t xml:space="preserve"> (OS)</w:t>
            </w:r>
          </w:p>
        </w:tc>
      </w:tr>
      <w:tr w:rsidR="002330F8" w:rsidTr="1CE23CC9" w14:paraId="0E955DF7" w14:textId="77777777">
        <w:trPr>
          <w:trHeight w:val="225"/>
        </w:trPr>
        <w:tc>
          <w:tcPr>
            <w:tcW w:w="5268" w:type="dxa"/>
            <w:vAlign w:val="center"/>
          </w:tcPr>
          <w:p w:rsidR="00BA6833" w:rsidP="007A472F" w:rsidRDefault="00394453" w14:paraId="0E955DF3" w14:textId="5EF793A6">
            <w:pPr>
              <w:pStyle w:val="tabletext0"/>
              <w:rPr>
                <w:rFonts w:ascii="Times New Roman" w:hAnsi="Times New Roman" w:cs="Times New Roman"/>
                <w:lang w:eastAsia="ja-JP"/>
              </w:rPr>
            </w:pPr>
            <w:r>
              <w:rPr>
                <w:rFonts w:ascii="Times New Roman" w:hAnsi="Times New Roman" w:cs="Times New Roman"/>
                <w:lang w:eastAsia="zh-CN"/>
              </w:rPr>
              <w:t>事件</w:t>
            </w:r>
            <w:r w:rsidR="003E02C3">
              <w:rPr>
                <w:rFonts w:hint="eastAsia" w:ascii="Times New Roman" w:hAnsi="Times New Roman" w:cs="Times New Roman"/>
                <w:lang w:eastAsia="zh-CN"/>
              </w:rPr>
              <w:t>及</w:t>
            </w:r>
            <w:proofErr w:type="gramStart"/>
            <w:r w:rsidR="003E02C3">
              <w:rPr>
                <w:rFonts w:hint="eastAsia" w:ascii="Times New Roman" w:hAnsi="Times New Roman" w:cs="Times New Roman"/>
                <w:lang w:eastAsia="zh-CN"/>
              </w:rPr>
              <w:t>删失观察</w:t>
            </w:r>
            <w:proofErr w:type="gramEnd"/>
            <w:r w:rsidR="00904CBC">
              <w:rPr>
                <w:rFonts w:hint="eastAsia" w:ascii="Times New Roman" w:hAnsi="Times New Roman" w:cs="Times New Roman"/>
                <w:lang w:eastAsia="zh-CN"/>
              </w:rPr>
              <w:t>结果</w:t>
            </w:r>
            <w:r>
              <w:rPr>
                <w:rFonts w:ascii="Times New Roman" w:hAnsi="Times New Roman" w:cs="Times New Roman"/>
                <w:lang w:eastAsia="zh-CN"/>
              </w:rPr>
              <w:t>数量</w:t>
            </w:r>
          </w:p>
        </w:tc>
        <w:tc>
          <w:tcPr>
            <w:tcW w:w="1361" w:type="dxa"/>
            <w:vAlign w:val="center"/>
          </w:tcPr>
          <w:p w:rsidR="002330F8" w:rsidRDefault="00394453" w14:paraId="0E955DF4" w14:textId="77777777">
            <w:pPr>
              <w:jc w:val="center"/>
              <w:rPr>
                <w:rFonts w:eastAsia="MS Mincho" w:cs="Times New Roman"/>
                <w:szCs w:val="24"/>
                <w:lang w:val="en-GB" w:eastAsia="ja-JP"/>
              </w:rPr>
            </w:pPr>
            <w:r>
              <w:rPr>
                <w:rFonts w:cs="Times New Roman"/>
                <w:szCs w:val="24"/>
              </w:rPr>
              <w:t>Y</w:t>
            </w:r>
          </w:p>
        </w:tc>
        <w:tc>
          <w:tcPr>
            <w:tcW w:w="1363" w:type="dxa"/>
            <w:vAlign w:val="center"/>
          </w:tcPr>
          <w:p w:rsidR="002330F8" w:rsidRDefault="002330F8" w14:paraId="0E955DF5" w14:textId="77777777">
            <w:pPr>
              <w:jc w:val="center"/>
              <w:rPr>
                <w:rFonts w:eastAsia="MS Mincho" w:cs="Times New Roman"/>
                <w:szCs w:val="24"/>
                <w:lang w:val="en-GB" w:eastAsia="ja-JP"/>
              </w:rPr>
            </w:pPr>
          </w:p>
        </w:tc>
        <w:tc>
          <w:tcPr>
            <w:tcW w:w="1363" w:type="dxa"/>
            <w:vAlign w:val="center"/>
          </w:tcPr>
          <w:p w:rsidR="002330F8" w:rsidRDefault="00394453" w14:paraId="0E955DF6" w14:textId="77777777">
            <w:pPr>
              <w:jc w:val="center"/>
              <w:rPr>
                <w:rFonts w:eastAsia="MS Mincho" w:cs="Times New Roman"/>
                <w:szCs w:val="24"/>
                <w:lang w:val="en-GB" w:eastAsia="zh-CN"/>
              </w:rPr>
            </w:pPr>
            <w:r>
              <w:rPr>
                <w:rFonts w:cs="Times New Roman"/>
                <w:szCs w:val="24"/>
              </w:rPr>
              <w:t>Y</w:t>
            </w:r>
            <w:r>
              <w:rPr>
                <w:rFonts w:hint="eastAsia" w:cs="Times New Roman"/>
                <w:szCs w:val="24"/>
                <w:vertAlign w:val="superscript"/>
                <w:lang w:eastAsia="zh-CN"/>
              </w:rPr>
              <w:t>3</w:t>
            </w:r>
          </w:p>
        </w:tc>
      </w:tr>
      <w:tr w:rsidR="002330F8" w:rsidTr="1CE23CC9" w14:paraId="0E955DFF" w14:textId="77777777">
        <w:trPr>
          <w:trHeight w:val="225"/>
        </w:trPr>
        <w:tc>
          <w:tcPr>
            <w:tcW w:w="5268" w:type="dxa"/>
            <w:vAlign w:val="center"/>
          </w:tcPr>
          <w:p w:rsidR="002330F8" w:rsidP="007A472F" w:rsidRDefault="00394453" w14:paraId="0E955DFB" w14:textId="622EAFBA">
            <w:pPr>
              <w:pStyle w:val="tabletext0"/>
              <w:rPr>
                <w:rFonts w:ascii="Times New Roman" w:hAnsi="Times New Roman" w:cs="Times New Roman"/>
                <w:lang w:eastAsia="zh-CN"/>
              </w:rPr>
            </w:pPr>
            <w:r>
              <w:rPr>
                <w:rFonts w:ascii="Times New Roman" w:hAnsi="Times New Roman" w:cs="Times New Roman"/>
                <w:lang w:eastAsia="zh-CN"/>
              </w:rPr>
              <w:t xml:space="preserve">Kaplan-Meier </w:t>
            </w:r>
            <w:r>
              <w:rPr>
                <w:rFonts w:ascii="Times New Roman" w:hAnsi="Times New Roman" w:cs="Times New Roman"/>
                <w:lang w:eastAsia="zh-CN"/>
              </w:rPr>
              <w:t>曲线和汇总统计量</w:t>
            </w:r>
          </w:p>
        </w:tc>
        <w:tc>
          <w:tcPr>
            <w:tcW w:w="1361" w:type="dxa"/>
            <w:vAlign w:val="center"/>
          </w:tcPr>
          <w:p w:rsidR="002330F8" w:rsidRDefault="00394453" w14:paraId="0E955DFC" w14:textId="77777777">
            <w:pPr>
              <w:jc w:val="center"/>
              <w:rPr>
                <w:rFonts w:cs="Times New Roman"/>
                <w:szCs w:val="24"/>
              </w:rPr>
            </w:pPr>
            <w:r>
              <w:rPr>
                <w:rFonts w:cs="Times New Roman"/>
                <w:szCs w:val="24"/>
              </w:rPr>
              <w:t>Y</w:t>
            </w:r>
          </w:p>
        </w:tc>
        <w:tc>
          <w:tcPr>
            <w:tcW w:w="1363" w:type="dxa"/>
            <w:vAlign w:val="center"/>
          </w:tcPr>
          <w:p w:rsidR="002330F8" w:rsidRDefault="00394453" w14:paraId="0E955DFD" w14:textId="77777777">
            <w:pPr>
              <w:jc w:val="center"/>
              <w:rPr>
                <w:rFonts w:eastAsia="MS Mincho" w:cs="Times New Roman"/>
                <w:szCs w:val="24"/>
                <w:lang w:val="en-GB" w:eastAsia="ja-JP"/>
              </w:rPr>
            </w:pPr>
            <w:r>
              <w:rPr>
                <w:rFonts w:cs="Times New Roman"/>
                <w:szCs w:val="24"/>
              </w:rPr>
              <w:t>Y</w:t>
            </w:r>
            <w:r>
              <w:rPr>
                <w:rFonts w:hint="eastAsia" w:cs="Times New Roman"/>
                <w:szCs w:val="24"/>
                <w:vertAlign w:val="superscript"/>
                <w:lang w:eastAsia="zh-CN"/>
              </w:rPr>
              <w:t>1,2</w:t>
            </w:r>
          </w:p>
        </w:tc>
        <w:tc>
          <w:tcPr>
            <w:tcW w:w="1363" w:type="dxa"/>
            <w:vAlign w:val="center"/>
          </w:tcPr>
          <w:p w:rsidR="002330F8" w:rsidRDefault="002330F8" w14:paraId="0E955DFE" w14:textId="77777777">
            <w:pPr>
              <w:jc w:val="center"/>
              <w:rPr>
                <w:rFonts w:cs="Times New Roman"/>
                <w:szCs w:val="24"/>
              </w:rPr>
            </w:pPr>
          </w:p>
        </w:tc>
      </w:tr>
      <w:tr w:rsidR="002330F8" w:rsidTr="1CE23CC9" w14:paraId="0E955E04" w14:textId="77777777">
        <w:trPr>
          <w:trHeight w:val="225"/>
        </w:trPr>
        <w:tc>
          <w:tcPr>
            <w:tcW w:w="5268" w:type="dxa"/>
            <w:vAlign w:val="center"/>
          </w:tcPr>
          <w:p w:rsidR="002330F8" w:rsidRDefault="00394453" w14:paraId="0E955E00" w14:textId="77777777">
            <w:pPr>
              <w:pStyle w:val="tabletext0"/>
              <w:rPr>
                <w:rFonts w:ascii="Times New Roman" w:hAnsi="Times New Roman" w:cs="Times New Roman"/>
                <w:lang w:eastAsia="zh-CN"/>
              </w:rPr>
            </w:pPr>
            <w:r>
              <w:rPr>
                <w:rFonts w:hint="eastAsia" w:ascii="Times New Roman" w:hAnsi="Times New Roman" w:cs="Times New Roman"/>
                <w:lang w:eastAsia="zh-CN"/>
              </w:rPr>
              <w:t>组间差异检验：分层的对数秩检验（</w:t>
            </w:r>
            <w:r>
              <w:rPr>
                <w:rFonts w:hint="eastAsia" w:ascii="Times New Roman" w:hAnsi="Times New Roman" w:cs="Times New Roman"/>
                <w:lang w:eastAsia="zh-CN"/>
              </w:rPr>
              <w:t>log-rank test</w:t>
            </w:r>
            <w:r>
              <w:rPr>
                <w:rFonts w:hint="eastAsia" w:ascii="Times New Roman" w:hAnsi="Times New Roman" w:cs="Times New Roman"/>
                <w:lang w:eastAsia="zh-CN"/>
              </w:rPr>
              <w:t>）</w:t>
            </w:r>
          </w:p>
        </w:tc>
        <w:tc>
          <w:tcPr>
            <w:tcW w:w="1361" w:type="dxa"/>
            <w:vAlign w:val="center"/>
          </w:tcPr>
          <w:p w:rsidR="002330F8" w:rsidRDefault="00394453" w14:paraId="0E955E01" w14:textId="77777777">
            <w:pPr>
              <w:jc w:val="center"/>
              <w:rPr>
                <w:rFonts w:cs="Times New Roman"/>
                <w:szCs w:val="24"/>
              </w:rPr>
            </w:pPr>
            <w:r>
              <w:rPr>
                <w:rFonts w:cs="Times New Roman"/>
                <w:szCs w:val="24"/>
              </w:rPr>
              <w:t>Y</w:t>
            </w:r>
          </w:p>
        </w:tc>
        <w:tc>
          <w:tcPr>
            <w:tcW w:w="1363" w:type="dxa"/>
            <w:vAlign w:val="center"/>
          </w:tcPr>
          <w:p w:rsidR="002330F8" w:rsidRDefault="002330F8" w14:paraId="0E955E02" w14:textId="77777777">
            <w:pPr>
              <w:jc w:val="center"/>
              <w:rPr>
                <w:rFonts w:cs="Times New Roman"/>
                <w:szCs w:val="24"/>
              </w:rPr>
            </w:pPr>
          </w:p>
        </w:tc>
        <w:tc>
          <w:tcPr>
            <w:tcW w:w="1363" w:type="dxa"/>
            <w:vAlign w:val="center"/>
          </w:tcPr>
          <w:p w:rsidR="002330F8" w:rsidRDefault="002330F8" w14:paraId="0E955E03" w14:textId="77777777">
            <w:pPr>
              <w:jc w:val="center"/>
              <w:rPr>
                <w:rFonts w:cs="Times New Roman"/>
                <w:szCs w:val="24"/>
              </w:rPr>
            </w:pPr>
          </w:p>
        </w:tc>
      </w:tr>
      <w:tr w:rsidR="002330F8" w:rsidTr="1CE23CC9" w14:paraId="0E955E09" w14:textId="77777777">
        <w:trPr>
          <w:trHeight w:val="225"/>
        </w:trPr>
        <w:tc>
          <w:tcPr>
            <w:tcW w:w="5268" w:type="dxa"/>
            <w:vAlign w:val="center"/>
          </w:tcPr>
          <w:p w:rsidR="002330F8" w:rsidRDefault="00394453" w14:paraId="0E955E05" w14:textId="77777777">
            <w:pPr>
              <w:pStyle w:val="tabletext0"/>
              <w:rPr>
                <w:rFonts w:ascii="Times New Roman" w:hAnsi="Times New Roman" w:cs="Times New Roman"/>
                <w:lang w:eastAsia="zh-CN"/>
              </w:rPr>
            </w:pPr>
            <w:r>
              <w:rPr>
                <w:rFonts w:ascii="Times New Roman" w:hAnsi="Times New Roman" w:cs="Times New Roman"/>
                <w:lang w:eastAsia="zh-CN"/>
              </w:rPr>
              <w:t>HR</w:t>
            </w:r>
            <w:r>
              <w:rPr>
                <w:rFonts w:ascii="Times New Roman" w:hAnsi="Times New Roman" w:cs="Times New Roman"/>
                <w:lang w:eastAsia="zh-CN"/>
              </w:rPr>
              <w:t>估计值和</w:t>
            </w:r>
            <w:r>
              <w:rPr>
                <w:rFonts w:ascii="Times New Roman" w:hAnsi="Times New Roman" w:cs="Times New Roman"/>
                <w:lang w:eastAsia="zh-CN"/>
              </w:rPr>
              <w:t>95% CI</w:t>
            </w:r>
            <w:r>
              <w:rPr>
                <w:rFonts w:hint="eastAsia" w:ascii="Times New Roman" w:hAnsi="Times New Roman" w:cs="Times New Roman"/>
                <w:lang w:eastAsia="zh-CN"/>
              </w:rPr>
              <w:t>：分层的</w:t>
            </w:r>
            <w:r>
              <w:rPr>
                <w:rFonts w:hint="eastAsia" w:ascii="Times New Roman" w:hAnsi="Times New Roman" w:cs="Times New Roman"/>
                <w:lang w:eastAsia="zh-CN"/>
              </w:rPr>
              <w:t>Cox</w:t>
            </w:r>
            <w:r>
              <w:rPr>
                <w:rFonts w:hint="eastAsia" w:ascii="Times New Roman" w:hAnsi="Times New Roman" w:cs="Times New Roman"/>
                <w:lang w:eastAsia="zh-CN"/>
              </w:rPr>
              <w:t>比例风险模型</w:t>
            </w:r>
          </w:p>
        </w:tc>
        <w:tc>
          <w:tcPr>
            <w:tcW w:w="1361" w:type="dxa"/>
            <w:vAlign w:val="center"/>
          </w:tcPr>
          <w:p w:rsidR="002330F8" w:rsidRDefault="00394453" w14:paraId="0E955E06" w14:textId="77777777">
            <w:pPr>
              <w:jc w:val="center"/>
              <w:rPr>
                <w:rFonts w:cs="Times New Roman"/>
                <w:szCs w:val="24"/>
              </w:rPr>
            </w:pPr>
            <w:r>
              <w:rPr>
                <w:rFonts w:cs="Times New Roman"/>
                <w:szCs w:val="24"/>
              </w:rPr>
              <w:t>Y</w:t>
            </w:r>
          </w:p>
        </w:tc>
        <w:tc>
          <w:tcPr>
            <w:tcW w:w="1363" w:type="dxa"/>
            <w:vAlign w:val="center"/>
          </w:tcPr>
          <w:p w:rsidR="002330F8" w:rsidRDefault="002330F8" w14:paraId="0E955E07" w14:textId="77777777">
            <w:pPr>
              <w:jc w:val="center"/>
              <w:rPr>
                <w:rFonts w:cs="Times New Roman"/>
                <w:szCs w:val="24"/>
              </w:rPr>
            </w:pPr>
          </w:p>
        </w:tc>
        <w:tc>
          <w:tcPr>
            <w:tcW w:w="1363" w:type="dxa"/>
            <w:vAlign w:val="center"/>
          </w:tcPr>
          <w:p w:rsidR="002330F8" w:rsidRDefault="002330F8" w14:paraId="0E955E08" w14:textId="77777777">
            <w:pPr>
              <w:jc w:val="center"/>
              <w:rPr>
                <w:rFonts w:cs="Times New Roman"/>
                <w:szCs w:val="24"/>
              </w:rPr>
            </w:pPr>
          </w:p>
        </w:tc>
      </w:tr>
      <w:tr w:rsidR="002330F8" w:rsidTr="1CE23CC9" w14:paraId="0E955E0E" w14:textId="77777777">
        <w:trPr>
          <w:trHeight w:val="225"/>
        </w:trPr>
        <w:tc>
          <w:tcPr>
            <w:tcW w:w="5268" w:type="dxa"/>
            <w:vAlign w:val="center"/>
          </w:tcPr>
          <w:p w:rsidR="002330F8" w:rsidRDefault="00394453" w14:paraId="0E955E0A" w14:textId="77777777">
            <w:pPr>
              <w:pStyle w:val="tabletext0"/>
              <w:rPr>
                <w:rFonts w:ascii="Times New Roman" w:hAnsi="Times New Roman" w:cs="Times New Roman"/>
                <w:lang w:eastAsia="zh-CN"/>
              </w:rPr>
            </w:pPr>
            <w:r>
              <w:rPr>
                <w:rFonts w:hint="eastAsia" w:ascii="Times New Roman" w:hAnsi="Times New Roman" w:cs="Times New Roman"/>
                <w:lang w:eastAsia="zh-CN"/>
              </w:rPr>
              <w:t>亚组分析和森林图</w:t>
            </w:r>
          </w:p>
        </w:tc>
        <w:tc>
          <w:tcPr>
            <w:tcW w:w="1361" w:type="dxa"/>
            <w:vAlign w:val="center"/>
          </w:tcPr>
          <w:p w:rsidR="002330F8" w:rsidRDefault="00394453" w14:paraId="0E955E0B" w14:textId="77777777">
            <w:pPr>
              <w:jc w:val="center"/>
              <w:rPr>
                <w:rFonts w:cs="Times New Roman"/>
                <w:szCs w:val="24"/>
              </w:rPr>
            </w:pPr>
            <w:r>
              <w:rPr>
                <w:rFonts w:hint="eastAsia" w:cs="Times New Roman"/>
                <w:szCs w:val="24"/>
                <w:lang w:eastAsia="zh-CN"/>
              </w:rPr>
              <w:t>Y</w:t>
            </w:r>
          </w:p>
        </w:tc>
        <w:tc>
          <w:tcPr>
            <w:tcW w:w="1363" w:type="dxa"/>
            <w:vAlign w:val="center"/>
          </w:tcPr>
          <w:p w:rsidR="002330F8" w:rsidRDefault="00394453" w14:paraId="0E955E0C" w14:textId="704ED737">
            <w:pPr>
              <w:jc w:val="center"/>
              <w:rPr>
                <w:rFonts w:cs="Times New Roman"/>
                <w:szCs w:val="24"/>
              </w:rPr>
            </w:pPr>
            <w:r>
              <w:rPr>
                <w:rFonts w:hint="eastAsia" w:cs="Times New Roman"/>
                <w:szCs w:val="24"/>
                <w:lang w:eastAsia="zh-CN"/>
              </w:rPr>
              <w:t>Y</w:t>
            </w:r>
            <w:commentRangeStart w:id="427"/>
            <w:commentRangeEnd w:id="427"/>
            <w:r w:rsidR="008922DE">
              <w:rPr>
                <w:rStyle w:val="CommentReference"/>
              </w:rPr>
              <w:commentReference w:id="427"/>
            </w:r>
          </w:p>
        </w:tc>
        <w:tc>
          <w:tcPr>
            <w:tcW w:w="1363" w:type="dxa"/>
            <w:vAlign w:val="center"/>
          </w:tcPr>
          <w:p w:rsidR="002330F8" w:rsidRDefault="002330F8" w14:paraId="0E955E0D" w14:textId="77777777">
            <w:pPr>
              <w:jc w:val="center"/>
              <w:rPr>
                <w:rFonts w:cs="Times New Roman"/>
                <w:szCs w:val="24"/>
              </w:rPr>
            </w:pPr>
          </w:p>
        </w:tc>
      </w:tr>
      <w:tr w:rsidR="009B00EE" w:rsidTr="1CE23CC9" w14:paraId="5F5A75BA" w14:textId="77777777">
        <w:tc>
          <w:tcPr>
            <w:tcW w:w="9355" w:type="dxa"/>
            <w:gridSpan w:val="4"/>
            <w:shd w:val="clear" w:color="auto" w:fill="FFFFCC"/>
            <w:vAlign w:val="center"/>
          </w:tcPr>
          <w:p w:rsidR="009B00EE" w:rsidRDefault="009B00EE" w14:paraId="65614329" w14:textId="556B16B4">
            <w:pPr>
              <w:rPr>
                <w:rFonts w:eastAsia="SimSun" w:cs="Times New Roman"/>
                <w:szCs w:val="24"/>
                <w:lang w:val="en-GB" w:eastAsia="ja-JP"/>
              </w:rPr>
            </w:pPr>
            <w:proofErr w:type="spellStart"/>
            <w:r w:rsidRPr="009B00EE">
              <w:rPr>
                <w:rFonts w:hint="eastAsia" w:eastAsia="SimSun" w:cs="Times New Roman"/>
                <w:b/>
                <w:szCs w:val="24"/>
              </w:rPr>
              <w:t>随访时间</w:t>
            </w:r>
            <w:proofErr w:type="spellEnd"/>
          </w:p>
        </w:tc>
      </w:tr>
      <w:tr w:rsidR="003A03DA" w:rsidTr="1CE23CC9" w14:paraId="259DA35B" w14:textId="77777777">
        <w:trPr>
          <w:trHeight w:val="225"/>
        </w:trPr>
        <w:tc>
          <w:tcPr>
            <w:tcW w:w="5268" w:type="dxa"/>
            <w:vAlign w:val="center"/>
          </w:tcPr>
          <w:p w:rsidR="003A03DA" w:rsidP="008C182E" w:rsidRDefault="00823E9E" w14:paraId="778E2F83" w14:textId="69D9FA5D">
            <w:pPr>
              <w:pStyle w:val="tabletext0"/>
              <w:rPr>
                <w:rFonts w:ascii="Times New Roman" w:hAnsi="Times New Roman" w:cs="Times New Roman"/>
                <w:lang w:eastAsia="zh-CN"/>
              </w:rPr>
            </w:pPr>
            <w:r>
              <w:rPr>
                <w:rFonts w:hint="eastAsia" w:ascii="Times New Roman" w:hAnsi="Times New Roman" w:cs="Times New Roman"/>
                <w:lang w:eastAsia="zh-CN"/>
              </w:rPr>
              <w:t>描述性统计量</w:t>
            </w:r>
          </w:p>
        </w:tc>
        <w:tc>
          <w:tcPr>
            <w:tcW w:w="1361" w:type="dxa"/>
            <w:vAlign w:val="center"/>
          </w:tcPr>
          <w:p w:rsidR="003A03DA" w:rsidRDefault="00C40FF2" w14:paraId="24C19C5E" w14:textId="3B3353D8">
            <w:pPr>
              <w:jc w:val="center"/>
              <w:rPr>
                <w:rFonts w:cs="Times New Roman"/>
                <w:szCs w:val="24"/>
                <w:lang w:eastAsia="zh-CN"/>
              </w:rPr>
            </w:pPr>
            <w:r>
              <w:rPr>
                <w:rFonts w:cs="Times New Roman"/>
                <w:szCs w:val="24"/>
              </w:rPr>
              <w:t>Y</w:t>
            </w:r>
          </w:p>
        </w:tc>
        <w:tc>
          <w:tcPr>
            <w:tcW w:w="1363" w:type="dxa"/>
            <w:vAlign w:val="center"/>
          </w:tcPr>
          <w:p w:rsidR="003A03DA" w:rsidRDefault="003A03DA" w14:paraId="32988BA7" w14:textId="77777777">
            <w:pPr>
              <w:jc w:val="center"/>
              <w:rPr>
                <w:rFonts w:cs="Times New Roman"/>
                <w:szCs w:val="24"/>
                <w:lang w:eastAsia="zh-CN"/>
              </w:rPr>
            </w:pPr>
          </w:p>
        </w:tc>
        <w:tc>
          <w:tcPr>
            <w:tcW w:w="1363" w:type="dxa"/>
            <w:vAlign w:val="center"/>
          </w:tcPr>
          <w:p w:rsidR="003A03DA" w:rsidRDefault="00C40FF2" w14:paraId="213266C7" w14:textId="667B1C2C">
            <w:pPr>
              <w:jc w:val="center"/>
              <w:rPr>
                <w:rFonts w:cs="Times New Roman"/>
                <w:szCs w:val="24"/>
                <w:lang w:eastAsia="zh-CN"/>
              </w:rPr>
            </w:pPr>
            <w:r>
              <w:rPr>
                <w:rFonts w:cs="Times New Roman"/>
                <w:szCs w:val="24"/>
              </w:rPr>
              <w:t>Y</w:t>
            </w:r>
          </w:p>
        </w:tc>
      </w:tr>
    </w:tbl>
    <w:p w:rsidR="002330F8" w:rsidRDefault="00394453" w14:paraId="0E955E0F" w14:textId="77777777">
      <w:pPr>
        <w:rPr>
          <w:rFonts w:hint="eastAsia" w:ascii="SimSun" w:hAnsi="SimSun" w:eastAsia="SimSun" w:cs="Times New Roman"/>
          <w:b/>
          <w:bCs/>
          <w:szCs w:val="21"/>
        </w:rPr>
      </w:pPr>
      <w:r>
        <w:rPr>
          <w:rFonts w:ascii="SimSun" w:hAnsi="SimSun" w:eastAsia="SimSun" w:cs="Times New Roman"/>
          <w:b/>
          <w:bCs/>
          <w:szCs w:val="21"/>
        </w:rPr>
        <w:t>注:</w:t>
      </w:r>
    </w:p>
    <w:p w:rsidR="002330F8" w:rsidRDefault="00394453" w14:paraId="0E955E10" w14:textId="77777777">
      <w:pPr>
        <w:pStyle w:val="ListParagraph"/>
        <w:widowControl w:val="0"/>
        <w:numPr>
          <w:ilvl w:val="0"/>
          <w:numId w:val="68"/>
        </w:numPr>
        <w:spacing w:before="0" w:after="0" w:line="240" w:lineRule="auto"/>
        <w:contextualSpacing w:val="0"/>
        <w:jc w:val="both"/>
        <w:rPr>
          <w:rFonts w:eastAsia="SimSun"/>
          <w:szCs w:val="21"/>
        </w:rPr>
      </w:pPr>
      <w:proofErr w:type="spellStart"/>
      <w:r>
        <w:rPr>
          <w:rFonts w:eastAsia="SimSun"/>
          <w:szCs w:val="21"/>
        </w:rPr>
        <w:t>将生成各治疗组的</w:t>
      </w:r>
      <w:r>
        <w:rPr>
          <w:rFonts w:eastAsia="SimSun"/>
          <w:szCs w:val="21"/>
        </w:rPr>
        <w:t>Kaplan-Meier</w:t>
      </w:r>
      <w:r>
        <w:rPr>
          <w:rFonts w:eastAsia="SimSun"/>
          <w:szCs w:val="21"/>
        </w:rPr>
        <w:t>生存曲线</w:t>
      </w:r>
      <w:proofErr w:type="spellEnd"/>
      <w:r>
        <w:rPr>
          <w:rFonts w:eastAsia="SimSun"/>
          <w:szCs w:val="21"/>
        </w:rPr>
        <w:t>。</w:t>
      </w:r>
    </w:p>
    <w:p w:rsidR="002330F8" w:rsidRDefault="00394453" w14:paraId="0E955E11" w14:textId="77777777">
      <w:pPr>
        <w:pStyle w:val="ListParagraph"/>
        <w:widowControl w:val="0"/>
        <w:numPr>
          <w:ilvl w:val="0"/>
          <w:numId w:val="68"/>
        </w:numPr>
        <w:spacing w:before="0" w:after="0" w:line="240" w:lineRule="auto"/>
        <w:contextualSpacing w:val="0"/>
        <w:jc w:val="both"/>
        <w:rPr>
          <w:rFonts w:eastAsia="SimSun"/>
          <w:szCs w:val="21"/>
          <w:lang w:eastAsia="zh-CN"/>
        </w:rPr>
      </w:pPr>
      <w:r>
        <w:rPr>
          <w:rFonts w:eastAsia="SimSun"/>
          <w:szCs w:val="21"/>
          <w:lang w:eastAsia="zh-CN"/>
        </w:rPr>
        <w:t>将生成各治疗组的关键亚组</w:t>
      </w:r>
      <w:r>
        <w:rPr>
          <w:rFonts w:eastAsia="SimSun"/>
          <w:szCs w:val="21"/>
          <w:lang w:eastAsia="zh-CN"/>
        </w:rPr>
        <w:t>Kaplan-Meier</w:t>
      </w:r>
      <w:r>
        <w:rPr>
          <w:rFonts w:eastAsia="SimSun"/>
          <w:szCs w:val="21"/>
          <w:lang w:eastAsia="zh-CN"/>
        </w:rPr>
        <w:t>生存曲线。</w:t>
      </w:r>
    </w:p>
    <w:p w:rsidRPr="00AB5CE1" w:rsidR="00AB5CE1" w:rsidP="00AB5CE1" w:rsidRDefault="00394453" w14:paraId="4E6A371B" w14:textId="12943006">
      <w:pPr>
        <w:pStyle w:val="ListParagraph"/>
        <w:widowControl w:val="0"/>
        <w:numPr>
          <w:ilvl w:val="0"/>
          <w:numId w:val="68"/>
        </w:numPr>
        <w:spacing w:before="0" w:after="0" w:line="240" w:lineRule="auto"/>
        <w:contextualSpacing w:val="0"/>
        <w:jc w:val="both"/>
        <w:rPr>
          <w:rFonts w:eastAsia="SimSun"/>
          <w:bCs/>
          <w:iCs/>
          <w:szCs w:val="21"/>
          <w:lang w:eastAsia="zh-CN"/>
        </w:rPr>
      </w:pPr>
      <w:r>
        <w:rPr>
          <w:rFonts w:eastAsia="SimSun"/>
          <w:szCs w:val="21"/>
          <w:lang w:eastAsia="zh-CN"/>
        </w:rPr>
        <w:t>将生成一份列出</w:t>
      </w:r>
      <w:r>
        <w:rPr>
          <w:rFonts w:hint="eastAsia" w:eastAsia="SimSun"/>
          <w:szCs w:val="21"/>
          <w:lang w:eastAsia="zh-CN"/>
        </w:rPr>
        <w:t>O</w:t>
      </w:r>
      <w:r>
        <w:rPr>
          <w:rFonts w:eastAsia="SimSun"/>
          <w:szCs w:val="21"/>
          <w:lang w:eastAsia="zh-CN"/>
        </w:rPr>
        <w:t>S</w:t>
      </w:r>
      <w:r>
        <w:rPr>
          <w:rFonts w:eastAsia="SimSun"/>
          <w:szCs w:val="21"/>
          <w:lang w:eastAsia="zh-CN"/>
        </w:rPr>
        <w:t>时间相关信息的列表</w:t>
      </w:r>
      <w:r>
        <w:rPr>
          <w:rFonts w:eastAsia="SimSun"/>
          <w:bCs/>
          <w:iCs/>
          <w:szCs w:val="21"/>
          <w:lang w:eastAsia="zh-CN"/>
        </w:rPr>
        <w:t>（包括随机化日期</w:t>
      </w:r>
      <w:r>
        <w:rPr>
          <w:rFonts w:hint="eastAsia" w:eastAsia="SimSun"/>
          <w:bCs/>
          <w:iCs/>
          <w:szCs w:val="21"/>
          <w:lang w:eastAsia="zh-CN"/>
        </w:rPr>
        <w:t>，</w:t>
      </w:r>
      <w:r>
        <w:rPr>
          <w:rFonts w:eastAsia="SimSun"/>
          <w:bCs/>
          <w:iCs/>
          <w:szCs w:val="21"/>
          <w:lang w:eastAsia="zh-CN"/>
        </w:rPr>
        <w:t>死亡日期，</w:t>
      </w:r>
      <w:proofErr w:type="gramStart"/>
      <w:r>
        <w:rPr>
          <w:rFonts w:eastAsia="SimSun"/>
          <w:bCs/>
          <w:iCs/>
          <w:szCs w:val="21"/>
          <w:lang w:eastAsia="zh-CN"/>
        </w:rPr>
        <w:t>删失状态和删</w:t>
      </w:r>
      <w:proofErr w:type="gramEnd"/>
      <w:r>
        <w:rPr>
          <w:rFonts w:eastAsia="SimSun"/>
          <w:bCs/>
          <w:iCs/>
          <w:szCs w:val="21"/>
          <w:lang w:eastAsia="zh-CN"/>
        </w:rPr>
        <w:t>失原因）。</w:t>
      </w:r>
    </w:p>
    <w:p w:rsidR="002330F8" w:rsidRDefault="00394453" w14:paraId="0E955E13" w14:textId="77777777">
      <w:pPr>
        <w:pStyle w:val="Heading3"/>
        <w:rPr>
          <w:rFonts w:hint="eastAsia"/>
          <w:lang w:eastAsia="zh-CN"/>
        </w:rPr>
      </w:pPr>
      <w:bookmarkStart w:name="_Toc201319871" w:id="428"/>
      <w:r>
        <w:rPr>
          <w:rFonts w:hint="eastAsia"/>
          <w:lang w:eastAsia="zh-CN"/>
        </w:rPr>
        <w:t>关键次要疗效终点分析说明</w:t>
      </w:r>
      <w:bookmarkEnd w:id="428"/>
    </w:p>
    <w:p w:rsidR="002330F8" w:rsidP="00BB1F3D" w:rsidRDefault="00394453" w14:paraId="0E955E14" w14:textId="77777777">
      <w:pPr>
        <w:pStyle w:val="Heading4"/>
        <w:ind w:left="1080"/>
        <w:rPr>
          <w:rFonts w:hint="eastAsia"/>
          <w:lang w:eastAsia="zh-CN"/>
        </w:rPr>
      </w:pPr>
      <w:r>
        <w:rPr>
          <w:rFonts w:hint="eastAsia"/>
          <w:lang w:eastAsia="zh-CN"/>
        </w:rPr>
        <w:t>定义与推衍</w:t>
      </w:r>
    </w:p>
    <w:p w:rsidR="002330F8" w:rsidP="1CE23CC9" w:rsidRDefault="00394453" w14:paraId="0E955E15" w14:textId="4AA031AA">
      <w:pPr>
        <w:pStyle w:val="ListParagraph"/>
        <w:numPr>
          <w:ilvl w:val="0"/>
          <w:numId w:val="69"/>
        </w:numPr>
        <w:rPr>
          <w:lang w:eastAsia="zh-CN"/>
        </w:rPr>
      </w:pPr>
      <w:r w:rsidRPr="1CE23CC9">
        <w:rPr>
          <w:rFonts w:ascii="SimSun" w:hAnsi="SimSun" w:eastAsia="SimSun" w:cs="SimSun"/>
          <w:lang w:eastAsia="zh-CN"/>
        </w:rPr>
        <w:t>总生存期（</w:t>
      </w:r>
      <w:r w:rsidRPr="1CE23CC9">
        <w:rPr>
          <w:lang w:eastAsia="zh-CN"/>
        </w:rPr>
        <w:t>OS</w:t>
      </w:r>
      <w:r w:rsidRPr="1CE23CC9">
        <w:rPr>
          <w:rFonts w:ascii="SimSun" w:hAnsi="SimSun" w:eastAsia="SimSun" w:cs="SimSun"/>
          <w:lang w:eastAsia="zh-CN"/>
        </w:rPr>
        <w:t>）定义为从随机化开始到由任何原因导致死亡的时间。</w:t>
      </w:r>
    </w:p>
    <w:p w:rsidR="002330F8" w:rsidRDefault="00394453" w14:paraId="0E955E16" w14:textId="6D434D4F">
      <w:pPr>
        <w:pStyle w:val="ListParagraph"/>
        <w:numPr>
          <w:ilvl w:val="0"/>
          <w:numId w:val="69"/>
        </w:numPr>
        <w:contextualSpacing w:val="0"/>
        <w:rPr>
          <w:lang w:eastAsia="zh-CN"/>
        </w:rPr>
      </w:pPr>
      <w:r>
        <w:rPr>
          <w:rFonts w:hint="eastAsia" w:ascii="SimSun" w:hAnsi="SimSun" w:eastAsia="SimSun" w:cs="SimSun"/>
          <w:lang w:eastAsia="zh-CN"/>
        </w:rPr>
        <w:t>对于在分析时</w:t>
      </w:r>
      <w:proofErr w:type="gramStart"/>
      <w:r>
        <w:rPr>
          <w:rFonts w:hint="eastAsia" w:ascii="SimSun" w:hAnsi="SimSun" w:eastAsia="SimSun" w:cs="SimSun"/>
          <w:lang w:eastAsia="zh-CN"/>
        </w:rPr>
        <w:t>无文件</w:t>
      </w:r>
      <w:proofErr w:type="gramEnd"/>
      <w:r>
        <w:rPr>
          <w:rFonts w:hint="eastAsia" w:ascii="SimSun" w:hAnsi="SimSun" w:eastAsia="SimSun" w:cs="SimSun"/>
          <w:lang w:eastAsia="zh-CN"/>
        </w:rPr>
        <w:t>记录死亡的受试者，以已知的</w:t>
      </w:r>
      <w:r>
        <w:rPr>
          <w:rFonts w:hint="eastAsia" w:asciiTheme="minorEastAsia" w:hAnsiTheme="minorEastAsia" w:eastAsiaTheme="minorEastAsia"/>
          <w:lang w:eastAsia="zh-CN"/>
        </w:rPr>
        <w:t>“</w:t>
      </w:r>
      <w:r>
        <w:rPr>
          <w:rFonts w:hint="eastAsia" w:ascii="SimSun" w:hAnsi="SimSun" w:eastAsia="SimSun" w:cs="SimSun"/>
          <w:lang w:eastAsia="zh-CN"/>
        </w:rPr>
        <w:t>受试者最后存活日期</w:t>
      </w:r>
      <w:r>
        <w:rPr>
          <w:rFonts w:hint="eastAsia" w:asciiTheme="minorEastAsia" w:hAnsiTheme="minorEastAsia" w:eastAsiaTheme="minorEastAsia"/>
          <w:lang w:eastAsia="zh-CN"/>
        </w:rPr>
        <w:t>”</w:t>
      </w:r>
      <w:r>
        <w:rPr>
          <w:rFonts w:hint="eastAsia" w:ascii="SimSun" w:hAnsi="SimSun" w:eastAsia="SimSun" w:cs="SimSun"/>
          <w:lang w:eastAsia="zh-CN"/>
        </w:rPr>
        <w:t>作为</w:t>
      </w:r>
      <w:r w:rsidRPr="004B486A" w:rsidR="00E1020A">
        <w:rPr>
          <w:rFonts w:eastAsia="SimSun"/>
          <w:lang w:eastAsia="zh-CN"/>
        </w:rPr>
        <w:t>OS</w:t>
      </w:r>
      <w:proofErr w:type="gramStart"/>
      <w:r>
        <w:rPr>
          <w:rFonts w:hint="eastAsia" w:ascii="SimSun" w:hAnsi="SimSun" w:eastAsia="SimSun" w:cs="SimSun"/>
          <w:lang w:eastAsia="zh-CN"/>
        </w:rPr>
        <w:t>删</w:t>
      </w:r>
      <w:proofErr w:type="gramEnd"/>
      <w:r>
        <w:rPr>
          <w:rFonts w:hint="eastAsia" w:ascii="SimSun" w:hAnsi="SimSun" w:eastAsia="SimSun" w:cs="SimSun"/>
          <w:lang w:eastAsia="zh-CN"/>
        </w:rPr>
        <w:t>失日期。</w:t>
      </w:r>
      <w:r>
        <w:rPr>
          <w:rFonts w:hint="eastAsia" w:asciiTheme="minorEastAsia" w:hAnsiTheme="minorEastAsia" w:eastAsiaTheme="minorEastAsia"/>
          <w:lang w:eastAsia="zh-CN"/>
        </w:rPr>
        <w:t>“</w:t>
      </w:r>
      <w:r>
        <w:rPr>
          <w:rFonts w:hint="eastAsia" w:ascii="SimSun" w:hAnsi="SimSun" w:eastAsia="SimSun" w:cs="SimSun"/>
          <w:lang w:eastAsia="zh-CN"/>
        </w:rPr>
        <w:t>受试者最后存活日期</w:t>
      </w:r>
      <w:r>
        <w:rPr>
          <w:rFonts w:hint="eastAsia" w:asciiTheme="minorEastAsia" w:hAnsiTheme="minorEastAsia" w:eastAsiaTheme="minorEastAsia"/>
          <w:lang w:eastAsia="zh-CN"/>
        </w:rPr>
        <w:t>”</w:t>
      </w:r>
      <w:r>
        <w:rPr>
          <w:rFonts w:hint="eastAsia" w:ascii="SimSun" w:hAnsi="SimSun" w:eastAsia="SimSun" w:cs="SimSun"/>
          <w:lang w:eastAsia="zh-CN"/>
        </w:rPr>
        <w:t>将通过搜索数据库中以下确信的访视日期中最晚的日期来决定：</w:t>
      </w:r>
    </w:p>
    <w:p w:rsidR="002330F8" w:rsidRDefault="00394453" w14:paraId="0E955E17" w14:textId="77777777">
      <w:pPr>
        <w:pStyle w:val="ListParagraph"/>
        <w:numPr>
          <w:ilvl w:val="0"/>
          <w:numId w:val="70"/>
        </w:numPr>
        <w:ind w:left="1162"/>
        <w:rPr>
          <w:lang w:eastAsia="zh-CN"/>
        </w:rPr>
      </w:pPr>
      <w:r>
        <w:rPr>
          <w:rFonts w:hint="eastAsia" w:ascii="SimSun" w:hAnsi="SimSun" w:eastAsia="SimSun" w:cs="SimSun"/>
          <w:lang w:eastAsia="zh-CN"/>
        </w:rPr>
        <w:t>随机日期</w:t>
      </w:r>
    </w:p>
    <w:p w:rsidR="002330F8" w:rsidRDefault="00394453" w14:paraId="0E955E18" w14:textId="77777777">
      <w:pPr>
        <w:pStyle w:val="ListParagraph"/>
        <w:numPr>
          <w:ilvl w:val="0"/>
          <w:numId w:val="70"/>
        </w:numPr>
        <w:ind w:left="1162"/>
        <w:rPr>
          <w:lang w:eastAsia="zh-CN"/>
        </w:rPr>
      </w:pPr>
      <w:r>
        <w:rPr>
          <w:rFonts w:hint="eastAsia" w:ascii="SimSun" w:hAnsi="SimSun" w:eastAsia="SimSun" w:cs="SimSun"/>
          <w:lang w:eastAsia="zh-CN"/>
        </w:rPr>
        <w:t>研究药物用药日期</w:t>
      </w:r>
    </w:p>
    <w:p w:rsidR="002330F8" w:rsidRDefault="00394453" w14:paraId="0E955E19" w14:textId="77777777">
      <w:pPr>
        <w:pStyle w:val="ListParagraph"/>
        <w:numPr>
          <w:ilvl w:val="0"/>
          <w:numId w:val="70"/>
        </w:numPr>
        <w:ind w:left="1162"/>
        <w:rPr>
          <w:lang w:eastAsia="zh-CN"/>
        </w:rPr>
      </w:pPr>
      <w:r>
        <w:rPr>
          <w:rFonts w:hint="eastAsia" w:ascii="SimSun" w:hAnsi="SimSun" w:eastAsia="SimSun" w:cs="SimSun"/>
          <w:lang w:eastAsia="zh-CN"/>
        </w:rPr>
        <w:t>合并用药开始</w:t>
      </w:r>
      <w:r>
        <w:rPr>
          <w:rFonts w:hint="eastAsia"/>
          <w:lang w:eastAsia="zh-CN"/>
        </w:rPr>
        <w:t>/</w:t>
      </w:r>
      <w:r>
        <w:rPr>
          <w:rFonts w:hint="eastAsia" w:ascii="SimSun" w:hAnsi="SimSun" w:eastAsia="SimSun" w:cs="SimSun"/>
          <w:lang w:eastAsia="zh-CN"/>
        </w:rPr>
        <w:t>结束日期</w:t>
      </w:r>
    </w:p>
    <w:p w:rsidR="002330F8" w:rsidRDefault="00394453" w14:paraId="0E955E1A" w14:textId="77777777">
      <w:pPr>
        <w:pStyle w:val="ListParagraph"/>
        <w:numPr>
          <w:ilvl w:val="0"/>
          <w:numId w:val="70"/>
        </w:numPr>
        <w:ind w:left="1162"/>
        <w:rPr>
          <w:lang w:eastAsia="zh-CN"/>
        </w:rPr>
      </w:pPr>
      <w:r>
        <w:rPr>
          <w:rFonts w:hint="eastAsia" w:ascii="SimSun" w:hAnsi="SimSun" w:eastAsia="SimSun" w:cs="SimSun"/>
          <w:lang w:eastAsia="zh-CN"/>
        </w:rPr>
        <w:t>不良事件开始</w:t>
      </w:r>
      <w:r>
        <w:rPr>
          <w:rFonts w:hint="eastAsia"/>
          <w:lang w:eastAsia="zh-CN"/>
        </w:rPr>
        <w:t>/</w:t>
      </w:r>
      <w:r>
        <w:rPr>
          <w:rFonts w:hint="eastAsia" w:ascii="SimSun" w:hAnsi="SimSun" w:eastAsia="SimSun" w:cs="SimSun"/>
          <w:lang w:eastAsia="zh-CN"/>
        </w:rPr>
        <w:t>结束日期</w:t>
      </w:r>
    </w:p>
    <w:p w:rsidR="002330F8" w:rsidRDefault="00394453" w14:paraId="0E955E1B" w14:textId="2BD1B596">
      <w:pPr>
        <w:pStyle w:val="ListParagraph"/>
        <w:numPr>
          <w:ilvl w:val="0"/>
          <w:numId w:val="70"/>
        </w:numPr>
        <w:ind w:left="1162"/>
        <w:rPr>
          <w:lang w:eastAsia="zh-CN"/>
        </w:rPr>
      </w:pPr>
      <w:r>
        <w:rPr>
          <w:rFonts w:hint="eastAsia" w:ascii="SimSun" w:hAnsi="SimSun" w:eastAsia="SimSun" w:cs="SimSun"/>
          <w:lang w:eastAsia="zh-CN"/>
        </w:rPr>
        <w:t>检查评估日期</w:t>
      </w:r>
      <w:r>
        <w:rPr>
          <w:rFonts w:hint="eastAsia"/>
          <w:lang w:eastAsia="zh-CN"/>
        </w:rPr>
        <w:t xml:space="preserve"> </w:t>
      </w:r>
      <w:r>
        <w:rPr>
          <w:rFonts w:hint="eastAsia" w:ascii="SimSun" w:hAnsi="SimSun" w:eastAsia="SimSun" w:cs="SimSun"/>
          <w:lang w:eastAsia="zh-CN"/>
        </w:rPr>
        <w:t>（实验室检查、生命体征、</w:t>
      </w:r>
      <w:r>
        <w:rPr>
          <w:rFonts w:hint="eastAsia"/>
          <w:lang w:eastAsia="zh-CN"/>
        </w:rPr>
        <w:t>12</w:t>
      </w:r>
      <w:r>
        <w:rPr>
          <w:rFonts w:hint="eastAsia" w:ascii="SimSun" w:hAnsi="SimSun" w:eastAsia="SimSun" w:cs="SimSun"/>
          <w:lang w:eastAsia="zh-CN"/>
        </w:rPr>
        <w:t>导联</w:t>
      </w:r>
      <w:r>
        <w:rPr>
          <w:rFonts w:hint="eastAsia"/>
          <w:lang w:eastAsia="zh-CN"/>
        </w:rPr>
        <w:t>ECG</w:t>
      </w:r>
      <w:r>
        <w:rPr>
          <w:rFonts w:hint="eastAsia" w:ascii="SimSun" w:hAnsi="SimSun" w:eastAsia="SimSun" w:cs="SimSun"/>
          <w:lang w:eastAsia="zh-CN"/>
        </w:rPr>
        <w:t>、体格检查、</w:t>
      </w:r>
      <w:r>
        <w:rPr>
          <w:rFonts w:hint="eastAsia"/>
          <w:lang w:eastAsia="zh-CN"/>
        </w:rPr>
        <w:t>ECOG</w:t>
      </w:r>
      <w:r>
        <w:rPr>
          <w:rFonts w:hint="eastAsia" w:ascii="SimSun" w:hAnsi="SimSun" w:eastAsia="SimSun" w:cs="SimSun"/>
          <w:lang w:eastAsia="zh-CN"/>
        </w:rPr>
        <w:t>评分、</w:t>
      </w:r>
      <w:commentRangeStart w:id="429"/>
      <w:commentRangeStart w:id="430"/>
      <w:r>
        <w:rPr>
          <w:rFonts w:hint="eastAsia" w:ascii="SimSun" w:hAnsi="SimSun" w:eastAsia="SimSun" w:cs="SimSun"/>
          <w:lang w:eastAsia="zh-CN"/>
        </w:rPr>
        <w:t>肿瘤疗效评估</w:t>
      </w:r>
      <w:commentRangeEnd w:id="429"/>
      <w:r w:rsidR="007E1FA7">
        <w:rPr>
          <w:rStyle w:val="CommentReference"/>
          <w:rFonts w:cs="Cordia New" w:eastAsiaTheme="minorEastAsia"/>
        </w:rPr>
        <w:commentReference w:id="429"/>
      </w:r>
      <w:commentRangeEnd w:id="430"/>
      <w:r w:rsidR="00AE1E45">
        <w:rPr>
          <w:rStyle w:val="CommentReference"/>
          <w:rFonts w:cs="Cordia New" w:eastAsiaTheme="minorEastAsia"/>
        </w:rPr>
        <w:commentReference w:id="430"/>
      </w:r>
      <w:r w:rsidR="00B006F8">
        <w:rPr>
          <w:rFonts w:hint="eastAsia" w:ascii="SimSun" w:hAnsi="SimSun" w:eastAsia="SimSun" w:cs="SimSun"/>
          <w:lang w:eastAsia="zh-CN"/>
        </w:rPr>
        <w:t>相关检查</w:t>
      </w:r>
      <w:r>
        <w:rPr>
          <w:rFonts w:hint="eastAsia" w:ascii="SimSun" w:hAnsi="SimSun" w:eastAsia="SimSun" w:cs="SimSun"/>
          <w:lang w:eastAsia="zh-CN"/>
        </w:rPr>
        <w:t>、血妊娠试验）</w:t>
      </w:r>
    </w:p>
    <w:p w:rsidR="002330F8" w:rsidRDefault="00394453" w14:paraId="0E955E1C" w14:textId="77777777">
      <w:pPr>
        <w:pStyle w:val="ListParagraph"/>
        <w:numPr>
          <w:ilvl w:val="0"/>
          <w:numId w:val="70"/>
        </w:numPr>
        <w:ind w:left="1162"/>
        <w:rPr>
          <w:lang w:eastAsia="zh-CN"/>
        </w:rPr>
      </w:pPr>
      <w:r>
        <w:rPr>
          <w:rFonts w:hint="eastAsia" w:ascii="SimSun" w:hAnsi="SimSun" w:eastAsia="SimSun" w:cs="SimSun"/>
          <w:lang w:eastAsia="zh-CN"/>
        </w:rPr>
        <w:t>后续抗肿瘤治疗开始</w:t>
      </w:r>
      <w:r>
        <w:rPr>
          <w:rFonts w:hint="eastAsia"/>
          <w:lang w:eastAsia="zh-CN"/>
        </w:rPr>
        <w:t>/</w:t>
      </w:r>
      <w:r>
        <w:rPr>
          <w:rFonts w:hint="eastAsia" w:ascii="SimSun" w:hAnsi="SimSun" w:eastAsia="SimSun" w:cs="SimSun"/>
          <w:lang w:eastAsia="zh-CN"/>
        </w:rPr>
        <w:t>结束时间</w:t>
      </w:r>
    </w:p>
    <w:p w:rsidR="002330F8" w:rsidRDefault="00394453" w14:paraId="0E955E1D" w14:textId="77777777">
      <w:pPr>
        <w:pStyle w:val="ListParagraph"/>
        <w:numPr>
          <w:ilvl w:val="0"/>
          <w:numId w:val="70"/>
        </w:numPr>
        <w:ind w:left="1162"/>
        <w:rPr>
          <w:lang w:eastAsia="zh-CN"/>
        </w:rPr>
      </w:pPr>
      <w:r>
        <w:rPr>
          <w:rFonts w:hint="eastAsia" w:ascii="SimSun" w:hAnsi="SimSun" w:eastAsia="SimSun" w:cs="SimSun"/>
          <w:lang w:eastAsia="zh-CN"/>
        </w:rPr>
        <w:t>生存随访页面受试者状态为</w:t>
      </w:r>
      <w:r>
        <w:rPr>
          <w:lang w:eastAsia="zh-CN"/>
        </w:rPr>
        <w:t>“</w:t>
      </w:r>
      <w:r>
        <w:rPr>
          <w:rFonts w:hint="eastAsia" w:ascii="SimSun" w:hAnsi="SimSun" w:eastAsia="SimSun" w:cs="SimSun"/>
          <w:lang w:eastAsia="zh-CN"/>
        </w:rPr>
        <w:t>生存</w:t>
      </w:r>
      <w:r>
        <w:rPr>
          <w:lang w:eastAsia="zh-CN"/>
        </w:rPr>
        <w:t>”</w:t>
      </w:r>
      <w:r>
        <w:rPr>
          <w:rFonts w:hint="eastAsia" w:ascii="SimSun" w:hAnsi="SimSun" w:eastAsia="SimSun" w:cs="SimSun"/>
          <w:lang w:eastAsia="zh-CN"/>
        </w:rPr>
        <w:t>的最后随访日期</w:t>
      </w:r>
    </w:p>
    <w:p w:rsidR="002330F8" w:rsidRDefault="003D1B33" w14:paraId="0E955E1E" w14:textId="2FDD0016">
      <w:pPr>
        <w:pStyle w:val="ListParagraph"/>
        <w:numPr>
          <w:ilvl w:val="0"/>
          <w:numId w:val="70"/>
        </w:numPr>
        <w:ind w:left="1162"/>
        <w:rPr>
          <w:lang w:eastAsia="zh-CN"/>
        </w:rPr>
      </w:pPr>
      <w:r>
        <w:rPr>
          <w:rFonts w:hint="eastAsia" w:ascii="SimSun" w:hAnsi="SimSun" w:eastAsia="SimSun" w:cs="SimSun"/>
          <w:lang w:eastAsia="zh-CN"/>
        </w:rPr>
        <w:t>除</w:t>
      </w:r>
      <w:r w:rsidRPr="00F95903" w:rsidR="00F95903">
        <w:rPr>
          <w:rFonts w:hint="eastAsia" w:ascii="SimSun" w:hAnsi="SimSun" w:eastAsia="SimSun" w:cs="SimSun"/>
          <w:lang w:eastAsia="zh-CN"/>
        </w:rPr>
        <w:t>“死亡</w:t>
      </w:r>
      <w:r w:rsidR="00F95903">
        <w:rPr>
          <w:rFonts w:hint="eastAsia" w:ascii="SimSun" w:hAnsi="SimSun" w:eastAsia="SimSun" w:cs="SimSun"/>
          <w:lang w:eastAsia="zh-CN"/>
        </w:rPr>
        <w:t>”</w:t>
      </w:r>
      <w:r w:rsidR="000F5A40">
        <w:rPr>
          <w:rFonts w:hint="eastAsia" w:ascii="SimSun" w:hAnsi="SimSun" w:eastAsia="SimSun" w:cs="SimSun"/>
          <w:lang w:eastAsia="zh-CN"/>
        </w:rPr>
        <w:t>和</w:t>
      </w:r>
      <w:r w:rsidRPr="00F95903" w:rsidR="00F95903">
        <w:rPr>
          <w:rFonts w:hint="eastAsia" w:ascii="SimSun" w:hAnsi="SimSun" w:eastAsia="SimSun" w:cs="SimSun"/>
          <w:lang w:eastAsia="zh-CN"/>
        </w:rPr>
        <w:t>“失访”</w:t>
      </w:r>
      <w:r w:rsidR="00F95903">
        <w:rPr>
          <w:rFonts w:hint="eastAsia" w:ascii="SimSun" w:hAnsi="SimSun" w:eastAsia="SimSun" w:cs="SimSun"/>
          <w:lang w:eastAsia="zh-CN"/>
        </w:rPr>
        <w:t>以外的其它</w:t>
      </w:r>
      <w:r w:rsidR="00AE1E45">
        <w:rPr>
          <w:rFonts w:hint="eastAsia" w:ascii="SimSun" w:hAnsi="SimSun" w:eastAsia="SimSun" w:cs="SimSun"/>
          <w:lang w:eastAsia="zh-CN"/>
        </w:rPr>
        <w:t>原因导致的</w:t>
      </w:r>
      <w:commentRangeStart w:id="431"/>
      <w:commentRangeStart w:id="432"/>
      <w:r w:rsidR="00394453">
        <w:rPr>
          <w:rFonts w:hint="eastAsia" w:ascii="SimSun" w:hAnsi="SimSun" w:eastAsia="SimSun" w:cs="SimSun"/>
          <w:lang w:eastAsia="zh-CN"/>
        </w:rPr>
        <w:t>研究结束日期</w:t>
      </w:r>
      <w:commentRangeEnd w:id="431"/>
      <w:r w:rsidR="00C1347D">
        <w:rPr>
          <w:rStyle w:val="CommentReference"/>
          <w:rFonts w:cs="Cordia New" w:eastAsiaTheme="minorEastAsia"/>
        </w:rPr>
        <w:commentReference w:id="431"/>
      </w:r>
      <w:commentRangeEnd w:id="432"/>
      <w:r w:rsidR="00AE1E45">
        <w:rPr>
          <w:rStyle w:val="CommentReference"/>
          <w:rFonts w:cs="Cordia New" w:eastAsiaTheme="minorEastAsia"/>
        </w:rPr>
        <w:commentReference w:id="432"/>
      </w:r>
    </w:p>
    <w:p w:rsidR="002330F8" w:rsidRDefault="00394453" w14:paraId="0E955E1F" w14:textId="5CEC8973">
      <w:pPr>
        <w:pStyle w:val="ListParagraph"/>
        <w:numPr>
          <w:ilvl w:val="0"/>
          <w:numId w:val="71"/>
        </w:numPr>
        <w:contextualSpacing w:val="0"/>
        <w:rPr>
          <w:lang w:eastAsia="zh-CN"/>
        </w:rPr>
      </w:pPr>
      <w:r>
        <w:rPr>
          <w:rFonts w:ascii="SimSun" w:hAnsi="SimSun" w:eastAsia="SimSun" w:cs="SimSun"/>
          <w:lang w:eastAsia="zh-CN"/>
        </w:rPr>
        <w:t>关键次要疗效</w:t>
      </w:r>
      <w:r w:rsidR="00063DA9">
        <w:rPr>
          <w:rFonts w:hint="eastAsia" w:ascii="SimSun" w:hAnsi="SimSun" w:eastAsia="SimSun" w:cs="SimSun"/>
          <w:lang w:eastAsia="zh-CN"/>
        </w:rPr>
        <w:t>终点</w:t>
      </w:r>
      <w:r>
        <w:rPr>
          <w:rFonts w:eastAsia="SimSun"/>
          <w:lang w:eastAsia="zh-CN"/>
        </w:rPr>
        <w:t>OS</w:t>
      </w:r>
      <w:r w:rsidR="00063DA9">
        <w:rPr>
          <w:rFonts w:hint="eastAsia" w:eastAsia="SimSun"/>
          <w:lang w:eastAsia="zh-CN"/>
        </w:rPr>
        <w:t>的</w:t>
      </w:r>
      <w:r>
        <w:rPr>
          <w:rFonts w:eastAsia="SimSun"/>
          <w:lang w:eastAsia="zh-CN"/>
        </w:rPr>
        <w:t>事件</w:t>
      </w:r>
      <w:r>
        <w:rPr>
          <w:rFonts w:eastAsia="SimSun"/>
          <w:lang w:eastAsia="zh-CN"/>
        </w:rPr>
        <w:t>/</w:t>
      </w:r>
      <w:proofErr w:type="gramStart"/>
      <w:r>
        <w:rPr>
          <w:rFonts w:ascii="SimSun" w:hAnsi="SimSun" w:eastAsia="SimSun" w:cs="SimSun"/>
          <w:lang w:eastAsia="zh-CN"/>
        </w:rPr>
        <w:t>删</w:t>
      </w:r>
      <w:proofErr w:type="gramEnd"/>
      <w:r>
        <w:rPr>
          <w:rFonts w:ascii="SimSun" w:hAnsi="SimSun" w:eastAsia="SimSun" w:cs="SimSun"/>
          <w:lang w:eastAsia="zh-CN"/>
        </w:rPr>
        <w:t>失规则：</w:t>
      </w:r>
    </w:p>
    <w:tbl>
      <w:tblPr>
        <w:tblW w:w="4773" w:type="pct"/>
        <w:jc w:val="center"/>
        <w:tblCellMar>
          <w:left w:w="0" w:type="dxa"/>
          <w:right w:w="0" w:type="dxa"/>
        </w:tblCellMar>
        <w:tblLook w:val="04A0" w:firstRow="1" w:lastRow="0" w:firstColumn="1" w:lastColumn="0" w:noHBand="0" w:noVBand="1"/>
      </w:tblPr>
      <w:tblGrid>
        <w:gridCol w:w="847"/>
        <w:gridCol w:w="3911"/>
        <w:gridCol w:w="4168"/>
      </w:tblGrid>
      <w:tr w:rsidR="00AC4344" w:rsidTr="09954D9D" w14:paraId="0E955E24" w14:textId="6462E57B">
        <w:trPr>
          <w:trHeight w:val="357"/>
          <w:jc w:val="center"/>
        </w:trPr>
        <w:tc>
          <w:tcPr>
            <w:tcW w:w="474" w:type="pct"/>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AC4344" w:rsidP="004B486A" w:rsidRDefault="00AC4344" w14:paraId="0E955E20" w14:textId="77777777">
            <w:pPr>
              <w:pStyle w:val="TableHead"/>
              <w:spacing w:before="120" w:after="120" w:line="240" w:lineRule="auto"/>
              <w:rPr>
                <w:rFonts w:eastAsia="SimSun"/>
                <w:kern w:val="2"/>
                <w:sz w:val="21"/>
                <w:szCs w:val="21"/>
              </w:rPr>
            </w:pPr>
            <w:r>
              <w:rPr>
                <w:rFonts w:eastAsia="SimSun"/>
                <w:kern w:val="2"/>
                <w:sz w:val="21"/>
                <w:szCs w:val="21"/>
                <w:lang w:eastAsia="zh-CN"/>
              </w:rPr>
              <w:t>序号</w:t>
            </w:r>
          </w:p>
        </w:tc>
        <w:tc>
          <w:tcPr>
            <w:tcW w:w="2191" w:type="pct"/>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AC4344" w:rsidP="004B486A" w:rsidRDefault="00AC4344" w14:paraId="0E955E21" w14:textId="77777777">
            <w:pPr>
              <w:pStyle w:val="TableHead"/>
              <w:spacing w:before="120" w:after="120" w:line="240" w:lineRule="auto"/>
              <w:rPr>
                <w:rFonts w:eastAsia="SimSun"/>
                <w:kern w:val="2"/>
                <w:sz w:val="21"/>
                <w:szCs w:val="21"/>
              </w:rPr>
            </w:pPr>
            <w:r>
              <w:rPr>
                <w:rFonts w:eastAsia="SimSun"/>
                <w:kern w:val="2"/>
                <w:sz w:val="21"/>
                <w:szCs w:val="21"/>
                <w:lang w:eastAsia="zh-CN"/>
              </w:rPr>
              <w:t>情况</w:t>
            </w:r>
          </w:p>
        </w:tc>
        <w:tc>
          <w:tcPr>
            <w:tcW w:w="233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00AC4344" w:rsidP="004B486A" w:rsidRDefault="00AC4344" w14:paraId="0E955E23" w14:textId="16CF7CA1">
            <w:pPr>
              <w:pStyle w:val="TableHead"/>
              <w:spacing w:before="120" w:after="120" w:line="240" w:lineRule="auto"/>
              <w:rPr>
                <w:rFonts w:eastAsia="SimSun"/>
                <w:kern w:val="2"/>
                <w:sz w:val="21"/>
                <w:szCs w:val="21"/>
              </w:rPr>
            </w:pPr>
            <w:r w:rsidRPr="00240D7B">
              <w:rPr>
                <w:rFonts w:hint="eastAsia" w:eastAsia="SimSun"/>
                <w:kern w:val="2"/>
                <w:sz w:val="21"/>
                <w:szCs w:val="21"/>
                <w:lang w:eastAsia="zh-CN"/>
              </w:rPr>
              <w:t>主要分析</w:t>
            </w:r>
          </w:p>
        </w:tc>
      </w:tr>
      <w:tr w:rsidR="00AC4344" w:rsidTr="00875CD2" w14:paraId="299BA9B4" w14:textId="77777777">
        <w:trPr>
          <w:trHeight w:val="267"/>
          <w:jc w:val="center"/>
        </w:trPr>
        <w:tc>
          <w:tcPr>
            <w:tcW w:w="474" w:type="pct"/>
            <w:vMerge/>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bottom"/>
          </w:tcPr>
          <w:p w:rsidR="00AC4344" w:rsidP="008078CB" w:rsidRDefault="00AC4344" w14:paraId="485E30C1" w14:textId="77777777">
            <w:pPr>
              <w:pStyle w:val="TableHead"/>
              <w:spacing w:line="240" w:lineRule="auto"/>
              <w:jc w:val="both"/>
              <w:rPr>
                <w:rFonts w:eastAsia="SimSun"/>
                <w:sz w:val="21"/>
                <w:szCs w:val="21"/>
                <w:lang w:eastAsia="zh-CN"/>
              </w:rPr>
            </w:pPr>
          </w:p>
        </w:tc>
        <w:tc>
          <w:tcPr>
            <w:tcW w:w="2191" w:type="pct"/>
            <w:vMerge/>
            <w:tcBorders>
              <w:top w:val="single" w:color="auto" w:sz="4" w:space="0"/>
              <w:left w:val="single" w:color="auto" w:sz="4" w:space="0"/>
              <w:bottom w:val="single" w:color="auto" w:sz="4" w:space="0"/>
            </w:tcBorders>
            <w:tcMar>
              <w:top w:w="0" w:type="dxa"/>
              <w:left w:w="108" w:type="dxa"/>
              <w:bottom w:w="0" w:type="dxa"/>
              <w:right w:w="108" w:type="dxa"/>
            </w:tcMar>
            <w:vAlign w:val="bottom"/>
          </w:tcPr>
          <w:p w:rsidR="00AC4344" w:rsidP="008078CB" w:rsidRDefault="00AC4344" w14:paraId="608139C6" w14:textId="77777777">
            <w:pPr>
              <w:pStyle w:val="TableHead"/>
              <w:spacing w:line="240" w:lineRule="auto"/>
              <w:jc w:val="both"/>
              <w:rPr>
                <w:rFonts w:eastAsia="SimSun"/>
                <w:sz w:val="21"/>
                <w:szCs w:val="21"/>
                <w:lang w:eastAsia="zh-CN"/>
              </w:rPr>
            </w:pPr>
          </w:p>
        </w:tc>
        <w:tc>
          <w:tcPr>
            <w:tcW w:w="233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AC4344" w:rsidP="007A472F" w:rsidRDefault="00AC4344" w14:paraId="7D3025DF" w14:textId="71CDA5E1">
            <w:pPr>
              <w:pStyle w:val="TableHead"/>
              <w:spacing w:line="240" w:lineRule="auto"/>
              <w:rPr>
                <w:rFonts w:eastAsia="SimSun"/>
                <w:sz w:val="21"/>
                <w:szCs w:val="21"/>
                <w:lang w:eastAsia="zh-CN"/>
              </w:rPr>
            </w:pPr>
            <w:r>
              <w:rPr>
                <w:rFonts w:eastAsia="SimSun"/>
                <w:kern w:val="2"/>
                <w:sz w:val="21"/>
                <w:szCs w:val="21"/>
                <w:lang w:eastAsia="zh-CN"/>
              </w:rPr>
              <w:t>事件</w:t>
            </w:r>
            <w:r>
              <w:rPr>
                <w:rFonts w:eastAsia="SimSun"/>
                <w:kern w:val="2"/>
                <w:sz w:val="21"/>
                <w:szCs w:val="21"/>
                <w:lang w:eastAsia="zh-CN"/>
              </w:rPr>
              <w:t>/</w:t>
            </w:r>
            <w:proofErr w:type="gramStart"/>
            <w:r>
              <w:rPr>
                <w:rFonts w:eastAsia="SimSun"/>
                <w:kern w:val="2"/>
                <w:sz w:val="21"/>
                <w:szCs w:val="21"/>
                <w:lang w:eastAsia="zh-CN"/>
              </w:rPr>
              <w:t>删</w:t>
            </w:r>
            <w:proofErr w:type="gramEnd"/>
            <w:r>
              <w:rPr>
                <w:rFonts w:eastAsia="SimSun"/>
                <w:kern w:val="2"/>
                <w:sz w:val="21"/>
                <w:szCs w:val="21"/>
                <w:lang w:eastAsia="zh-CN"/>
              </w:rPr>
              <w:t>失</w:t>
            </w:r>
            <w:r>
              <w:rPr>
                <w:rFonts w:hint="eastAsia" w:eastAsia="SimSun"/>
                <w:kern w:val="2"/>
                <w:sz w:val="21"/>
                <w:szCs w:val="21"/>
                <w:lang w:eastAsia="zh-CN"/>
              </w:rPr>
              <w:t>：</w:t>
            </w:r>
            <w:r>
              <w:rPr>
                <w:rFonts w:eastAsia="SimSun"/>
                <w:kern w:val="2"/>
                <w:sz w:val="21"/>
                <w:szCs w:val="21"/>
                <w:lang w:eastAsia="zh-CN"/>
              </w:rPr>
              <w:t>日期</w:t>
            </w:r>
          </w:p>
        </w:tc>
      </w:tr>
      <w:tr w:rsidR="00AC4344" w:rsidTr="00875CD2" w14:paraId="0E955E29" w14:textId="59E81C49">
        <w:trPr>
          <w:trHeight w:val="267"/>
          <w:jc w:val="center"/>
        </w:trPr>
        <w:tc>
          <w:tcPr>
            <w:tcW w:w="47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AC4344" w:rsidP="00734DA1" w:rsidRDefault="00AC4344" w14:paraId="0E955E25" w14:textId="77777777">
            <w:pPr>
              <w:pStyle w:val="TableHead"/>
              <w:spacing w:line="240" w:lineRule="auto"/>
              <w:jc w:val="both"/>
              <w:rPr>
                <w:rFonts w:eastAsia="SimSun"/>
                <w:sz w:val="21"/>
                <w:szCs w:val="21"/>
                <w:lang w:eastAsia="zh-CN"/>
              </w:rPr>
            </w:pPr>
            <w:r>
              <w:rPr>
                <w:rFonts w:eastAsia="SimSun"/>
                <w:sz w:val="21"/>
                <w:szCs w:val="21"/>
                <w:lang w:eastAsia="zh-CN"/>
              </w:rPr>
              <w:t>1</w:t>
            </w:r>
          </w:p>
        </w:tc>
        <w:tc>
          <w:tcPr>
            <w:tcW w:w="219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AC4344" w:rsidP="00734DA1" w:rsidRDefault="00AC4344" w14:paraId="0E955E26" w14:textId="77777777">
            <w:pPr>
              <w:pStyle w:val="TableHead"/>
              <w:spacing w:line="240" w:lineRule="auto"/>
              <w:jc w:val="both"/>
              <w:rPr>
                <w:rFonts w:eastAsia="SimSun"/>
                <w:sz w:val="21"/>
                <w:szCs w:val="21"/>
                <w:lang w:eastAsia="zh-CN"/>
              </w:rPr>
            </w:pPr>
            <w:r>
              <w:rPr>
                <w:rFonts w:eastAsia="SimSun"/>
                <w:sz w:val="21"/>
                <w:szCs w:val="21"/>
                <w:lang w:eastAsia="zh-CN"/>
              </w:rPr>
              <w:t>任何原因导致的死亡</w:t>
            </w:r>
          </w:p>
        </w:tc>
        <w:tc>
          <w:tcPr>
            <w:tcW w:w="2335" w:type="pct"/>
            <w:tcBorders>
              <w:top w:val="single" w:color="auto" w:sz="4" w:space="0"/>
              <w:left w:val="single" w:color="auto" w:sz="4" w:space="0"/>
              <w:bottom w:val="single" w:color="000000" w:themeColor="text1" w:sz="8" w:space="0"/>
              <w:right w:val="single" w:color="000000" w:themeColor="text1" w:sz="8" w:space="0"/>
            </w:tcBorders>
            <w:tcMar>
              <w:top w:w="0" w:type="dxa"/>
              <w:left w:w="108" w:type="dxa"/>
              <w:bottom w:w="0" w:type="dxa"/>
              <w:right w:w="108" w:type="dxa"/>
            </w:tcMar>
            <w:vAlign w:val="center"/>
          </w:tcPr>
          <w:p w:rsidRPr="00FD3D1E" w:rsidR="00AC4344" w:rsidP="007A472F" w:rsidRDefault="00AC4344" w14:paraId="0E955E28" w14:textId="4ED8AB92">
            <w:pPr>
              <w:pStyle w:val="TableHead"/>
              <w:spacing w:line="240" w:lineRule="auto"/>
              <w:jc w:val="left"/>
              <w:rPr>
                <w:rFonts w:eastAsia="SimSun"/>
                <w:b w:val="0"/>
                <w:bCs/>
                <w:sz w:val="21"/>
                <w:szCs w:val="21"/>
                <w:lang w:eastAsia="zh-CN"/>
              </w:rPr>
            </w:pPr>
            <w:r w:rsidRPr="00FD3D1E">
              <w:rPr>
                <w:rFonts w:eastAsia="SimSun"/>
                <w:b w:val="0"/>
                <w:bCs/>
                <w:sz w:val="21"/>
                <w:szCs w:val="21"/>
                <w:lang w:eastAsia="zh-CN"/>
              </w:rPr>
              <w:t>死亡日期</w:t>
            </w:r>
            <w:r>
              <w:rPr>
                <w:rFonts w:hint="eastAsia" w:eastAsia="SimSun"/>
                <w:b w:val="0"/>
                <w:bCs/>
                <w:sz w:val="21"/>
                <w:szCs w:val="21"/>
                <w:lang w:eastAsia="zh-CN"/>
              </w:rPr>
              <w:t>（事件）</w:t>
            </w:r>
          </w:p>
        </w:tc>
      </w:tr>
      <w:tr w:rsidR="00AC4344" w:rsidTr="00875CD2" w14:paraId="0E955E38" w14:textId="7E3E9CF2">
        <w:trPr>
          <w:trHeight w:val="267"/>
          <w:jc w:val="center"/>
        </w:trPr>
        <w:tc>
          <w:tcPr>
            <w:tcW w:w="47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AC4344" w:rsidP="00734DA1" w:rsidRDefault="00AC4344" w14:paraId="0E955E34" w14:textId="6ED5A584">
            <w:pPr>
              <w:pStyle w:val="TableLeft"/>
              <w:spacing w:before="120" w:after="120"/>
              <w:jc w:val="both"/>
              <w:rPr>
                <w:rFonts w:eastAsia="SimSun" w:cs="Times New Roman"/>
                <w:b/>
                <w:bCs w:val="0"/>
                <w:sz w:val="21"/>
                <w:szCs w:val="21"/>
                <w:lang w:eastAsia="zh-CN"/>
              </w:rPr>
            </w:pPr>
            <w:r>
              <w:rPr>
                <w:rFonts w:hint="eastAsia" w:eastAsia="SimSun" w:cs="Times New Roman"/>
                <w:b/>
                <w:sz w:val="21"/>
                <w:szCs w:val="21"/>
                <w:lang w:eastAsia="zh-CN"/>
              </w:rPr>
              <w:t>2</w:t>
            </w:r>
          </w:p>
        </w:tc>
        <w:tc>
          <w:tcPr>
            <w:tcW w:w="219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AC4344" w:rsidP="00734DA1" w:rsidRDefault="00AC4344" w14:paraId="0E955E35" w14:textId="153BB1E4">
            <w:pPr>
              <w:pStyle w:val="TableLeft"/>
              <w:spacing w:before="120" w:after="120"/>
              <w:jc w:val="both"/>
              <w:rPr>
                <w:rFonts w:eastAsia="SimSun" w:cs="Times New Roman"/>
                <w:b/>
                <w:bCs w:val="0"/>
                <w:color w:val="000000"/>
                <w:sz w:val="21"/>
                <w:szCs w:val="21"/>
                <w:lang w:eastAsia="zh-CN"/>
              </w:rPr>
            </w:pPr>
            <w:r>
              <w:rPr>
                <w:rFonts w:hint="eastAsia" w:eastAsia="SimSun" w:cs="Times New Roman"/>
                <w:b/>
                <w:bCs w:val="0"/>
                <w:color w:val="000000"/>
                <w:sz w:val="21"/>
                <w:szCs w:val="21"/>
                <w:lang w:eastAsia="zh-CN"/>
              </w:rPr>
              <w:t>OS</w:t>
            </w:r>
            <w:r>
              <w:rPr>
                <w:rFonts w:hint="eastAsia" w:eastAsia="SimSun" w:cs="Times New Roman"/>
                <w:b/>
                <w:bCs w:val="0"/>
                <w:color w:val="000000"/>
                <w:sz w:val="21"/>
                <w:szCs w:val="21"/>
                <w:lang w:eastAsia="zh-CN"/>
              </w:rPr>
              <w:t>仍在随访中</w:t>
            </w:r>
          </w:p>
        </w:tc>
        <w:tc>
          <w:tcPr>
            <w:tcW w:w="233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AC4344" w:rsidP="007A472F" w:rsidRDefault="00AC4344" w14:paraId="0E955E37" w14:textId="154905D9">
            <w:pPr>
              <w:pStyle w:val="TableLeft"/>
              <w:spacing w:before="120" w:after="120"/>
              <w:rPr>
                <w:rFonts w:eastAsia="SimSun" w:cs="Times New Roman"/>
                <w:sz w:val="21"/>
                <w:szCs w:val="21"/>
                <w:lang w:eastAsia="zh-CN"/>
              </w:rPr>
            </w:pPr>
            <w:proofErr w:type="gramStart"/>
            <w:r>
              <w:rPr>
                <w:rFonts w:hint="eastAsia" w:eastAsia="SimSun" w:cs="Times New Roman"/>
                <w:sz w:val="21"/>
                <w:szCs w:val="21"/>
                <w:lang w:eastAsia="zh-CN"/>
              </w:rPr>
              <w:t>删</w:t>
            </w:r>
            <w:proofErr w:type="gramEnd"/>
            <w:r>
              <w:rPr>
                <w:rFonts w:hint="eastAsia" w:eastAsia="SimSun" w:cs="Times New Roman"/>
                <w:sz w:val="21"/>
                <w:szCs w:val="21"/>
                <w:lang w:eastAsia="zh-CN"/>
              </w:rPr>
              <w:t>失于最后存活日期（</w:t>
            </w:r>
            <w:proofErr w:type="gramStart"/>
            <w:r>
              <w:rPr>
                <w:rFonts w:hint="eastAsia" w:eastAsia="SimSun" w:cs="Times New Roman"/>
                <w:sz w:val="21"/>
                <w:szCs w:val="21"/>
                <w:lang w:eastAsia="zh-CN"/>
              </w:rPr>
              <w:t>删</w:t>
            </w:r>
            <w:proofErr w:type="gramEnd"/>
            <w:r>
              <w:rPr>
                <w:rFonts w:hint="eastAsia" w:eastAsia="SimSun" w:cs="Times New Roman"/>
                <w:sz w:val="21"/>
                <w:szCs w:val="21"/>
                <w:lang w:eastAsia="zh-CN"/>
              </w:rPr>
              <w:t>失）</w:t>
            </w:r>
          </w:p>
        </w:tc>
      </w:tr>
      <w:tr w:rsidR="00AC4344" w:rsidTr="09954D9D" w14:paraId="0B627D95" w14:textId="77777777">
        <w:trPr>
          <w:trHeight w:val="267"/>
          <w:jc w:val="center"/>
        </w:trPr>
        <w:tc>
          <w:tcPr>
            <w:tcW w:w="47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AC4344" w:rsidDel="00396D04" w:rsidP="00734DA1" w:rsidRDefault="00AC4344" w14:paraId="073E7014" w14:textId="216CA9C0">
            <w:pPr>
              <w:pStyle w:val="TableLeft"/>
              <w:spacing w:before="120" w:after="120"/>
              <w:jc w:val="both"/>
              <w:rPr>
                <w:rFonts w:eastAsia="SimSun" w:cs="Times New Roman"/>
                <w:b/>
                <w:sz w:val="21"/>
                <w:szCs w:val="21"/>
                <w:lang w:eastAsia="zh-CN"/>
              </w:rPr>
            </w:pPr>
            <w:r>
              <w:rPr>
                <w:rFonts w:hint="eastAsia" w:eastAsia="SimSun" w:cs="Times New Roman"/>
                <w:b/>
                <w:sz w:val="21"/>
                <w:szCs w:val="21"/>
                <w:lang w:eastAsia="zh-CN"/>
              </w:rPr>
              <w:t>3</w:t>
            </w:r>
          </w:p>
        </w:tc>
        <w:tc>
          <w:tcPr>
            <w:tcW w:w="219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AC4344" w:rsidP="00734DA1" w:rsidRDefault="00AC4344" w14:paraId="015E6764" w14:textId="7A17DF43">
            <w:pPr>
              <w:pStyle w:val="TableLeft"/>
              <w:spacing w:before="120" w:after="120"/>
              <w:jc w:val="both"/>
              <w:rPr>
                <w:rFonts w:eastAsia="SimSun" w:cs="Times New Roman"/>
                <w:b/>
                <w:bCs w:val="0"/>
                <w:color w:val="000000"/>
                <w:sz w:val="21"/>
                <w:szCs w:val="21"/>
                <w:lang w:eastAsia="zh-CN"/>
              </w:rPr>
            </w:pPr>
            <w:r>
              <w:rPr>
                <w:rFonts w:hint="eastAsia" w:eastAsia="SimSun" w:cs="Times New Roman"/>
                <w:b/>
                <w:color w:val="000000" w:themeColor="text1"/>
                <w:sz w:val="21"/>
                <w:szCs w:val="21"/>
                <w:lang w:eastAsia="zh-CN"/>
              </w:rPr>
              <w:t>提前退出试验</w:t>
            </w:r>
          </w:p>
        </w:tc>
        <w:tc>
          <w:tcPr>
            <w:tcW w:w="233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AC4344" w:rsidP="007A472F" w:rsidRDefault="00AC4344" w14:paraId="2EA5FF47" w14:textId="1E6BE968">
            <w:pPr>
              <w:pStyle w:val="TableLeft"/>
              <w:spacing w:before="120" w:after="120"/>
              <w:rPr>
                <w:rFonts w:eastAsia="SimSun" w:cs="Times New Roman"/>
                <w:sz w:val="21"/>
                <w:szCs w:val="21"/>
                <w:lang w:eastAsia="zh-CN"/>
              </w:rPr>
            </w:pPr>
            <w:proofErr w:type="gramStart"/>
            <w:r>
              <w:rPr>
                <w:rFonts w:hint="eastAsia" w:eastAsia="SimSun" w:cs="Times New Roman"/>
                <w:sz w:val="21"/>
                <w:szCs w:val="21"/>
                <w:lang w:eastAsia="zh-CN"/>
              </w:rPr>
              <w:t>删</w:t>
            </w:r>
            <w:proofErr w:type="gramEnd"/>
            <w:r>
              <w:rPr>
                <w:rFonts w:hint="eastAsia" w:eastAsia="SimSun" w:cs="Times New Roman"/>
                <w:sz w:val="21"/>
                <w:szCs w:val="21"/>
                <w:lang w:eastAsia="zh-CN"/>
              </w:rPr>
              <w:t>失于最后存活日期（</w:t>
            </w:r>
            <w:proofErr w:type="gramStart"/>
            <w:r>
              <w:rPr>
                <w:rFonts w:hint="eastAsia" w:eastAsia="SimSun" w:cs="Times New Roman"/>
                <w:sz w:val="21"/>
                <w:szCs w:val="21"/>
                <w:lang w:eastAsia="zh-CN"/>
              </w:rPr>
              <w:t>删</w:t>
            </w:r>
            <w:proofErr w:type="gramEnd"/>
            <w:r>
              <w:rPr>
                <w:rFonts w:hint="eastAsia" w:eastAsia="SimSun" w:cs="Times New Roman"/>
                <w:sz w:val="21"/>
                <w:szCs w:val="21"/>
                <w:lang w:eastAsia="zh-CN"/>
              </w:rPr>
              <w:t>失）</w:t>
            </w:r>
          </w:p>
        </w:tc>
      </w:tr>
      <w:tr w:rsidR="00AC4344" w:rsidTr="09954D9D" w14:paraId="33164F4D" w14:textId="77777777">
        <w:trPr>
          <w:trHeight w:val="267"/>
          <w:jc w:val="center"/>
        </w:trPr>
        <w:tc>
          <w:tcPr>
            <w:tcW w:w="47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AC4344" w:rsidDel="00396D04" w:rsidP="00734DA1" w:rsidRDefault="00AC4344" w14:paraId="1C05DF6A" w14:textId="5B1ADFFC">
            <w:pPr>
              <w:pStyle w:val="TableLeft"/>
              <w:spacing w:before="120" w:after="120"/>
              <w:jc w:val="both"/>
              <w:rPr>
                <w:rFonts w:eastAsia="SimSun" w:cs="Times New Roman"/>
                <w:b/>
                <w:sz w:val="21"/>
                <w:szCs w:val="21"/>
                <w:lang w:eastAsia="zh-CN"/>
              </w:rPr>
            </w:pPr>
            <w:r>
              <w:rPr>
                <w:rFonts w:hint="eastAsia" w:eastAsia="SimSun" w:cs="Times New Roman"/>
                <w:b/>
                <w:sz w:val="21"/>
                <w:szCs w:val="21"/>
                <w:lang w:eastAsia="zh-CN"/>
              </w:rPr>
              <w:t>4</w:t>
            </w:r>
          </w:p>
        </w:tc>
        <w:tc>
          <w:tcPr>
            <w:tcW w:w="219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AC4344" w:rsidP="00734DA1" w:rsidRDefault="00AC4344" w14:paraId="2858AC9E" w14:textId="5A75D5C7">
            <w:pPr>
              <w:pStyle w:val="TableLeft"/>
              <w:spacing w:before="120" w:after="120"/>
              <w:jc w:val="both"/>
              <w:rPr>
                <w:rFonts w:eastAsia="SimSun" w:cs="Times New Roman"/>
                <w:b/>
                <w:bCs w:val="0"/>
                <w:color w:val="000000"/>
                <w:sz w:val="21"/>
                <w:szCs w:val="21"/>
                <w:lang w:eastAsia="zh-CN"/>
              </w:rPr>
            </w:pPr>
            <w:proofErr w:type="gramStart"/>
            <w:r>
              <w:rPr>
                <w:rFonts w:hint="eastAsia" w:eastAsia="SimSun" w:cs="Times New Roman"/>
                <w:b/>
                <w:bCs w:val="0"/>
                <w:color w:val="000000"/>
                <w:sz w:val="21"/>
                <w:szCs w:val="21"/>
                <w:lang w:eastAsia="zh-CN"/>
              </w:rPr>
              <w:t>失访</w:t>
            </w:r>
            <w:proofErr w:type="gramEnd"/>
          </w:p>
        </w:tc>
        <w:tc>
          <w:tcPr>
            <w:tcW w:w="233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AC4344" w:rsidP="007A472F" w:rsidRDefault="00AC4344" w14:paraId="586B1616" w14:textId="4E31E944">
            <w:pPr>
              <w:pStyle w:val="TableLeft"/>
              <w:spacing w:before="120" w:after="120"/>
              <w:rPr>
                <w:rFonts w:eastAsia="SimSun" w:cs="Times New Roman"/>
                <w:sz w:val="21"/>
                <w:szCs w:val="21"/>
                <w:lang w:eastAsia="zh-CN"/>
              </w:rPr>
            </w:pPr>
            <w:proofErr w:type="gramStart"/>
            <w:r>
              <w:rPr>
                <w:rFonts w:hint="eastAsia" w:eastAsia="SimSun" w:cs="Times New Roman"/>
                <w:sz w:val="21"/>
                <w:szCs w:val="21"/>
                <w:lang w:eastAsia="zh-CN"/>
              </w:rPr>
              <w:t>删</w:t>
            </w:r>
            <w:proofErr w:type="gramEnd"/>
            <w:r>
              <w:rPr>
                <w:rFonts w:hint="eastAsia" w:eastAsia="SimSun" w:cs="Times New Roman"/>
                <w:sz w:val="21"/>
                <w:szCs w:val="21"/>
                <w:lang w:eastAsia="zh-CN"/>
              </w:rPr>
              <w:t>失于最后存活日期（</w:t>
            </w:r>
            <w:proofErr w:type="gramStart"/>
            <w:r>
              <w:rPr>
                <w:rFonts w:hint="eastAsia" w:eastAsia="SimSun" w:cs="Times New Roman"/>
                <w:sz w:val="21"/>
                <w:szCs w:val="21"/>
                <w:lang w:eastAsia="zh-CN"/>
              </w:rPr>
              <w:t>删</w:t>
            </w:r>
            <w:proofErr w:type="gramEnd"/>
            <w:r>
              <w:rPr>
                <w:rFonts w:hint="eastAsia" w:eastAsia="SimSun" w:cs="Times New Roman"/>
                <w:sz w:val="21"/>
                <w:szCs w:val="21"/>
                <w:lang w:eastAsia="zh-CN"/>
              </w:rPr>
              <w:t>失）</w:t>
            </w:r>
          </w:p>
        </w:tc>
      </w:tr>
    </w:tbl>
    <w:p w:rsidR="002330F8" w:rsidRDefault="002330F8" w14:paraId="0E955E39" w14:textId="77777777">
      <w:pPr>
        <w:rPr>
          <w:lang w:eastAsia="zh-CN"/>
        </w:rPr>
      </w:pPr>
    </w:p>
    <w:p w:rsidR="0013755E" w:rsidP="007A472F" w:rsidRDefault="0013755E" w14:paraId="2D953D44" w14:textId="73561E23">
      <w:pPr>
        <w:pStyle w:val="ListParagraph"/>
        <w:numPr>
          <w:ilvl w:val="0"/>
          <w:numId w:val="69"/>
        </w:numPr>
        <w:rPr>
          <w:lang w:eastAsia="zh-CN"/>
        </w:rPr>
      </w:pPr>
      <w:r w:rsidRPr="1CE23CC9">
        <w:rPr>
          <w:rFonts w:ascii="SimSun" w:hAnsi="SimSun" w:eastAsia="SimSun" w:cs="SimSun"/>
          <w:lang w:eastAsia="zh-CN"/>
        </w:rPr>
        <w:t>随访时间定义为从</w:t>
      </w:r>
      <w:commentRangeStart w:id="433"/>
      <w:commentRangeStart w:id="434"/>
      <w:commentRangeStart w:id="435"/>
      <w:commentRangeStart w:id="436"/>
      <w:commentRangeStart w:id="437"/>
      <w:r w:rsidRPr="1CE23CC9">
        <w:rPr>
          <w:rFonts w:ascii="SimSun" w:hAnsi="SimSun" w:eastAsia="SimSun" w:cs="SimSun"/>
          <w:lang w:eastAsia="zh-CN"/>
        </w:rPr>
        <w:t>首次给药日</w:t>
      </w:r>
      <w:commentRangeEnd w:id="433"/>
      <w:r>
        <w:rPr>
          <w:rStyle w:val="CommentReference"/>
        </w:rPr>
        <w:commentReference w:id="433"/>
      </w:r>
      <w:commentRangeEnd w:id="434"/>
      <w:r>
        <w:rPr>
          <w:rStyle w:val="CommentReference"/>
        </w:rPr>
        <w:commentReference w:id="434"/>
      </w:r>
      <w:commentRangeEnd w:id="435"/>
      <w:r>
        <w:rPr>
          <w:rStyle w:val="CommentReference"/>
          <w:rFonts w:cs="Cordia New" w:eastAsiaTheme="minorEastAsia"/>
        </w:rPr>
        <w:commentReference w:id="435"/>
      </w:r>
      <w:commentRangeEnd w:id="436"/>
      <w:r>
        <w:rPr>
          <w:rStyle w:val="CommentReference"/>
          <w:rFonts w:cs="Cordia New" w:eastAsiaTheme="minorEastAsia"/>
        </w:rPr>
        <w:commentReference w:id="436"/>
      </w:r>
      <w:commentRangeEnd w:id="437"/>
      <w:r w:rsidR="00D770E6">
        <w:rPr>
          <w:rStyle w:val="CommentReference"/>
          <w:rFonts w:cs="Cordia New" w:eastAsiaTheme="minorEastAsia"/>
        </w:rPr>
        <w:commentReference w:id="437"/>
      </w:r>
      <w:r w:rsidRPr="1CE23CC9">
        <w:rPr>
          <w:rFonts w:ascii="SimSun" w:hAnsi="SimSun" w:eastAsia="SimSun" w:cs="SimSun"/>
          <w:lang w:eastAsia="zh-CN"/>
        </w:rPr>
        <w:t>至死亡日期的时间；若受试者仍存活，则截止至</w:t>
      </w:r>
      <w:proofErr w:type="gramStart"/>
      <w:r w:rsidRPr="1CE23CC9">
        <w:rPr>
          <w:rFonts w:ascii="SimSun" w:hAnsi="SimSun" w:eastAsia="SimSun" w:cs="SimSun"/>
          <w:lang w:eastAsia="zh-CN"/>
        </w:rPr>
        <w:t>数据库锁库日期</w:t>
      </w:r>
      <w:proofErr w:type="gramEnd"/>
      <w:r w:rsidR="00C95C49">
        <w:rPr>
          <w:rFonts w:hint="eastAsia" w:ascii="SimSun" w:hAnsi="SimSun" w:eastAsia="SimSun" w:cs="SimSun"/>
          <w:lang w:eastAsia="zh-CN"/>
        </w:rPr>
        <w:t>；若受试者已退出试验（包括失访）</w:t>
      </w:r>
      <w:r w:rsidR="000F753D">
        <w:rPr>
          <w:rFonts w:hint="eastAsia" w:ascii="SimSun" w:hAnsi="SimSun" w:eastAsia="SimSun" w:cs="SimSun"/>
          <w:lang w:eastAsia="zh-CN"/>
        </w:rPr>
        <w:t>，则截止至</w:t>
      </w:r>
      <w:r w:rsidRPr="00157E55">
        <w:rPr>
          <w:rFonts w:hint="eastAsia" w:ascii="SimSun" w:hAnsi="SimSun" w:eastAsia="SimSun" w:cs="SimSun"/>
          <w:lang w:eastAsia="zh-CN"/>
        </w:rPr>
        <w:t>数据库截止日期前最后一次已知存活日期</w:t>
      </w:r>
      <w:r w:rsidRPr="1CE23CC9">
        <w:rPr>
          <w:rFonts w:ascii="SimSun" w:hAnsi="SimSun" w:eastAsia="SimSun" w:cs="SimSun"/>
          <w:lang w:eastAsia="zh-CN"/>
        </w:rPr>
        <w:t>。</w:t>
      </w:r>
    </w:p>
    <w:p w:rsidR="002330F8" w:rsidP="00BB1F3D" w:rsidRDefault="00394453" w14:paraId="0E955E3A" w14:textId="77777777">
      <w:pPr>
        <w:pStyle w:val="Heading4"/>
        <w:ind w:left="1080"/>
        <w:rPr>
          <w:rFonts w:hint="eastAsia"/>
          <w:lang w:eastAsia="zh-CN"/>
        </w:rPr>
      </w:pPr>
      <w:r>
        <w:rPr>
          <w:rFonts w:hint="eastAsia"/>
          <w:lang w:eastAsia="zh-CN"/>
        </w:rPr>
        <w:t>统计分析方法</w:t>
      </w:r>
    </w:p>
    <w:p w:rsidR="002330F8" w:rsidRDefault="00394453" w14:paraId="0E955E3B" w14:textId="26DCEA54">
      <w:pPr>
        <w:rPr>
          <w:lang w:eastAsia="zh-CN"/>
        </w:rPr>
      </w:pPr>
      <w:r>
        <w:rPr>
          <w:rFonts w:hint="eastAsia"/>
          <w:lang w:eastAsia="zh-CN"/>
        </w:rPr>
        <w:t>关键次要疗效终点</w:t>
      </w:r>
      <w:r>
        <w:rPr>
          <w:rFonts w:hint="eastAsia"/>
          <w:lang w:eastAsia="zh-CN"/>
        </w:rPr>
        <w:t>OS</w:t>
      </w:r>
      <w:r>
        <w:rPr>
          <w:rFonts w:hint="eastAsia"/>
          <w:lang w:eastAsia="zh-CN"/>
        </w:rPr>
        <w:t>的</w:t>
      </w:r>
      <w:r w:rsidR="003E02C3">
        <w:rPr>
          <w:rFonts w:hint="eastAsia"/>
          <w:lang w:eastAsia="zh-CN"/>
        </w:rPr>
        <w:t>主要</w:t>
      </w:r>
      <w:r>
        <w:rPr>
          <w:rFonts w:hint="eastAsia"/>
          <w:lang w:eastAsia="zh-CN"/>
        </w:rPr>
        <w:t>分析方法与主要疗效终点</w:t>
      </w:r>
      <w:r>
        <w:rPr>
          <w:rFonts w:hint="eastAsia"/>
          <w:lang w:eastAsia="zh-CN"/>
        </w:rPr>
        <w:t>IRC</w:t>
      </w:r>
      <w:r>
        <w:rPr>
          <w:rFonts w:hint="eastAsia"/>
          <w:lang w:eastAsia="zh-CN"/>
        </w:rPr>
        <w:t>评估的</w:t>
      </w:r>
      <w:r>
        <w:rPr>
          <w:rFonts w:hint="eastAsia"/>
          <w:lang w:eastAsia="zh-CN"/>
        </w:rPr>
        <w:t>PFS</w:t>
      </w:r>
      <w:r>
        <w:rPr>
          <w:rFonts w:hint="eastAsia"/>
          <w:lang w:eastAsia="zh-CN"/>
        </w:rPr>
        <w:t>的主要分析相同</w:t>
      </w:r>
      <w:r w:rsidR="00FA6629">
        <w:rPr>
          <w:rFonts w:hint="eastAsia"/>
          <w:lang w:eastAsia="zh-CN"/>
        </w:rPr>
        <w:t>。</w:t>
      </w:r>
    </w:p>
    <w:p w:rsidR="00787598" w:rsidP="007A472F" w:rsidRDefault="00182113" w14:paraId="3FEADAAC" w14:textId="7AEA4E8A">
      <w:pPr>
        <w:pStyle w:val="Heading4"/>
        <w:ind w:left="1080"/>
        <w:rPr>
          <w:rFonts w:hint="eastAsia"/>
          <w:lang w:eastAsia="zh-CN"/>
        </w:rPr>
      </w:pPr>
      <w:r>
        <w:rPr>
          <w:rFonts w:hint="eastAsia"/>
          <w:lang w:eastAsia="zh-CN"/>
        </w:rPr>
        <w:t>敏感性</w:t>
      </w:r>
      <w:r w:rsidR="00787598">
        <w:rPr>
          <w:rFonts w:hint="eastAsia"/>
          <w:lang w:eastAsia="zh-CN"/>
        </w:rPr>
        <w:t>分析</w:t>
      </w:r>
    </w:p>
    <w:p w:rsidR="00D51641" w:rsidRDefault="00AD6151" w14:paraId="453AE139" w14:textId="77777777">
      <w:pPr>
        <w:rPr>
          <w:lang w:eastAsia="zh-CN"/>
        </w:rPr>
      </w:pPr>
      <w:r>
        <w:rPr>
          <w:rFonts w:hint="eastAsia"/>
          <w:lang w:eastAsia="zh-CN"/>
        </w:rPr>
        <w:t>本研究中针</w:t>
      </w:r>
      <w:r w:rsidR="00787598">
        <w:rPr>
          <w:rFonts w:hint="eastAsia"/>
          <w:lang w:eastAsia="zh-CN"/>
        </w:rPr>
        <w:t>对关键次要疗效终点</w:t>
      </w:r>
      <w:r w:rsidR="00787598">
        <w:rPr>
          <w:rFonts w:hint="eastAsia"/>
          <w:lang w:eastAsia="zh-CN"/>
        </w:rPr>
        <w:t>OS</w:t>
      </w:r>
      <w:r w:rsidR="00D51641">
        <w:rPr>
          <w:rFonts w:hint="eastAsia"/>
          <w:lang w:eastAsia="zh-CN"/>
        </w:rPr>
        <w:t>计划</w:t>
      </w:r>
      <w:r w:rsidR="00787598">
        <w:rPr>
          <w:rFonts w:hint="eastAsia"/>
          <w:lang w:eastAsia="zh-CN"/>
        </w:rPr>
        <w:t>进</w:t>
      </w:r>
      <w:r w:rsidR="00CB3C2F">
        <w:rPr>
          <w:rFonts w:hint="eastAsia"/>
          <w:lang w:eastAsia="zh-CN"/>
        </w:rPr>
        <w:t>行</w:t>
      </w:r>
      <w:r w:rsidR="00D51641">
        <w:rPr>
          <w:rFonts w:hint="eastAsia"/>
          <w:lang w:eastAsia="zh-CN"/>
        </w:rPr>
        <w:t>以下</w:t>
      </w:r>
      <w:r w:rsidRPr="00182113" w:rsidR="00182113">
        <w:rPr>
          <w:rFonts w:hint="eastAsia"/>
          <w:lang w:eastAsia="zh-CN"/>
        </w:rPr>
        <w:t>敏感性</w:t>
      </w:r>
      <w:r w:rsidR="00787598">
        <w:rPr>
          <w:rFonts w:hint="eastAsia"/>
          <w:lang w:eastAsia="zh-CN"/>
        </w:rPr>
        <w:t>分析</w:t>
      </w:r>
      <w:r w:rsidR="00D51641">
        <w:rPr>
          <w:rFonts w:hint="eastAsia"/>
          <w:lang w:eastAsia="zh-CN"/>
        </w:rPr>
        <w:t>：</w:t>
      </w:r>
    </w:p>
    <w:p w:rsidR="009B77E2" w:rsidP="007A472F" w:rsidRDefault="00F113D0" w14:paraId="434A208E" w14:textId="056A846D">
      <w:pPr>
        <w:pStyle w:val="ListParagraph"/>
        <w:numPr>
          <w:ilvl w:val="0"/>
          <w:numId w:val="42"/>
        </w:numPr>
        <w:rPr>
          <w:lang w:eastAsia="zh-CN"/>
        </w:rPr>
      </w:pPr>
      <w:r>
        <w:rPr>
          <w:rFonts w:hint="eastAsia" w:eastAsiaTheme="minorEastAsia"/>
          <w:lang w:eastAsia="zh-CN"/>
        </w:rPr>
        <w:t>敏感性</w:t>
      </w:r>
      <w:r w:rsidR="009B77E2">
        <w:rPr>
          <w:rFonts w:hint="eastAsia" w:eastAsiaTheme="minorEastAsia"/>
          <w:lang w:eastAsia="zh-CN"/>
        </w:rPr>
        <w:t>分析</w:t>
      </w:r>
      <w:r w:rsidR="00B77B41">
        <w:rPr>
          <w:rFonts w:hint="eastAsia" w:eastAsiaTheme="minorEastAsia"/>
          <w:lang w:eastAsia="zh-CN"/>
        </w:rPr>
        <w:t>1</w:t>
      </w:r>
      <w:r w:rsidR="009B77E2">
        <w:rPr>
          <w:rFonts w:hint="eastAsia" w:eastAsiaTheme="minorEastAsia"/>
          <w:lang w:eastAsia="zh-CN"/>
        </w:rPr>
        <w:t>：</w:t>
      </w:r>
      <w:r w:rsidR="004B1A4F">
        <w:rPr>
          <w:rFonts w:hint="eastAsia" w:eastAsiaTheme="minorEastAsia"/>
          <w:lang w:eastAsia="zh-CN"/>
        </w:rPr>
        <w:t>对</w:t>
      </w:r>
      <w:r w:rsidR="005E3524">
        <w:rPr>
          <w:rFonts w:hint="eastAsia" w:eastAsiaTheme="minorEastAsia"/>
          <w:lang w:eastAsia="zh-CN"/>
        </w:rPr>
        <w:t>疾病进展</w:t>
      </w:r>
      <w:r w:rsidR="00F90741">
        <w:rPr>
          <w:rFonts w:hint="eastAsia" w:eastAsiaTheme="minorEastAsia"/>
          <w:lang w:eastAsia="zh-CN"/>
        </w:rPr>
        <w:t>前</w:t>
      </w:r>
      <w:r w:rsidR="00064B28">
        <w:rPr>
          <w:rFonts w:hint="eastAsia" w:eastAsiaTheme="minorEastAsia"/>
          <w:lang w:eastAsia="zh-CN"/>
        </w:rPr>
        <w:t>使用新的抗肿瘤治疗</w:t>
      </w:r>
      <w:r w:rsidR="00F90741">
        <w:rPr>
          <w:rFonts w:hint="eastAsia" w:eastAsiaTheme="minorEastAsia"/>
          <w:lang w:eastAsia="zh-CN"/>
        </w:rPr>
        <w:t>的受试者</w:t>
      </w:r>
      <w:r w:rsidR="00140BA2">
        <w:rPr>
          <w:rFonts w:hint="eastAsia" w:eastAsiaTheme="minorEastAsia"/>
          <w:lang w:eastAsia="zh-CN"/>
        </w:rPr>
        <w:t>，采用</w:t>
      </w:r>
      <w:r w:rsidR="008F6FBC">
        <w:rPr>
          <w:rFonts w:hint="eastAsia" w:eastAsiaTheme="minorEastAsia"/>
          <w:lang w:eastAsia="zh-CN"/>
        </w:rPr>
        <w:t>逆概率</w:t>
      </w:r>
      <w:proofErr w:type="gramStart"/>
      <w:r w:rsidR="008F6FBC">
        <w:rPr>
          <w:rFonts w:hint="eastAsia" w:eastAsiaTheme="minorEastAsia"/>
          <w:lang w:eastAsia="zh-CN"/>
        </w:rPr>
        <w:t>删</w:t>
      </w:r>
      <w:proofErr w:type="gramEnd"/>
      <w:r w:rsidR="008F6FBC">
        <w:rPr>
          <w:rFonts w:hint="eastAsia" w:eastAsiaTheme="minorEastAsia"/>
          <w:lang w:eastAsia="zh-CN"/>
        </w:rPr>
        <w:t>失加权（</w:t>
      </w:r>
      <w:r w:rsidR="008F6FBC">
        <w:rPr>
          <w:rFonts w:hint="eastAsia" w:eastAsiaTheme="minorEastAsia"/>
          <w:lang w:eastAsia="zh-CN"/>
        </w:rPr>
        <w:t>IPCW</w:t>
      </w:r>
      <w:r w:rsidR="008F6FBC">
        <w:rPr>
          <w:rFonts w:hint="eastAsia" w:eastAsiaTheme="minorEastAsia"/>
          <w:lang w:eastAsia="zh-CN"/>
        </w:rPr>
        <w:t>）方法</w:t>
      </w:r>
      <w:r w:rsidR="00C00BC6">
        <w:rPr>
          <w:rFonts w:hint="eastAsia" w:eastAsiaTheme="minorEastAsia"/>
          <w:lang w:eastAsia="zh-CN"/>
        </w:rPr>
        <w:t>调整信息</w:t>
      </w:r>
      <w:proofErr w:type="gramStart"/>
      <w:r w:rsidR="00C00BC6">
        <w:rPr>
          <w:rFonts w:hint="eastAsia" w:eastAsiaTheme="minorEastAsia"/>
          <w:lang w:eastAsia="zh-CN"/>
        </w:rPr>
        <w:t>删</w:t>
      </w:r>
      <w:proofErr w:type="gramEnd"/>
      <w:r w:rsidR="00C00BC6">
        <w:rPr>
          <w:rFonts w:hint="eastAsia" w:eastAsiaTheme="minorEastAsia"/>
          <w:lang w:eastAsia="zh-CN"/>
        </w:rPr>
        <w:t>失的</w:t>
      </w:r>
      <w:r w:rsidR="00BD2025">
        <w:rPr>
          <w:rFonts w:hint="eastAsia" w:eastAsiaTheme="minorEastAsia"/>
          <w:lang w:eastAsia="zh-CN"/>
        </w:rPr>
        <w:t>影响。</w:t>
      </w:r>
    </w:p>
    <w:p w:rsidR="00C948C7" w:rsidP="00C948C7" w:rsidRDefault="00C948C7" w14:paraId="3015E9DF" w14:textId="77777777">
      <w:pPr>
        <w:pStyle w:val="Heading3"/>
        <w:rPr>
          <w:rFonts w:hint="eastAsia"/>
          <w:lang w:eastAsia="zh-CN"/>
        </w:rPr>
      </w:pPr>
      <w:bookmarkStart w:name="_Toc201319872" w:id="438"/>
      <w:bookmarkStart w:name="_Toc198289451" w:id="439"/>
      <w:bookmarkStart w:name="_Toc198289452" w:id="440"/>
      <w:bookmarkStart w:name="_Toc198289453" w:id="441"/>
      <w:bookmarkStart w:name="_Toc198289454" w:id="442"/>
      <w:bookmarkStart w:name="_Toc201319873" w:id="443"/>
      <w:bookmarkEnd w:id="438"/>
      <w:bookmarkEnd w:id="439"/>
      <w:bookmarkEnd w:id="440"/>
      <w:bookmarkEnd w:id="441"/>
      <w:bookmarkEnd w:id="442"/>
      <w:commentRangeStart w:id="444"/>
      <w:commentRangeStart w:id="445"/>
      <w:commentRangeStart w:id="446"/>
      <w:r>
        <w:rPr>
          <w:rFonts w:hint="eastAsia"/>
          <w:lang w:eastAsia="zh-CN"/>
        </w:rPr>
        <w:t>亚组分析</w:t>
      </w:r>
      <w:commentRangeEnd w:id="444"/>
      <w:r>
        <w:rPr>
          <w:rStyle w:val="CommentReference"/>
          <w:rFonts w:ascii="Times New Roman" w:hAnsi="Times New Roman" w:eastAsiaTheme="minorEastAsia"/>
          <w:b w:val="0"/>
          <w:lang w:eastAsia="en-US"/>
        </w:rPr>
        <w:commentReference w:id="444"/>
      </w:r>
      <w:commentRangeEnd w:id="445"/>
      <w:r>
        <w:rPr>
          <w:rStyle w:val="CommentReference"/>
          <w:rFonts w:ascii="Times New Roman" w:hAnsi="Times New Roman" w:eastAsiaTheme="minorEastAsia"/>
          <w:b w:val="0"/>
          <w:lang w:eastAsia="en-US"/>
        </w:rPr>
        <w:commentReference w:id="445"/>
      </w:r>
      <w:commentRangeEnd w:id="446"/>
      <w:r>
        <w:rPr>
          <w:rStyle w:val="CommentReference"/>
          <w:rFonts w:ascii="Times New Roman" w:hAnsi="Times New Roman" w:eastAsiaTheme="minorEastAsia"/>
          <w:b w:val="0"/>
          <w:lang w:eastAsia="en-US"/>
        </w:rPr>
        <w:commentReference w:id="446"/>
      </w:r>
      <w:bookmarkEnd w:id="443"/>
    </w:p>
    <w:p w:rsidR="002330F8" w:rsidRDefault="00394453" w14:paraId="0E955E41" w14:textId="55BED48F">
      <w:pPr>
        <w:rPr>
          <w:lang w:eastAsia="zh-CN"/>
        </w:rPr>
      </w:pPr>
      <w:r>
        <w:rPr>
          <w:rFonts w:hint="eastAsia"/>
          <w:lang w:eastAsia="zh-CN"/>
        </w:rPr>
        <w:t>关键次要疗效终点</w:t>
      </w:r>
      <w:r>
        <w:rPr>
          <w:rFonts w:hint="eastAsia"/>
          <w:lang w:eastAsia="zh-CN"/>
        </w:rPr>
        <w:t>OS</w:t>
      </w:r>
      <w:r w:rsidR="009201B5">
        <w:rPr>
          <w:rFonts w:hint="eastAsia"/>
          <w:lang w:eastAsia="zh-CN"/>
        </w:rPr>
        <w:t>的亚组分析</w:t>
      </w:r>
      <w:r>
        <w:rPr>
          <w:rFonts w:hint="eastAsia"/>
          <w:lang w:eastAsia="zh-CN"/>
        </w:rPr>
        <w:t>与主要疗效终点的亚组分析</w:t>
      </w:r>
      <w:r w:rsidR="0009129F">
        <w:rPr>
          <w:rFonts w:hint="eastAsia"/>
          <w:lang w:eastAsia="zh-CN"/>
        </w:rPr>
        <w:t>相同</w:t>
      </w:r>
      <w:r>
        <w:rPr>
          <w:rFonts w:hint="eastAsia"/>
          <w:lang w:eastAsia="zh-CN"/>
        </w:rPr>
        <w:t>。</w:t>
      </w:r>
    </w:p>
    <w:bookmarkStart w:name="_Toc201319874" w:id="447"/>
    <w:p w:rsidR="002330F8" w:rsidRDefault="0097759B" w14:paraId="0E955E42" w14:textId="77777777">
      <w:pPr>
        <w:pStyle w:val="Heading2"/>
        <w:rPr>
          <w:rStyle w:val="CPTVariable"/>
          <w:sz w:val="28"/>
          <w:szCs w:val="28"/>
        </w:rPr>
      </w:pPr>
      <w:sdt>
        <w:sdtPr>
          <w:rPr>
            <w:rStyle w:val="CPTVariable"/>
            <w:sz w:val="28"/>
            <w:szCs w:val="28"/>
          </w:rPr>
          <w:alias w:val="Secondary Statistical Analyses"/>
          <w:tag w:val="Secondary Statistical Analyses"/>
          <w:id w:val="-867826615"/>
          <w:lock w:val="sdtLocked"/>
          <w:placeholder>
            <w:docPart w:val="4FCFCF027EC644E4899FBD7381B3623F"/>
          </w:placeholder>
        </w:sdtPr>
        <w:sdtEndPr>
          <w:rPr>
            <w:rStyle w:val="CPTVariable"/>
          </w:rPr>
        </w:sdtEndPr>
        <w:sdtContent>
          <w:r w:rsidR="00394453">
            <w:rPr>
              <w:rStyle w:val="CPTVariable"/>
              <w:rFonts w:hint="eastAsia"/>
              <w:sz w:val="28"/>
              <w:szCs w:val="28"/>
            </w:rPr>
            <w:t>次要疗效终点分析</w:t>
          </w:r>
        </w:sdtContent>
      </w:sdt>
      <w:bookmarkEnd w:id="423"/>
      <w:bookmarkEnd w:id="447"/>
    </w:p>
    <w:bookmarkStart w:name="_Toc75640059" w:id="448"/>
    <w:bookmarkStart w:name="_Toc201319875" w:id="449"/>
    <w:p w:rsidR="002330F8" w:rsidRDefault="0097759B" w14:paraId="0E955E43" w14:textId="77777777">
      <w:pPr>
        <w:pStyle w:val="Heading3"/>
        <w:rPr>
          <w:rFonts w:hint="eastAsia" w:asciiTheme="majorEastAsia" w:hAnsiTheme="majorEastAsia"/>
          <w:lang w:eastAsia="zh-CN"/>
        </w:rPr>
      </w:pPr>
      <w:sdt>
        <w:sdtPr>
          <w:alias w:val="Overview of Planned Secondary Statistical Analyses for Efficacy"/>
          <w:tag w:val="Overview of Planned Secondary Statistical Analyses for Efficacy"/>
          <w:id w:val="-624387800"/>
          <w:lock w:val="contentLocked"/>
          <w:placeholder>
            <w:docPart w:val="4FCFCF027EC644E4899FBD7381B3623F"/>
          </w:placeholder>
        </w:sdtPr>
        <w:sdtEndPr>
          <w:rPr>
            <w:rFonts w:asciiTheme="majorEastAsia" w:hAnsiTheme="majorEastAsia"/>
          </w:rPr>
        </w:sdtEndPr>
        <w:sdtContent>
          <w:r w:rsidR="00394453">
            <w:rPr>
              <w:rFonts w:hint="eastAsia" w:cs="Microsoft YaHei" w:asciiTheme="majorEastAsia" w:hAnsiTheme="majorEastAsia"/>
              <w:lang w:eastAsia="zh-CN"/>
            </w:rPr>
            <w:t>计划进行的次要疗效终点分析概述</w:t>
          </w:r>
        </w:sdtContent>
      </w:sdt>
      <w:bookmarkEnd w:id="448"/>
      <w:bookmarkEnd w:id="449"/>
    </w:p>
    <w:sdt>
      <w:sdtPr>
        <w:alias w:val="CPT:OverviewofPlannedStatisticalAnalyses[2]"/>
        <w:tag w:val="OverviewofPlannedStatisticalAnalyses"/>
        <w:id w:val="-1138498442"/>
        <w:lock w:val="sdtLocked"/>
        <w:placeholder>
          <w:docPart w:val="2B7A8659C76B485485BFC7A133749071"/>
        </w:placeholder>
        <w:rPr>
          <w:rStyle w:val="CPTVariable"/>
          <w:rFonts w:cs="Times New Roman"/>
        </w:rPr>
      </w:sdtPr>
      <w:sdtEndPr>
        <w:rPr>
          <w:rStyle w:val="DefaultParagraphFont"/>
          <w:rFonts w:eastAsia="MS Mincho" w:cs="Times New Roman"/>
          <w:lang w:eastAsia="ja-JP"/>
        </w:rPr>
      </w:sdtEndPr>
      <w:sdtContent>
        <w:p w:rsidR="002330F8" w:rsidRDefault="00394453" w14:paraId="0E955E44" w14:textId="77777777">
          <w:pPr>
            <w:jc w:val="both"/>
            <w:rPr>
              <w:rStyle w:val="CPTVariable"/>
              <w:lang w:eastAsia="zh-CN"/>
            </w:rPr>
          </w:pPr>
          <w:r>
            <w:rPr>
              <w:rStyle w:val="CPTVariable"/>
              <w:rFonts w:hint="eastAsia"/>
              <w:lang w:eastAsia="zh-CN"/>
            </w:rPr>
            <w:t>除非另外说明，次要疗效终点分析将基于</w:t>
          </w:r>
          <w:r>
            <w:rPr>
              <w:rStyle w:val="CPTVariable"/>
              <w:lang w:eastAsia="zh-CN"/>
            </w:rPr>
            <w:t xml:space="preserve"> </w:t>
          </w:r>
          <w:r>
            <w:rPr>
              <w:rStyle w:val="CPTVariable"/>
              <w:rFonts w:hint="eastAsia"/>
              <w:color w:val="0000FF"/>
              <w:lang w:eastAsia="zh-CN"/>
            </w:rPr>
            <w:t>ITT</w:t>
          </w:r>
          <w:r>
            <w:rPr>
              <w:rStyle w:val="CPTVariable"/>
              <w:rFonts w:hint="eastAsia"/>
              <w:color w:val="0000FF"/>
              <w:lang w:eastAsia="zh-CN"/>
            </w:rPr>
            <w:t>分析集</w:t>
          </w:r>
          <w:r>
            <w:rPr>
              <w:rStyle w:val="CPTVariable"/>
              <w:rFonts w:hint="eastAsia"/>
              <w:lang w:eastAsia="zh-CN"/>
            </w:rPr>
            <w:t>。</w:t>
          </w:r>
        </w:p>
        <w:p w:rsidR="002330F8" w:rsidRDefault="00394453" w14:paraId="0E955E45" w14:textId="77777777">
          <w:pPr>
            <w:jc w:val="both"/>
            <w:rPr>
              <w:rStyle w:val="CPTVariable"/>
              <w:lang w:eastAsia="zh-CN"/>
            </w:rPr>
          </w:pPr>
          <w:r>
            <w:rPr>
              <w:rStyle w:val="CPTVariable"/>
            </w:rPr>
            <w:fldChar w:fldCharType="begin"/>
          </w:r>
          <w:r>
            <w:rPr>
              <w:rStyle w:val="CPTVariable"/>
              <w:lang w:eastAsia="zh-CN"/>
            </w:rPr>
            <w:instrText xml:space="preserve"> </w:instrText>
          </w:r>
          <w:r>
            <w:rPr>
              <w:rStyle w:val="CPTVariable"/>
              <w:rFonts w:hint="eastAsia"/>
              <w:lang w:eastAsia="zh-CN"/>
            </w:rPr>
            <w:instrText>REF _Ref106114725 \n \h</w:instrText>
          </w:r>
          <w:r>
            <w:rPr>
              <w:rStyle w:val="CPTVariable"/>
              <w:lang w:eastAsia="zh-CN"/>
            </w:rPr>
            <w:instrText xml:space="preserve">  \* MERGEFORMAT </w:instrText>
          </w:r>
          <w:r>
            <w:rPr>
              <w:rStyle w:val="CPTVariable"/>
            </w:rPr>
          </w:r>
          <w:r>
            <w:rPr>
              <w:rStyle w:val="CPTVariable"/>
            </w:rPr>
            <w:fldChar w:fldCharType="separate"/>
          </w:r>
          <w:r>
            <w:rPr>
              <w:rStyle w:val="CPTVariable"/>
              <w:rFonts w:hint="eastAsia"/>
              <w:lang w:eastAsia="zh-CN"/>
            </w:rPr>
            <w:t>表</w:t>
          </w:r>
          <w:r>
            <w:rPr>
              <w:rStyle w:val="CPTVariable"/>
              <w:rFonts w:hint="eastAsia"/>
              <w:lang w:eastAsia="zh-CN"/>
            </w:rPr>
            <w:t>6</w:t>
          </w:r>
          <w:r>
            <w:rPr>
              <w:rStyle w:val="CPTVariable"/>
            </w:rPr>
            <w:fldChar w:fldCharType="end"/>
          </w:r>
          <w:r>
            <w:rPr>
              <w:rStyle w:val="CPTVariable"/>
              <w:rFonts w:hint="eastAsia"/>
              <w:lang w:eastAsia="zh-CN"/>
            </w:rPr>
            <w:t>提供了计划进行的次要疗效终点分析的概览。</w:t>
          </w:r>
        </w:p>
        <w:p w:rsidR="002330F8" w:rsidRDefault="00394453" w14:paraId="0E955E46" w14:textId="77777777">
          <w:pPr>
            <w:pStyle w:val="captiontable"/>
            <w:numPr>
              <w:ilvl w:val="2"/>
              <w:numId w:val="20"/>
            </w:numPr>
            <w:spacing w:before="120" w:after="120"/>
            <w:jc w:val="both"/>
            <w:rPr>
              <w:rStyle w:val="CPTVariable"/>
              <w:lang w:eastAsia="zh-CN"/>
            </w:rPr>
          </w:pPr>
          <w:bookmarkStart w:name="_Ref106114725" w:id="450"/>
          <w:r>
            <w:rPr>
              <w:rStyle w:val="CPTVariable"/>
              <w:lang w:eastAsia="zh-CN"/>
            </w:rPr>
            <w:t>计划进行的次要疗效终点分析概览</w:t>
          </w:r>
          <w:bookmarkEnd w:id="450"/>
        </w:p>
        <w:tbl>
          <w:tblPr>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268"/>
            <w:gridCol w:w="1361"/>
            <w:gridCol w:w="1363"/>
            <w:gridCol w:w="1363"/>
          </w:tblGrid>
          <w:tr w:rsidR="002330F8" w:rsidTr="29DDB628" w14:paraId="0E955E49" w14:textId="77777777">
            <w:trPr>
              <w:trHeight w:val="97"/>
              <w:tblHeader/>
            </w:trPr>
            <w:tc>
              <w:tcPr>
                <w:tcW w:w="5268" w:type="dxa"/>
                <w:vMerge w:val="restart"/>
                <w:shd w:val="clear" w:color="auto" w:fill="B8CCE4" w:themeFill="accent1" w:themeFillTint="66"/>
              </w:tcPr>
              <w:p w:rsidR="002330F8" w:rsidRDefault="002330F8" w14:paraId="0E955E47" w14:textId="77777777">
                <w:pPr>
                  <w:jc w:val="both"/>
                  <w:rPr>
                    <w:rStyle w:val="CPTVariable"/>
                    <w:lang w:eastAsia="zh-CN"/>
                  </w:rPr>
                </w:pPr>
              </w:p>
            </w:tc>
            <w:tc>
              <w:tcPr>
                <w:tcW w:w="4087" w:type="dxa"/>
                <w:gridSpan w:val="3"/>
                <w:shd w:val="clear" w:color="auto" w:fill="B8CCE4" w:themeFill="accent1" w:themeFillTint="66"/>
                <w:vAlign w:val="center"/>
              </w:tcPr>
              <w:p w:rsidR="002330F8" w:rsidRDefault="00394453" w14:paraId="0E955E48" w14:textId="77777777">
                <w:pPr>
                  <w:jc w:val="both"/>
                  <w:rPr>
                    <w:rStyle w:val="CPTVariable"/>
                    <w:b/>
                    <w:bCs/>
                  </w:rPr>
                </w:pPr>
                <w:proofErr w:type="spellStart"/>
                <w:r>
                  <w:rPr>
                    <w:rStyle w:val="CPTVariable"/>
                    <w:rFonts w:hint="eastAsia"/>
                    <w:b/>
                    <w:bCs/>
                  </w:rPr>
                  <w:t>生成的数据展示</w:t>
                </w:r>
                <w:proofErr w:type="spellEnd"/>
              </w:p>
            </w:tc>
          </w:tr>
          <w:tr w:rsidR="002330F8" w:rsidTr="29DDB628" w14:paraId="0E955E4E" w14:textId="77777777">
            <w:trPr>
              <w:trHeight w:val="158"/>
              <w:tblHeader/>
            </w:trPr>
            <w:tc>
              <w:tcPr>
                <w:tcW w:w="5268" w:type="dxa"/>
                <w:vMerge/>
              </w:tcPr>
              <w:p w:rsidR="002330F8" w:rsidRDefault="002330F8" w14:paraId="0E955E4A" w14:textId="77777777">
                <w:pPr>
                  <w:jc w:val="both"/>
                  <w:rPr>
                    <w:rStyle w:val="CPTVariable"/>
                  </w:rPr>
                </w:pPr>
              </w:p>
            </w:tc>
            <w:tc>
              <w:tcPr>
                <w:tcW w:w="1361" w:type="dxa"/>
                <w:shd w:val="clear" w:color="auto" w:fill="B8CCE4" w:themeFill="accent1" w:themeFillTint="66"/>
                <w:vAlign w:val="center"/>
              </w:tcPr>
              <w:p w:rsidR="002330F8" w:rsidRDefault="00394453" w14:paraId="0E955E4B" w14:textId="77777777">
                <w:pPr>
                  <w:jc w:val="both"/>
                  <w:rPr>
                    <w:rStyle w:val="CPTVariable"/>
                    <w:b/>
                    <w:bCs/>
                  </w:rPr>
                </w:pPr>
                <w:proofErr w:type="spellStart"/>
                <w:r>
                  <w:rPr>
                    <w:rStyle w:val="CPTVariable"/>
                    <w:rFonts w:hint="eastAsia"/>
                    <w:b/>
                    <w:bCs/>
                  </w:rPr>
                  <w:t>表格</w:t>
                </w:r>
                <w:proofErr w:type="spellEnd"/>
              </w:p>
            </w:tc>
            <w:tc>
              <w:tcPr>
                <w:tcW w:w="1363" w:type="dxa"/>
                <w:shd w:val="clear" w:color="auto" w:fill="B8CCE4" w:themeFill="accent1" w:themeFillTint="66"/>
                <w:vAlign w:val="center"/>
              </w:tcPr>
              <w:p w:rsidR="002330F8" w:rsidRDefault="00394453" w14:paraId="0E955E4C" w14:textId="77777777">
                <w:pPr>
                  <w:jc w:val="both"/>
                  <w:rPr>
                    <w:rStyle w:val="CPTVariable"/>
                    <w:b/>
                    <w:bCs/>
                  </w:rPr>
                </w:pPr>
                <w:proofErr w:type="spellStart"/>
                <w:r>
                  <w:rPr>
                    <w:rStyle w:val="CPTVariable"/>
                    <w:rFonts w:hint="eastAsia"/>
                    <w:b/>
                    <w:bCs/>
                  </w:rPr>
                  <w:t>图形</w:t>
                </w:r>
                <w:proofErr w:type="spellEnd"/>
              </w:p>
            </w:tc>
            <w:tc>
              <w:tcPr>
                <w:tcW w:w="1363" w:type="dxa"/>
                <w:shd w:val="clear" w:color="auto" w:fill="B8CCE4" w:themeFill="accent1" w:themeFillTint="66"/>
                <w:vAlign w:val="center"/>
              </w:tcPr>
              <w:p w:rsidR="002330F8" w:rsidRDefault="00394453" w14:paraId="0E955E4D" w14:textId="77777777">
                <w:pPr>
                  <w:jc w:val="both"/>
                  <w:rPr>
                    <w:rStyle w:val="CPTVariable"/>
                    <w:b/>
                    <w:bCs/>
                  </w:rPr>
                </w:pPr>
                <w:proofErr w:type="spellStart"/>
                <w:r>
                  <w:rPr>
                    <w:rStyle w:val="CPTVariable"/>
                    <w:rFonts w:hint="eastAsia"/>
                    <w:b/>
                    <w:bCs/>
                  </w:rPr>
                  <w:t>列表</w:t>
                </w:r>
                <w:proofErr w:type="spellEnd"/>
              </w:p>
            </w:tc>
          </w:tr>
          <w:tr w:rsidR="002330F8" w:rsidTr="29DDB628" w14:paraId="0E955E50" w14:textId="77777777">
            <w:tc>
              <w:tcPr>
                <w:tcW w:w="9355" w:type="dxa"/>
                <w:gridSpan w:val="4"/>
                <w:shd w:val="clear" w:color="auto" w:fill="FFFFCC"/>
                <w:vAlign w:val="center"/>
              </w:tcPr>
              <w:p w:rsidR="002330F8" w:rsidRDefault="00394453" w14:paraId="0E955E4F" w14:textId="454DBBF2">
                <w:pPr>
                  <w:rPr>
                    <w:rFonts w:eastAsia="SimSun" w:cs="Times New Roman"/>
                    <w:szCs w:val="24"/>
                    <w:lang w:val="en-GB" w:eastAsia="zh-CN"/>
                  </w:rPr>
                </w:pPr>
                <w:r>
                  <w:rPr>
                    <w:rFonts w:hint="eastAsia" w:eastAsia="SimSun" w:cs="Times New Roman"/>
                    <w:b/>
                    <w:szCs w:val="24"/>
                    <w:lang w:eastAsia="zh-CN"/>
                  </w:rPr>
                  <w:t>研究者评估的</w:t>
                </w:r>
                <w:r>
                  <w:rPr>
                    <w:rFonts w:hint="eastAsia" w:eastAsia="SimSun" w:cs="Times New Roman"/>
                    <w:b/>
                    <w:szCs w:val="24"/>
                    <w:lang w:eastAsia="zh-CN"/>
                  </w:rPr>
                  <w:t>PFS</w:t>
                </w:r>
                <w:r w:rsidRPr="007A472F" w:rsidR="00C33757">
                  <w:rPr>
                    <w:rFonts w:eastAsia="SimSun" w:cs="Times New Roman"/>
                    <w:b/>
                    <w:szCs w:val="24"/>
                    <w:vertAlign w:val="superscript"/>
                    <w:lang w:eastAsia="zh-CN"/>
                  </w:rPr>
                  <w:t>1</w:t>
                </w:r>
              </w:p>
            </w:tc>
          </w:tr>
          <w:tr w:rsidR="002330F8" w:rsidTr="29DDB628" w14:paraId="0E955E62" w14:textId="77777777">
            <w:trPr>
              <w:trHeight w:val="225"/>
            </w:trPr>
            <w:tc>
              <w:tcPr>
                <w:tcW w:w="5268" w:type="dxa"/>
                <w:vAlign w:val="center"/>
              </w:tcPr>
              <w:p w:rsidR="002330F8" w:rsidP="002E2EAB" w:rsidRDefault="00394453" w14:paraId="0E955E5D" w14:textId="5000B00F">
                <w:pPr>
                  <w:pStyle w:val="tabletext0"/>
                  <w:rPr>
                    <w:rFonts w:ascii="Times New Roman" w:hAnsi="Times New Roman" w:cs="Times New Roman"/>
                    <w:lang w:eastAsia="zh-CN"/>
                  </w:rPr>
                </w:pPr>
                <w:r>
                  <w:rPr>
                    <w:rFonts w:ascii="Times New Roman" w:hAnsi="Times New Roman" w:cs="Times New Roman"/>
                    <w:lang w:eastAsia="zh-CN"/>
                  </w:rPr>
                  <w:t xml:space="preserve">Kaplan-Meier </w:t>
                </w:r>
                <w:r>
                  <w:rPr>
                    <w:rFonts w:ascii="Times New Roman" w:hAnsi="Times New Roman" w:cs="Times New Roman"/>
                    <w:lang w:eastAsia="zh-CN"/>
                  </w:rPr>
                  <w:t>曲线和汇总统计量</w:t>
                </w:r>
              </w:p>
            </w:tc>
            <w:tc>
              <w:tcPr>
                <w:tcW w:w="1361" w:type="dxa"/>
                <w:vAlign w:val="center"/>
              </w:tcPr>
              <w:p w:rsidR="002330F8" w:rsidP="00854193" w:rsidRDefault="00394453" w14:paraId="0E955E5F" w14:textId="6131EA16">
                <w:pPr>
                  <w:jc w:val="center"/>
                  <w:rPr>
                    <w:rFonts w:cs="Times New Roman"/>
                  </w:rPr>
                </w:pPr>
                <w:r>
                  <w:rPr>
                    <w:rFonts w:cs="Times New Roman"/>
                  </w:rPr>
                  <w:t>Y</w:t>
                </w:r>
              </w:p>
            </w:tc>
            <w:tc>
              <w:tcPr>
                <w:tcW w:w="1363" w:type="dxa"/>
                <w:vAlign w:val="center"/>
              </w:tcPr>
              <w:p w:rsidR="002330F8" w:rsidRDefault="00C33757" w14:paraId="0E955E60" w14:textId="533D69A3">
                <w:pPr>
                  <w:jc w:val="center"/>
                  <w:rPr>
                    <w:rFonts w:eastAsia="MS Mincho" w:cs="Times New Roman"/>
                    <w:szCs w:val="24"/>
                    <w:lang w:val="en-GB" w:eastAsia="zh-CN"/>
                  </w:rPr>
                </w:pPr>
                <w:r>
                  <w:rPr>
                    <w:rFonts w:cs="Times New Roman"/>
                    <w:szCs w:val="24"/>
                  </w:rPr>
                  <w:t>Y</w:t>
                </w:r>
                <w:r>
                  <w:rPr>
                    <w:rFonts w:hint="eastAsia" w:cs="Times New Roman"/>
                    <w:szCs w:val="24"/>
                    <w:vertAlign w:val="superscript"/>
                    <w:lang w:eastAsia="zh-CN"/>
                  </w:rPr>
                  <w:t>2</w:t>
                </w:r>
              </w:p>
            </w:tc>
            <w:tc>
              <w:tcPr>
                <w:tcW w:w="1363" w:type="dxa"/>
                <w:vAlign w:val="center"/>
              </w:tcPr>
              <w:p w:rsidR="002330F8" w:rsidRDefault="002330F8" w14:paraId="0E955E61" w14:textId="77777777">
                <w:pPr>
                  <w:jc w:val="center"/>
                  <w:rPr>
                    <w:rFonts w:cs="Times New Roman"/>
                    <w:szCs w:val="24"/>
                  </w:rPr>
                </w:pPr>
              </w:p>
            </w:tc>
          </w:tr>
          <w:tr w:rsidR="002330F8" w:rsidTr="29DDB628" w14:paraId="0E955E67" w14:textId="77777777">
            <w:trPr>
              <w:trHeight w:val="225"/>
            </w:trPr>
            <w:tc>
              <w:tcPr>
                <w:tcW w:w="5268" w:type="dxa"/>
                <w:vAlign w:val="center"/>
              </w:tcPr>
              <w:p w:rsidR="002330F8" w:rsidRDefault="00394453" w14:paraId="0E955E63" w14:textId="77777777">
                <w:pPr>
                  <w:pStyle w:val="tabletext0"/>
                  <w:rPr>
                    <w:rFonts w:ascii="Times New Roman" w:hAnsi="Times New Roman" w:cs="Times New Roman"/>
                    <w:lang w:eastAsia="zh-CN"/>
                  </w:rPr>
                </w:pPr>
                <w:r>
                  <w:rPr>
                    <w:rFonts w:hint="eastAsia" w:ascii="Times New Roman" w:hAnsi="Times New Roman" w:cs="Times New Roman"/>
                    <w:lang w:eastAsia="zh-CN"/>
                  </w:rPr>
                  <w:t>组间差异检验：分层的对数秩检验（</w:t>
                </w:r>
                <w:r>
                  <w:rPr>
                    <w:rFonts w:hint="eastAsia" w:ascii="Times New Roman" w:hAnsi="Times New Roman" w:cs="Times New Roman"/>
                    <w:lang w:eastAsia="zh-CN"/>
                  </w:rPr>
                  <w:t>log-rank test</w:t>
                </w:r>
                <w:r>
                  <w:rPr>
                    <w:rFonts w:hint="eastAsia" w:ascii="Times New Roman" w:hAnsi="Times New Roman" w:cs="Times New Roman"/>
                    <w:lang w:eastAsia="zh-CN"/>
                  </w:rPr>
                  <w:t>）</w:t>
                </w:r>
              </w:p>
            </w:tc>
            <w:tc>
              <w:tcPr>
                <w:tcW w:w="1361" w:type="dxa"/>
                <w:vAlign w:val="center"/>
              </w:tcPr>
              <w:p w:rsidR="002330F8" w:rsidRDefault="00394453" w14:paraId="0E955E64" w14:textId="77777777">
                <w:pPr>
                  <w:jc w:val="center"/>
                  <w:rPr>
                    <w:rFonts w:cs="Times New Roman"/>
                    <w:szCs w:val="24"/>
                  </w:rPr>
                </w:pPr>
                <w:r>
                  <w:rPr>
                    <w:rFonts w:cs="Times New Roman"/>
                    <w:szCs w:val="24"/>
                  </w:rPr>
                  <w:t>Y</w:t>
                </w:r>
              </w:p>
            </w:tc>
            <w:tc>
              <w:tcPr>
                <w:tcW w:w="1363" w:type="dxa"/>
                <w:vAlign w:val="center"/>
              </w:tcPr>
              <w:p w:rsidR="002330F8" w:rsidRDefault="002330F8" w14:paraId="0E955E65" w14:textId="77777777">
                <w:pPr>
                  <w:jc w:val="center"/>
                  <w:rPr>
                    <w:rFonts w:cs="Times New Roman"/>
                    <w:szCs w:val="24"/>
                  </w:rPr>
                </w:pPr>
              </w:p>
            </w:tc>
            <w:tc>
              <w:tcPr>
                <w:tcW w:w="1363" w:type="dxa"/>
                <w:vAlign w:val="center"/>
              </w:tcPr>
              <w:p w:rsidR="002330F8" w:rsidRDefault="002330F8" w14:paraId="0E955E66" w14:textId="77777777">
                <w:pPr>
                  <w:jc w:val="center"/>
                  <w:rPr>
                    <w:rFonts w:cs="Times New Roman"/>
                    <w:szCs w:val="24"/>
                  </w:rPr>
                </w:pPr>
              </w:p>
            </w:tc>
          </w:tr>
          <w:tr w:rsidR="002330F8" w:rsidTr="29DDB628" w14:paraId="0E955E6C" w14:textId="77777777">
            <w:trPr>
              <w:trHeight w:val="225"/>
            </w:trPr>
            <w:tc>
              <w:tcPr>
                <w:tcW w:w="5268" w:type="dxa"/>
                <w:vAlign w:val="center"/>
              </w:tcPr>
              <w:p w:rsidR="002330F8" w:rsidRDefault="00394453" w14:paraId="0E955E68" w14:textId="77777777">
                <w:pPr>
                  <w:pStyle w:val="tabletext0"/>
                  <w:rPr>
                    <w:rFonts w:ascii="Times New Roman" w:hAnsi="Times New Roman" w:cs="Times New Roman"/>
                    <w:bCs/>
                    <w:i/>
                    <w:iCs/>
                    <w:color w:val="0000FF"/>
                    <w:lang w:val="en-US" w:eastAsia="zh-CN"/>
                  </w:rPr>
                </w:pPr>
                <w:r>
                  <w:rPr>
                    <w:rFonts w:ascii="Times New Roman" w:hAnsi="Times New Roman" w:cs="Times New Roman"/>
                    <w:lang w:eastAsia="zh-CN"/>
                  </w:rPr>
                  <w:t>HR</w:t>
                </w:r>
                <w:r>
                  <w:rPr>
                    <w:rFonts w:ascii="Times New Roman" w:hAnsi="Times New Roman" w:cs="Times New Roman"/>
                    <w:lang w:eastAsia="zh-CN"/>
                  </w:rPr>
                  <w:t>估计值和</w:t>
                </w:r>
                <w:r>
                  <w:rPr>
                    <w:rFonts w:ascii="Times New Roman" w:hAnsi="Times New Roman" w:cs="Times New Roman"/>
                    <w:lang w:eastAsia="zh-CN"/>
                  </w:rPr>
                  <w:t>95% CI</w:t>
                </w:r>
                <w:r>
                  <w:rPr>
                    <w:rFonts w:hint="eastAsia" w:ascii="Times New Roman" w:hAnsi="Times New Roman" w:cs="Times New Roman"/>
                    <w:lang w:eastAsia="zh-CN"/>
                  </w:rPr>
                  <w:t>：分层的</w:t>
                </w:r>
                <w:r>
                  <w:rPr>
                    <w:rFonts w:hint="eastAsia" w:ascii="Times New Roman" w:hAnsi="Times New Roman" w:cs="Times New Roman"/>
                    <w:lang w:eastAsia="zh-CN"/>
                  </w:rPr>
                  <w:t>Cox</w:t>
                </w:r>
                <w:r>
                  <w:rPr>
                    <w:rFonts w:hint="eastAsia" w:ascii="Times New Roman" w:hAnsi="Times New Roman" w:cs="Times New Roman"/>
                    <w:lang w:eastAsia="zh-CN"/>
                  </w:rPr>
                  <w:t>比例风险模型</w:t>
                </w:r>
              </w:p>
            </w:tc>
            <w:tc>
              <w:tcPr>
                <w:tcW w:w="1361" w:type="dxa"/>
                <w:vAlign w:val="center"/>
              </w:tcPr>
              <w:p w:rsidR="002330F8" w:rsidRDefault="00394453" w14:paraId="0E955E69" w14:textId="77777777">
                <w:pPr>
                  <w:jc w:val="center"/>
                  <w:rPr>
                    <w:rFonts w:cs="Times New Roman"/>
                    <w:szCs w:val="24"/>
                  </w:rPr>
                </w:pPr>
                <w:r>
                  <w:rPr>
                    <w:rFonts w:cs="Times New Roman"/>
                    <w:szCs w:val="24"/>
                  </w:rPr>
                  <w:t>Y</w:t>
                </w:r>
              </w:p>
            </w:tc>
            <w:tc>
              <w:tcPr>
                <w:tcW w:w="1363" w:type="dxa"/>
                <w:vAlign w:val="center"/>
              </w:tcPr>
              <w:p w:rsidR="002330F8" w:rsidRDefault="002330F8" w14:paraId="0E955E6A" w14:textId="77777777">
                <w:pPr>
                  <w:jc w:val="center"/>
                  <w:rPr>
                    <w:rFonts w:cs="Times New Roman"/>
                    <w:szCs w:val="24"/>
                  </w:rPr>
                </w:pPr>
              </w:p>
            </w:tc>
            <w:tc>
              <w:tcPr>
                <w:tcW w:w="1363" w:type="dxa"/>
                <w:vAlign w:val="center"/>
              </w:tcPr>
              <w:p w:rsidR="002330F8" w:rsidRDefault="002330F8" w14:paraId="0E955E6B" w14:textId="77777777">
                <w:pPr>
                  <w:jc w:val="center"/>
                  <w:rPr>
                    <w:rFonts w:cs="Times New Roman"/>
                    <w:szCs w:val="24"/>
                  </w:rPr>
                </w:pPr>
              </w:p>
            </w:tc>
          </w:tr>
          <w:tr w:rsidR="002330F8" w:rsidDel="00047EFE" w:rsidTr="29DDB628" w14:paraId="0E955E71" w14:textId="1EE32CA4">
            <w:trPr>
              <w:trHeight w:val="225"/>
              <w:del w:author="丁 扬" w:date="2025-06-24T09:59:00Z" w:id="451"/>
            </w:trPr>
            <w:tc>
              <w:tcPr>
                <w:tcW w:w="5268" w:type="dxa"/>
                <w:vAlign w:val="center"/>
              </w:tcPr>
              <w:p w:rsidRPr="007A472F" w:rsidR="002330F8" w:rsidDel="00047EFE" w:rsidRDefault="00A85091" w14:paraId="0E955E6D" w14:textId="48BA4C71">
                <w:pPr>
                  <w:pStyle w:val="tabletext0"/>
                  <w:rPr>
                    <w:del w:author="丁 扬" w:date="2025-06-24T09:59:00Z" w16du:dateUtc="2025-06-24T01:59:00Z" w:id="452"/>
                    <w:rFonts w:ascii="Times New Roman" w:hAnsi="Times New Roman" w:cs="Times New Roman"/>
                    <w:strike/>
                    <w:lang w:eastAsia="zh-CN"/>
                  </w:rPr>
                </w:pPr>
                <w:commentRangeStart w:id="453"/>
                <w:commentRangeStart w:id="454"/>
                <w:commentRangeStart w:id="455"/>
                <w:commentRangeStart w:id="456"/>
                <w:commentRangeStart w:id="457"/>
                <w:del w:author="丁 扬" w:date="2025-06-24T09:59:00Z" w16du:dateUtc="2025-06-24T01:59:00Z" w:id="458">
                  <w:r w:rsidRPr="007A472F" w:rsidDel="00047EFE">
                    <w:rPr>
                      <w:rFonts w:hint="eastAsia" w:ascii="Times New Roman" w:hAnsi="Times New Roman" w:cs="Times New Roman"/>
                      <w:strike/>
                      <w:lang w:eastAsia="zh-CN"/>
                    </w:rPr>
                    <w:delText>亚组分析和森林图</w:delText>
                  </w:r>
                  <w:commentRangeEnd w:id="453"/>
                  <w:r w:rsidRPr="007A472F" w:rsidDel="00047EFE">
                    <w:rPr>
                      <w:rStyle w:val="CommentReference"/>
                      <w:strike/>
                    </w:rPr>
                    <w:commentReference w:id="453"/>
                  </w:r>
                  <w:commentRangeEnd w:id="454"/>
                  <w:r w:rsidRPr="007A472F" w:rsidDel="00047EFE">
                    <w:rPr>
                      <w:rStyle w:val="CommentReference"/>
                      <w:strike/>
                    </w:rPr>
                    <w:commentReference w:id="454"/>
                  </w:r>
                  <w:commentRangeEnd w:id="455"/>
                  <w:r w:rsidRPr="007A472F" w:rsidDel="00047EFE">
                    <w:rPr>
                      <w:rStyle w:val="CommentReference"/>
                      <w:strike/>
                    </w:rPr>
                    <w:commentReference w:id="455"/>
                  </w:r>
                  <w:commentRangeEnd w:id="456"/>
                  <w:r w:rsidRPr="007A472F" w:rsidDel="00047EFE">
                    <w:rPr>
                      <w:rStyle w:val="CommentReference"/>
                      <w:rFonts w:ascii="Times New Roman" w:hAnsi="Times New Roman" w:cs="Cordia New" w:eastAsiaTheme="minorEastAsia"/>
                      <w:strike/>
                      <w:lang w:val="en-US"/>
                    </w:rPr>
                    <w:commentReference w:id="456"/>
                  </w:r>
                  <w:commentRangeEnd w:id="457"/>
                  <w:r w:rsidRPr="007A472F" w:rsidDel="00047EFE">
                    <w:rPr>
                      <w:rStyle w:val="CommentReference"/>
                      <w:rFonts w:ascii="Times New Roman" w:hAnsi="Times New Roman" w:cs="Cordia New" w:eastAsiaTheme="minorEastAsia"/>
                      <w:strike/>
                      <w:lang w:val="en-US"/>
                    </w:rPr>
                    <w:commentReference w:id="457"/>
                  </w:r>
                </w:del>
              </w:p>
            </w:tc>
            <w:tc>
              <w:tcPr>
                <w:tcW w:w="1361" w:type="dxa"/>
                <w:vAlign w:val="center"/>
              </w:tcPr>
              <w:p w:rsidRPr="007A472F" w:rsidR="002330F8" w:rsidDel="00047EFE" w:rsidRDefault="00394453" w14:paraId="0E955E6E" w14:textId="36B98B88">
                <w:pPr>
                  <w:jc w:val="center"/>
                  <w:rPr>
                    <w:del w:author="丁 扬" w:date="2025-06-24T09:59:00Z" w16du:dateUtc="2025-06-24T01:59:00Z" w:id="459"/>
                    <w:rFonts w:cs="Times New Roman"/>
                    <w:strike/>
                    <w:szCs w:val="24"/>
                    <w:lang w:eastAsia="zh-CN"/>
                  </w:rPr>
                </w:pPr>
                <w:del w:author="丁 扬" w:date="2025-06-24T09:59:00Z" w16du:dateUtc="2025-06-24T01:59:00Z" w:id="460">
                  <w:r w:rsidRPr="007A472F" w:rsidDel="00047EFE">
                    <w:rPr>
                      <w:rFonts w:cs="Times New Roman"/>
                      <w:strike/>
                      <w:szCs w:val="24"/>
                      <w:lang w:eastAsia="zh-CN"/>
                    </w:rPr>
                    <w:delText>Y</w:delText>
                  </w:r>
                </w:del>
              </w:p>
            </w:tc>
            <w:tc>
              <w:tcPr>
                <w:tcW w:w="1363" w:type="dxa"/>
                <w:vAlign w:val="center"/>
              </w:tcPr>
              <w:p w:rsidRPr="007A472F" w:rsidR="002330F8" w:rsidDel="00047EFE" w:rsidRDefault="00394453" w14:paraId="0E955E6F" w14:textId="09FED9AE">
                <w:pPr>
                  <w:jc w:val="center"/>
                  <w:rPr>
                    <w:del w:author="丁 扬" w:date="2025-06-24T09:59:00Z" w16du:dateUtc="2025-06-24T01:59:00Z" w:id="461"/>
                    <w:rFonts w:cs="Times New Roman"/>
                    <w:strike/>
                    <w:szCs w:val="24"/>
                    <w:lang w:eastAsia="zh-CN"/>
                  </w:rPr>
                </w:pPr>
                <w:del w:author="丁 扬" w:date="2025-06-24T09:59:00Z" w16du:dateUtc="2025-06-24T01:59:00Z" w:id="462">
                  <w:r w:rsidRPr="007A472F" w:rsidDel="00047EFE">
                    <w:rPr>
                      <w:rFonts w:cs="Times New Roman"/>
                      <w:strike/>
                      <w:szCs w:val="24"/>
                      <w:lang w:eastAsia="zh-CN"/>
                    </w:rPr>
                    <w:delText>Y</w:delText>
                  </w:r>
                </w:del>
              </w:p>
            </w:tc>
            <w:tc>
              <w:tcPr>
                <w:tcW w:w="1363" w:type="dxa"/>
                <w:vAlign w:val="center"/>
              </w:tcPr>
              <w:p w:rsidRPr="007A472F" w:rsidR="002330F8" w:rsidDel="00047EFE" w:rsidRDefault="002330F8" w14:paraId="0E955E70" w14:textId="10F194B9">
                <w:pPr>
                  <w:jc w:val="center"/>
                  <w:rPr>
                    <w:del w:author="丁 扬" w:date="2025-06-24T09:59:00Z" w16du:dateUtc="2025-06-24T01:59:00Z" w:id="463"/>
                    <w:rFonts w:cs="Times New Roman"/>
                    <w:strike/>
                    <w:szCs w:val="24"/>
                  </w:rPr>
                </w:pPr>
              </w:p>
            </w:tc>
          </w:tr>
          <w:tr w:rsidR="002330F8" w:rsidTr="29DDB628" w14:paraId="0E955E73" w14:textId="77777777">
            <w:tc>
              <w:tcPr>
                <w:tcW w:w="9355" w:type="dxa"/>
                <w:gridSpan w:val="4"/>
                <w:shd w:val="clear" w:color="auto" w:fill="FFFFCC"/>
                <w:vAlign w:val="center"/>
              </w:tcPr>
              <w:p w:rsidR="002330F8" w:rsidRDefault="00394453" w14:paraId="0E955E72" w14:textId="760A7FC2">
                <w:pPr>
                  <w:rPr>
                    <w:rFonts w:eastAsia="SimSun" w:cs="Times New Roman"/>
                    <w:szCs w:val="24"/>
                    <w:lang w:val="en-GB" w:eastAsia="zh-CN"/>
                  </w:rPr>
                </w:pPr>
                <w:r>
                  <w:rPr>
                    <w:rFonts w:eastAsia="SimSun" w:cs="Times New Roman"/>
                    <w:b/>
                    <w:szCs w:val="24"/>
                    <w:lang w:eastAsia="zh-CN"/>
                  </w:rPr>
                  <w:t>IRC</w:t>
                </w:r>
                <w:r>
                  <w:rPr>
                    <w:rFonts w:eastAsia="SimSun" w:cs="Times New Roman"/>
                    <w:b/>
                    <w:szCs w:val="24"/>
                    <w:lang w:eastAsia="zh-CN"/>
                  </w:rPr>
                  <w:t>和研究者评估的客观缓解率</w:t>
                </w:r>
                <w:r>
                  <w:rPr>
                    <w:rFonts w:eastAsia="SimSun" w:cs="Times New Roman"/>
                    <w:b/>
                    <w:szCs w:val="24"/>
                    <w:lang w:eastAsia="zh-CN"/>
                  </w:rPr>
                  <w:t xml:space="preserve"> (ORR)</w:t>
                </w:r>
                <w:r>
                  <w:rPr>
                    <w:rFonts w:eastAsia="SimSun" w:cs="Times New Roman"/>
                    <w:b/>
                    <w:szCs w:val="24"/>
                    <w:lang w:eastAsia="zh-CN"/>
                  </w:rPr>
                  <w:t>和完全缓解率</w:t>
                </w:r>
                <w:r>
                  <w:rPr>
                    <w:rFonts w:eastAsia="SimSun" w:cs="Times New Roman"/>
                    <w:b/>
                    <w:szCs w:val="24"/>
                    <w:lang w:eastAsia="zh-CN"/>
                  </w:rPr>
                  <w:t xml:space="preserve"> (CRR)</w:t>
                </w:r>
              </w:p>
            </w:tc>
          </w:tr>
          <w:tr w:rsidR="002330F8" w:rsidTr="29DDB628" w14:paraId="0E955E79" w14:textId="77777777">
            <w:trPr>
              <w:trHeight w:val="225"/>
            </w:trPr>
            <w:tc>
              <w:tcPr>
                <w:tcW w:w="5268" w:type="dxa"/>
                <w:vAlign w:val="center"/>
              </w:tcPr>
              <w:p w:rsidR="002330F8" w:rsidP="007A472F" w:rsidRDefault="5983AF5B" w14:paraId="0E955E75" w14:textId="303B5290">
                <w:pPr>
                  <w:pStyle w:val="tabletext0"/>
                  <w:rPr>
                    <w:rFonts w:ascii="Times New Roman" w:hAnsi="Times New Roman" w:cs="Times New Roman"/>
                    <w:lang w:eastAsia="zh-CN"/>
                  </w:rPr>
                </w:pPr>
                <w:r w:rsidRPr="29DDB628">
                  <w:rPr>
                    <w:rFonts w:ascii="Times New Roman" w:hAnsi="Times New Roman" w:cs="Times New Roman"/>
                    <w:lang w:eastAsia="zh-CN"/>
                  </w:rPr>
                  <w:t>按最佳总体缓解（</w:t>
                </w:r>
                <w:commentRangeStart w:id="464"/>
                <w:commentRangeStart w:id="465"/>
                <w:commentRangeStart w:id="466"/>
                <w:r w:rsidRPr="29DDB628">
                  <w:rPr>
                    <w:rFonts w:ascii="Times New Roman" w:hAnsi="Times New Roman" w:cs="Times New Roman"/>
                    <w:lang w:eastAsia="zh-CN"/>
                  </w:rPr>
                  <w:t>BOR</w:t>
                </w:r>
                <w:commentRangeEnd w:id="464"/>
                <w:r>
                  <w:rPr>
                    <w:rStyle w:val="CommentReference"/>
                  </w:rPr>
                  <w:commentReference w:id="464"/>
                </w:r>
                <w:commentRangeEnd w:id="465"/>
                <w:r>
                  <w:rPr>
                    <w:rStyle w:val="CommentReference"/>
                  </w:rPr>
                  <w:commentReference w:id="465"/>
                </w:r>
                <w:commentRangeEnd w:id="466"/>
                <w:r>
                  <w:rPr>
                    <w:rStyle w:val="CommentReference"/>
                  </w:rPr>
                  <w:commentReference w:id="466"/>
                </w:r>
                <w:r w:rsidRPr="29DDB628">
                  <w:rPr>
                    <w:rFonts w:ascii="Times New Roman" w:hAnsi="Times New Roman" w:cs="Times New Roman"/>
                    <w:lang w:eastAsia="zh-CN"/>
                  </w:rPr>
                  <w:t>）显示的受试者例数（百分比）</w:t>
                </w:r>
              </w:p>
            </w:tc>
            <w:tc>
              <w:tcPr>
                <w:tcW w:w="1361" w:type="dxa"/>
                <w:vAlign w:val="center"/>
              </w:tcPr>
              <w:p w:rsidR="002330F8" w:rsidRDefault="00394453" w14:paraId="0E955E76" w14:textId="77777777">
                <w:pPr>
                  <w:jc w:val="center"/>
                  <w:rPr>
                    <w:rFonts w:cs="Times New Roman"/>
                    <w:szCs w:val="24"/>
                  </w:rPr>
                </w:pPr>
                <w:r>
                  <w:rPr>
                    <w:szCs w:val="24"/>
                  </w:rPr>
                  <w:t>Y</w:t>
                </w:r>
              </w:p>
            </w:tc>
            <w:tc>
              <w:tcPr>
                <w:tcW w:w="1363" w:type="dxa"/>
                <w:vAlign w:val="center"/>
              </w:tcPr>
              <w:p w:rsidR="002330F8" w:rsidRDefault="00394453" w14:paraId="0E955E77" w14:textId="3B275E37">
                <w:pPr>
                  <w:jc w:val="center"/>
                  <w:rPr>
                    <w:rFonts w:cs="Times New Roman"/>
                    <w:lang w:val="en-GB" w:eastAsia="zh-CN"/>
                  </w:rPr>
                </w:pPr>
                <w:r w:rsidRPr="696A9F77">
                  <w:rPr>
                    <w:rFonts w:cs="Times New Roman"/>
                    <w:lang w:val="en-GB" w:eastAsia="zh-CN"/>
                  </w:rPr>
                  <w:t>Y</w:t>
                </w:r>
                <w:r w:rsidRPr="007A472F" w:rsidR="00C33757">
                  <w:rPr>
                    <w:rFonts w:cs="Times New Roman"/>
                    <w:vertAlign w:val="superscript"/>
                    <w:lang w:val="en-GB" w:eastAsia="zh-CN"/>
                  </w:rPr>
                  <w:t>3,4</w:t>
                </w:r>
                <w:r w:rsidRPr="007A472F" w:rsidR="00FA4D34">
                  <w:rPr>
                    <w:rFonts w:cs="Times New Roman"/>
                    <w:vertAlign w:val="superscript"/>
                    <w:lang w:val="en-GB" w:eastAsia="zh-CN"/>
                  </w:rPr>
                  <w:t>,</w:t>
                </w:r>
                <w:r>
                  <w:rPr>
                    <w:rFonts w:cs="Times New Roman"/>
                    <w:vertAlign w:val="superscript"/>
                    <w:lang w:val="en-GB" w:eastAsia="zh-CN"/>
                  </w:rPr>
                  <w:t>5</w:t>
                </w:r>
              </w:p>
            </w:tc>
            <w:tc>
              <w:tcPr>
                <w:tcW w:w="1363" w:type="dxa"/>
                <w:vAlign w:val="center"/>
              </w:tcPr>
              <w:p w:rsidR="002330F8" w:rsidRDefault="00394453" w14:paraId="0E955E78" w14:textId="33E83CFE">
                <w:pPr>
                  <w:jc w:val="center"/>
                  <w:rPr>
                    <w:rFonts w:eastAsia="MS Mincho" w:cs="Times New Roman"/>
                    <w:lang w:val="en-GB" w:eastAsia="zh-CN"/>
                  </w:rPr>
                </w:pPr>
                <w:r w:rsidRPr="696A9F77">
                  <w:rPr>
                    <w:lang w:val="en-GB"/>
                  </w:rPr>
                  <w:t>Y</w:t>
                </w:r>
                <w:r w:rsidR="00FA4D34">
                  <w:rPr>
                    <w:rFonts w:hint="eastAsia"/>
                    <w:vertAlign w:val="superscript"/>
                    <w:lang w:val="en-GB" w:eastAsia="zh-CN"/>
                  </w:rPr>
                  <w:t>6,7</w:t>
                </w:r>
              </w:p>
            </w:tc>
          </w:tr>
          <w:tr w:rsidR="002330F8" w:rsidTr="29DDB628" w14:paraId="0E955E7E" w14:textId="77777777">
            <w:trPr>
              <w:trHeight w:val="225"/>
            </w:trPr>
            <w:tc>
              <w:tcPr>
                <w:tcW w:w="5268" w:type="dxa"/>
                <w:vAlign w:val="center"/>
              </w:tcPr>
              <w:p w:rsidR="002330F8" w:rsidRDefault="00394453" w14:paraId="0E955E7A" w14:textId="77777777">
                <w:pPr>
                  <w:pStyle w:val="tabletext0"/>
                  <w:rPr>
                    <w:rFonts w:ascii="Times New Roman" w:hAnsi="Times New Roman" w:cs="Times New Roman"/>
                  </w:rPr>
                </w:pPr>
                <w:r>
                  <w:rPr>
                    <w:rFonts w:ascii="Times New Roman" w:hAnsi="Times New Roman" w:cs="Times New Roman"/>
                    <w:lang w:eastAsia="zh-CN"/>
                  </w:rPr>
                  <w:t>客观缓解率和</w:t>
                </w:r>
                <w:r>
                  <w:rPr>
                    <w:rFonts w:ascii="Times New Roman" w:hAnsi="Times New Roman" w:cs="Times New Roman"/>
                  </w:rPr>
                  <w:t>95% CI</w:t>
                </w:r>
              </w:p>
            </w:tc>
            <w:tc>
              <w:tcPr>
                <w:tcW w:w="1361" w:type="dxa"/>
                <w:vAlign w:val="center"/>
              </w:tcPr>
              <w:p w:rsidR="002330F8" w:rsidRDefault="00394453" w14:paraId="0E955E7B" w14:textId="77777777">
                <w:pPr>
                  <w:jc w:val="center"/>
                  <w:rPr>
                    <w:rFonts w:cs="Times New Roman"/>
                    <w:szCs w:val="24"/>
                  </w:rPr>
                </w:pPr>
                <w:r>
                  <w:rPr>
                    <w:szCs w:val="24"/>
                  </w:rPr>
                  <w:t>Y</w:t>
                </w:r>
              </w:p>
            </w:tc>
            <w:tc>
              <w:tcPr>
                <w:tcW w:w="1363" w:type="dxa"/>
                <w:vAlign w:val="center"/>
              </w:tcPr>
              <w:p w:rsidR="002330F8" w:rsidRDefault="002330F8" w14:paraId="0E955E7C" w14:textId="77777777">
                <w:pPr>
                  <w:jc w:val="center"/>
                  <w:rPr>
                    <w:rFonts w:cs="Times New Roman"/>
                    <w:szCs w:val="24"/>
                  </w:rPr>
                </w:pPr>
              </w:p>
            </w:tc>
            <w:tc>
              <w:tcPr>
                <w:tcW w:w="1363" w:type="dxa"/>
                <w:vAlign w:val="center"/>
              </w:tcPr>
              <w:p w:rsidR="002330F8" w:rsidRDefault="002330F8" w14:paraId="0E955E7D" w14:textId="77777777">
                <w:pPr>
                  <w:jc w:val="center"/>
                  <w:rPr>
                    <w:rFonts w:eastAsia="MS Mincho" w:cs="Times New Roman"/>
                    <w:szCs w:val="24"/>
                    <w:lang w:val="en-GB" w:eastAsia="ja-JP"/>
                  </w:rPr>
                </w:pPr>
              </w:p>
            </w:tc>
          </w:tr>
          <w:tr w:rsidR="002330F8" w:rsidTr="29DDB628" w14:paraId="0E955E83" w14:textId="77777777">
            <w:trPr>
              <w:trHeight w:val="225"/>
            </w:trPr>
            <w:tc>
              <w:tcPr>
                <w:tcW w:w="5268" w:type="dxa"/>
                <w:vAlign w:val="center"/>
              </w:tcPr>
              <w:p w:rsidR="002330F8" w:rsidRDefault="00394453" w14:paraId="0E955E7F" w14:textId="77777777">
                <w:pPr>
                  <w:pStyle w:val="tabletext0"/>
                  <w:rPr>
                    <w:rFonts w:ascii="Times New Roman" w:hAnsi="Times New Roman" w:cs="Times New Roman"/>
                    <w:lang w:eastAsia="zh-CN"/>
                  </w:rPr>
                </w:pPr>
                <w:r>
                  <w:rPr>
                    <w:rFonts w:hint="eastAsia" w:ascii="Times New Roman" w:hAnsi="Times New Roman" w:cs="Times New Roman"/>
                    <w:lang w:eastAsia="zh-CN"/>
                  </w:rPr>
                  <w:t>完全缓解</w:t>
                </w:r>
                <w:r>
                  <w:rPr>
                    <w:rFonts w:ascii="Times New Roman" w:hAnsi="Times New Roman" w:cs="Times New Roman"/>
                    <w:lang w:eastAsia="zh-CN"/>
                  </w:rPr>
                  <w:t>率和</w:t>
                </w:r>
                <w:r>
                  <w:rPr>
                    <w:rFonts w:ascii="Times New Roman" w:hAnsi="Times New Roman" w:cs="Times New Roman"/>
                  </w:rPr>
                  <w:t>95% CI</w:t>
                </w:r>
              </w:p>
            </w:tc>
            <w:tc>
              <w:tcPr>
                <w:tcW w:w="1361" w:type="dxa"/>
                <w:vAlign w:val="center"/>
              </w:tcPr>
              <w:p w:rsidR="002330F8" w:rsidRDefault="00394453" w14:paraId="0E955E80" w14:textId="77777777">
                <w:pPr>
                  <w:jc w:val="center"/>
                  <w:rPr>
                    <w:szCs w:val="24"/>
                  </w:rPr>
                </w:pPr>
                <w:r>
                  <w:rPr>
                    <w:rFonts w:hint="eastAsia"/>
                    <w:szCs w:val="24"/>
                    <w:lang w:eastAsia="zh-CN"/>
                  </w:rPr>
                  <w:t>Y</w:t>
                </w:r>
              </w:p>
            </w:tc>
            <w:tc>
              <w:tcPr>
                <w:tcW w:w="1363" w:type="dxa"/>
                <w:vAlign w:val="center"/>
              </w:tcPr>
              <w:p w:rsidR="002330F8" w:rsidRDefault="002330F8" w14:paraId="0E955E81" w14:textId="77777777">
                <w:pPr>
                  <w:jc w:val="center"/>
                  <w:rPr>
                    <w:rFonts w:cs="Times New Roman"/>
                    <w:szCs w:val="24"/>
                  </w:rPr>
                </w:pPr>
              </w:p>
            </w:tc>
            <w:tc>
              <w:tcPr>
                <w:tcW w:w="1363" w:type="dxa"/>
                <w:vAlign w:val="center"/>
              </w:tcPr>
              <w:p w:rsidR="002330F8" w:rsidRDefault="002330F8" w14:paraId="0E955E82" w14:textId="77777777">
                <w:pPr>
                  <w:jc w:val="center"/>
                  <w:rPr>
                    <w:rFonts w:eastAsia="MS Mincho" w:cs="Times New Roman"/>
                    <w:szCs w:val="24"/>
                    <w:lang w:val="en-GB" w:eastAsia="ja-JP"/>
                  </w:rPr>
                </w:pPr>
              </w:p>
            </w:tc>
          </w:tr>
          <w:tr w:rsidR="002330F8" w:rsidTr="29DDB628" w14:paraId="0E955E88" w14:textId="77777777">
            <w:trPr>
              <w:trHeight w:val="225"/>
            </w:trPr>
            <w:tc>
              <w:tcPr>
                <w:tcW w:w="5268" w:type="dxa"/>
                <w:vAlign w:val="center"/>
              </w:tcPr>
              <w:p w:rsidR="002330F8" w:rsidRDefault="00983CE4" w14:paraId="0E955E84" w14:textId="6F78B25D">
                <w:pPr>
                  <w:pStyle w:val="tabletext0"/>
                  <w:rPr>
                    <w:rFonts w:ascii="Times New Roman" w:hAnsi="Times New Roman" w:cs="Times New Roman"/>
                    <w:bCs/>
                    <w:i/>
                    <w:iCs/>
                    <w:color w:val="0000FF"/>
                    <w:lang w:val="en-US" w:eastAsia="zh-CN"/>
                  </w:rPr>
                </w:pPr>
                <w:r>
                  <w:rPr>
                    <w:rFonts w:hint="eastAsia" w:ascii="Times New Roman" w:hAnsi="Times New Roman" w:cs="Times New Roman"/>
                    <w:lang w:eastAsia="zh-CN"/>
                  </w:rPr>
                  <w:t>试验</w:t>
                </w:r>
                <w:r w:rsidR="00394453">
                  <w:rPr>
                    <w:rFonts w:ascii="Times New Roman" w:hAnsi="Times New Roman" w:cs="Times New Roman"/>
                    <w:lang w:eastAsia="zh-CN"/>
                  </w:rPr>
                  <w:t>组和对照组之间</w:t>
                </w:r>
                <w:r w:rsidR="00394453">
                  <w:rPr>
                    <w:rFonts w:ascii="Times New Roman" w:hAnsi="Times New Roman" w:cs="Times New Roman"/>
                    <w:lang w:eastAsia="zh-CN"/>
                  </w:rPr>
                  <w:t>ORR</w:t>
                </w:r>
                <w:r w:rsidR="00394453">
                  <w:rPr>
                    <w:rFonts w:ascii="Times New Roman" w:hAnsi="Times New Roman" w:cs="Times New Roman"/>
                    <w:lang w:eastAsia="zh-CN"/>
                  </w:rPr>
                  <w:t>比较的</w:t>
                </w:r>
                <w:r w:rsidR="00394453">
                  <w:rPr>
                    <w:rFonts w:ascii="Times New Roman" w:hAnsi="Times New Roman" w:cs="Times New Roman"/>
                    <w:lang w:eastAsia="zh-CN"/>
                  </w:rPr>
                  <w:t>P</w:t>
                </w:r>
                <w:r w:rsidR="00394453">
                  <w:rPr>
                    <w:rFonts w:ascii="Times New Roman" w:hAnsi="Times New Roman" w:cs="Times New Roman"/>
                    <w:lang w:eastAsia="zh-CN"/>
                  </w:rPr>
                  <w:t>值</w:t>
                </w:r>
              </w:p>
            </w:tc>
            <w:tc>
              <w:tcPr>
                <w:tcW w:w="1361" w:type="dxa"/>
                <w:vAlign w:val="center"/>
              </w:tcPr>
              <w:p w:rsidR="002330F8" w:rsidRDefault="00394453" w14:paraId="0E955E85" w14:textId="77777777">
                <w:pPr>
                  <w:jc w:val="center"/>
                  <w:rPr>
                    <w:rFonts w:cs="Times New Roman"/>
                    <w:szCs w:val="24"/>
                  </w:rPr>
                </w:pPr>
                <w:r>
                  <w:rPr>
                    <w:szCs w:val="24"/>
                  </w:rPr>
                  <w:t>Y</w:t>
                </w:r>
              </w:p>
            </w:tc>
            <w:tc>
              <w:tcPr>
                <w:tcW w:w="1363" w:type="dxa"/>
                <w:vAlign w:val="center"/>
              </w:tcPr>
              <w:p w:rsidR="002330F8" w:rsidRDefault="002330F8" w14:paraId="0E955E86" w14:textId="77777777">
                <w:pPr>
                  <w:jc w:val="center"/>
                  <w:rPr>
                    <w:rFonts w:cs="Times New Roman"/>
                    <w:szCs w:val="24"/>
                  </w:rPr>
                </w:pPr>
              </w:p>
            </w:tc>
            <w:tc>
              <w:tcPr>
                <w:tcW w:w="1363" w:type="dxa"/>
                <w:vAlign w:val="center"/>
              </w:tcPr>
              <w:p w:rsidR="002330F8" w:rsidRDefault="002330F8" w14:paraId="0E955E87" w14:textId="77777777">
                <w:pPr>
                  <w:jc w:val="center"/>
                  <w:rPr>
                    <w:rFonts w:eastAsia="MS Mincho" w:cs="Times New Roman"/>
                    <w:szCs w:val="24"/>
                    <w:lang w:val="en-GB" w:eastAsia="ja-JP"/>
                  </w:rPr>
                </w:pPr>
              </w:p>
            </w:tc>
          </w:tr>
          <w:tr w:rsidR="002330F8" w:rsidTr="29DDB628" w14:paraId="0E955E8D" w14:textId="77777777">
            <w:trPr>
              <w:trHeight w:val="225"/>
            </w:trPr>
            <w:tc>
              <w:tcPr>
                <w:tcW w:w="5268" w:type="dxa"/>
                <w:tcBorders>
                  <w:bottom w:val="single" w:color="auto" w:sz="4" w:space="0"/>
                </w:tcBorders>
                <w:vAlign w:val="center"/>
              </w:tcPr>
              <w:p w:rsidR="002330F8" w:rsidRDefault="00033D73" w14:paraId="0E955E89" w14:textId="045F8EAD">
                <w:pPr>
                  <w:pStyle w:val="tabletext0"/>
                  <w:rPr>
                    <w:rFonts w:ascii="Times New Roman" w:hAnsi="Times New Roman" w:cs="Times New Roman"/>
                    <w:lang w:eastAsia="zh-CN"/>
                  </w:rPr>
                </w:pPr>
                <w:r>
                  <w:rPr>
                    <w:rFonts w:hint="eastAsia" w:ascii="Times New Roman" w:hAnsi="Times New Roman" w:cs="Times New Roman"/>
                    <w:lang w:eastAsia="zh-CN"/>
                  </w:rPr>
                  <w:t>试验</w:t>
                </w:r>
                <w:r w:rsidR="00394453">
                  <w:rPr>
                    <w:rFonts w:ascii="Times New Roman" w:hAnsi="Times New Roman" w:cs="Times New Roman"/>
                    <w:lang w:eastAsia="zh-CN"/>
                  </w:rPr>
                  <w:t>组与对照组</w:t>
                </w:r>
                <w:r w:rsidR="00394453">
                  <w:rPr>
                    <w:rFonts w:hint="eastAsia" w:ascii="Times New Roman" w:hAnsi="Times New Roman" w:cs="Times New Roman"/>
                    <w:lang w:eastAsia="zh-CN"/>
                  </w:rPr>
                  <w:t>之间</w:t>
                </w:r>
                <w:r w:rsidR="00394453">
                  <w:rPr>
                    <w:rFonts w:hint="eastAsia" w:ascii="Times New Roman" w:hAnsi="Times New Roman" w:cs="Times New Roman"/>
                    <w:lang w:eastAsia="zh-CN"/>
                  </w:rPr>
                  <w:t>CR</w:t>
                </w:r>
                <w:r w:rsidR="00394453">
                  <w:rPr>
                    <w:rFonts w:ascii="Times New Roman" w:hAnsi="Times New Roman" w:cs="Times New Roman"/>
                    <w:lang w:eastAsia="zh-CN"/>
                  </w:rPr>
                  <w:t>R</w:t>
                </w:r>
                <w:r w:rsidR="00394453">
                  <w:rPr>
                    <w:rFonts w:ascii="Times New Roman" w:hAnsi="Times New Roman" w:cs="Times New Roman"/>
                    <w:lang w:eastAsia="zh-CN"/>
                  </w:rPr>
                  <w:t>比较的</w:t>
                </w:r>
                <w:r w:rsidR="00394453">
                  <w:rPr>
                    <w:rFonts w:ascii="Times New Roman" w:hAnsi="Times New Roman" w:cs="Times New Roman"/>
                    <w:lang w:eastAsia="zh-CN"/>
                  </w:rPr>
                  <w:t>P</w:t>
                </w:r>
                <w:r w:rsidR="00394453">
                  <w:rPr>
                    <w:rFonts w:ascii="Times New Roman" w:hAnsi="Times New Roman" w:cs="Times New Roman"/>
                    <w:lang w:eastAsia="zh-CN"/>
                  </w:rPr>
                  <w:t>值</w:t>
                </w:r>
              </w:p>
            </w:tc>
            <w:tc>
              <w:tcPr>
                <w:tcW w:w="1361" w:type="dxa"/>
                <w:tcBorders>
                  <w:bottom w:val="single" w:color="auto" w:sz="4" w:space="0"/>
                </w:tcBorders>
                <w:vAlign w:val="center"/>
              </w:tcPr>
              <w:p w:rsidR="002330F8" w:rsidRDefault="00394453" w14:paraId="0E955E8A" w14:textId="77777777">
                <w:pPr>
                  <w:jc w:val="center"/>
                  <w:rPr>
                    <w:szCs w:val="24"/>
                  </w:rPr>
                </w:pPr>
                <w:r>
                  <w:rPr>
                    <w:szCs w:val="24"/>
                  </w:rPr>
                  <w:t>Y</w:t>
                </w:r>
              </w:p>
            </w:tc>
            <w:tc>
              <w:tcPr>
                <w:tcW w:w="1363" w:type="dxa"/>
                <w:tcBorders>
                  <w:bottom w:val="single" w:color="auto" w:sz="4" w:space="0"/>
                </w:tcBorders>
                <w:vAlign w:val="center"/>
              </w:tcPr>
              <w:p w:rsidR="002330F8" w:rsidRDefault="002330F8" w14:paraId="0E955E8B" w14:textId="77777777">
                <w:pPr>
                  <w:jc w:val="center"/>
                  <w:rPr>
                    <w:rFonts w:cs="Times New Roman"/>
                    <w:szCs w:val="24"/>
                  </w:rPr>
                </w:pPr>
              </w:p>
            </w:tc>
            <w:tc>
              <w:tcPr>
                <w:tcW w:w="1363" w:type="dxa"/>
                <w:tcBorders>
                  <w:bottom w:val="single" w:color="auto" w:sz="4" w:space="0"/>
                </w:tcBorders>
                <w:vAlign w:val="center"/>
              </w:tcPr>
              <w:p w:rsidR="002330F8" w:rsidRDefault="002330F8" w14:paraId="0E955E8C" w14:textId="77777777">
                <w:pPr>
                  <w:jc w:val="center"/>
                  <w:rPr>
                    <w:rFonts w:eastAsia="MS Mincho" w:cs="Times New Roman"/>
                    <w:szCs w:val="24"/>
                    <w:lang w:val="en-GB" w:eastAsia="ja-JP"/>
                  </w:rPr>
                </w:pPr>
              </w:p>
            </w:tc>
          </w:tr>
          <w:tr w:rsidR="002330F8" w:rsidTr="29DDB628" w14:paraId="0E955E92" w14:textId="77777777">
            <w:trPr>
              <w:trHeight w:val="225"/>
            </w:trPr>
            <w:tc>
              <w:tcPr>
                <w:tcW w:w="5268" w:type="dxa"/>
                <w:vAlign w:val="center"/>
              </w:tcPr>
              <w:p w:rsidR="002330F8" w:rsidRDefault="00033D73" w14:paraId="0E955E8E" w14:textId="60F1441C">
                <w:pPr>
                  <w:pStyle w:val="tabletext0"/>
                  <w:rPr>
                    <w:rFonts w:ascii="Times New Roman" w:hAnsi="Times New Roman" w:cs="Times New Roman"/>
                    <w:lang w:eastAsia="zh-CN"/>
                  </w:rPr>
                </w:pPr>
                <w:r>
                  <w:rPr>
                    <w:rFonts w:hint="eastAsia" w:ascii="Times New Roman" w:hAnsi="Times New Roman" w:cs="Times New Roman"/>
                    <w:lang w:eastAsia="zh-CN"/>
                  </w:rPr>
                  <w:t>试验</w:t>
                </w:r>
                <w:r w:rsidR="00394453">
                  <w:rPr>
                    <w:rFonts w:ascii="Times New Roman" w:hAnsi="Times New Roman" w:cs="Times New Roman"/>
                    <w:lang w:eastAsia="zh-CN"/>
                  </w:rPr>
                  <w:t>组和对照组之间的</w:t>
                </w:r>
                <w:r w:rsidR="00394453">
                  <w:rPr>
                    <w:rFonts w:ascii="Times New Roman" w:hAnsi="Times New Roman" w:cs="Times New Roman"/>
                    <w:lang w:eastAsia="zh-CN"/>
                  </w:rPr>
                  <w:t>ORR</w:t>
                </w:r>
                <w:r w:rsidR="00394453">
                  <w:rPr>
                    <w:rFonts w:ascii="Times New Roman" w:hAnsi="Times New Roman" w:cs="Times New Roman"/>
                    <w:lang w:eastAsia="zh-CN"/>
                  </w:rPr>
                  <w:t>差异和</w:t>
                </w:r>
                <w:r w:rsidR="00394453">
                  <w:rPr>
                    <w:rFonts w:ascii="Times New Roman" w:hAnsi="Times New Roman" w:cs="Times New Roman"/>
                    <w:lang w:eastAsia="zh-CN"/>
                  </w:rPr>
                  <w:t>95%CI</w:t>
                </w:r>
              </w:p>
            </w:tc>
            <w:tc>
              <w:tcPr>
                <w:tcW w:w="1361" w:type="dxa"/>
                <w:vAlign w:val="center"/>
              </w:tcPr>
              <w:p w:rsidR="002330F8" w:rsidRDefault="00394453" w14:paraId="0E955E8F" w14:textId="77777777">
                <w:pPr>
                  <w:jc w:val="center"/>
                  <w:rPr>
                    <w:rFonts w:cs="Times New Roman"/>
                    <w:szCs w:val="24"/>
                  </w:rPr>
                </w:pPr>
                <w:r>
                  <w:rPr>
                    <w:rFonts w:cs="Times New Roman"/>
                    <w:szCs w:val="24"/>
                  </w:rPr>
                  <w:t>Y</w:t>
                </w:r>
              </w:p>
            </w:tc>
            <w:tc>
              <w:tcPr>
                <w:tcW w:w="1363" w:type="dxa"/>
                <w:vAlign w:val="center"/>
              </w:tcPr>
              <w:p w:rsidR="002330F8" w:rsidRDefault="002330F8" w14:paraId="0E955E90" w14:textId="77777777">
                <w:pPr>
                  <w:jc w:val="center"/>
                  <w:rPr>
                    <w:rFonts w:eastAsia="MS Mincho" w:cs="Times New Roman"/>
                    <w:szCs w:val="24"/>
                    <w:lang w:val="en-GB" w:eastAsia="ja-JP"/>
                  </w:rPr>
                </w:pPr>
              </w:p>
            </w:tc>
            <w:tc>
              <w:tcPr>
                <w:tcW w:w="1363" w:type="dxa"/>
                <w:vAlign w:val="center"/>
              </w:tcPr>
              <w:p w:rsidR="002330F8" w:rsidRDefault="002330F8" w14:paraId="0E955E91" w14:textId="77777777">
                <w:pPr>
                  <w:jc w:val="center"/>
                  <w:rPr>
                    <w:rFonts w:eastAsia="MS Mincho" w:cs="Times New Roman"/>
                    <w:szCs w:val="24"/>
                    <w:lang w:val="en-GB" w:eastAsia="ja-JP"/>
                  </w:rPr>
                </w:pPr>
              </w:p>
            </w:tc>
          </w:tr>
          <w:tr w:rsidR="002330F8" w:rsidTr="29DDB628" w14:paraId="0E955E97" w14:textId="77777777">
            <w:trPr>
              <w:trHeight w:val="225"/>
            </w:trPr>
            <w:tc>
              <w:tcPr>
                <w:tcW w:w="5268" w:type="dxa"/>
                <w:vAlign w:val="center"/>
              </w:tcPr>
              <w:p w:rsidR="002330F8" w:rsidRDefault="00033D73" w14:paraId="0E955E93" w14:textId="22CEC808">
                <w:pPr>
                  <w:pStyle w:val="tabletext0"/>
                  <w:rPr>
                    <w:rFonts w:ascii="Times New Roman" w:hAnsi="Times New Roman" w:cs="Times New Roman"/>
                    <w:lang w:eastAsia="zh-CN"/>
                  </w:rPr>
                </w:pPr>
                <w:r>
                  <w:rPr>
                    <w:rFonts w:hint="eastAsia" w:ascii="Times New Roman" w:hAnsi="Times New Roman" w:cs="Times New Roman"/>
                    <w:lang w:eastAsia="zh-CN"/>
                  </w:rPr>
                  <w:t>试验</w:t>
                </w:r>
                <w:r w:rsidR="00394453">
                  <w:rPr>
                    <w:rFonts w:ascii="Times New Roman" w:hAnsi="Times New Roman" w:cs="Times New Roman"/>
                    <w:lang w:eastAsia="zh-CN"/>
                  </w:rPr>
                  <w:t>组与对照组之间的</w:t>
                </w:r>
                <w:r w:rsidR="00394453">
                  <w:rPr>
                    <w:rFonts w:hint="eastAsia" w:ascii="Times New Roman" w:hAnsi="Times New Roman" w:cs="Times New Roman"/>
                    <w:lang w:eastAsia="zh-CN"/>
                  </w:rPr>
                  <w:t>CR</w:t>
                </w:r>
                <w:r w:rsidR="00394453">
                  <w:rPr>
                    <w:rFonts w:ascii="Times New Roman" w:hAnsi="Times New Roman" w:cs="Times New Roman"/>
                    <w:lang w:eastAsia="zh-CN"/>
                  </w:rPr>
                  <w:t>R</w:t>
                </w:r>
                <w:r w:rsidR="00394453">
                  <w:rPr>
                    <w:rFonts w:ascii="Times New Roman" w:hAnsi="Times New Roman" w:cs="Times New Roman"/>
                    <w:lang w:eastAsia="zh-CN"/>
                  </w:rPr>
                  <w:t>差异和</w:t>
                </w:r>
                <w:r w:rsidR="00394453">
                  <w:rPr>
                    <w:rFonts w:ascii="Times New Roman" w:hAnsi="Times New Roman" w:cs="Times New Roman"/>
                    <w:lang w:eastAsia="zh-CN"/>
                  </w:rPr>
                  <w:t>95% CI</w:t>
                </w:r>
              </w:p>
            </w:tc>
            <w:tc>
              <w:tcPr>
                <w:tcW w:w="1361" w:type="dxa"/>
                <w:vAlign w:val="center"/>
              </w:tcPr>
              <w:p w:rsidR="002330F8" w:rsidRDefault="00394453" w14:paraId="0E955E94" w14:textId="77777777">
                <w:pPr>
                  <w:jc w:val="center"/>
                  <w:rPr>
                    <w:rFonts w:cs="Times New Roman"/>
                    <w:szCs w:val="24"/>
                  </w:rPr>
                </w:pPr>
                <w:r>
                  <w:rPr>
                    <w:rFonts w:cs="Times New Roman"/>
                    <w:szCs w:val="24"/>
                  </w:rPr>
                  <w:t>Y</w:t>
                </w:r>
              </w:p>
            </w:tc>
            <w:tc>
              <w:tcPr>
                <w:tcW w:w="1363" w:type="dxa"/>
                <w:vAlign w:val="center"/>
              </w:tcPr>
              <w:p w:rsidR="002330F8" w:rsidRDefault="002330F8" w14:paraId="0E955E95" w14:textId="77777777">
                <w:pPr>
                  <w:jc w:val="center"/>
                  <w:rPr>
                    <w:rFonts w:eastAsia="MS Mincho" w:cs="Times New Roman"/>
                    <w:szCs w:val="24"/>
                    <w:lang w:val="en-GB" w:eastAsia="ja-JP"/>
                  </w:rPr>
                </w:pPr>
              </w:p>
            </w:tc>
            <w:tc>
              <w:tcPr>
                <w:tcW w:w="1363" w:type="dxa"/>
                <w:vAlign w:val="center"/>
              </w:tcPr>
              <w:p w:rsidR="002330F8" w:rsidRDefault="002330F8" w14:paraId="0E955E96" w14:textId="77777777">
                <w:pPr>
                  <w:jc w:val="center"/>
                  <w:rPr>
                    <w:rFonts w:eastAsia="MS Mincho" w:cs="Times New Roman"/>
                    <w:szCs w:val="24"/>
                    <w:lang w:val="en-GB" w:eastAsia="ja-JP"/>
                  </w:rPr>
                </w:pPr>
              </w:p>
            </w:tc>
          </w:tr>
          <w:tr w:rsidR="002330F8" w:rsidTr="29DDB628" w14:paraId="0E955E99" w14:textId="77777777">
            <w:tc>
              <w:tcPr>
                <w:tcW w:w="9355" w:type="dxa"/>
                <w:gridSpan w:val="4"/>
                <w:shd w:val="clear" w:color="auto" w:fill="FFFFCC"/>
                <w:vAlign w:val="center"/>
              </w:tcPr>
              <w:p w:rsidR="002330F8" w:rsidRDefault="00394453" w14:paraId="0E955E98" w14:textId="71DC96EC">
                <w:pPr>
                  <w:rPr>
                    <w:rFonts w:eastAsia="SimSun" w:cs="Times New Roman"/>
                    <w:szCs w:val="24"/>
                    <w:lang w:val="en-GB" w:eastAsia="zh-CN"/>
                  </w:rPr>
                </w:pPr>
                <w:r>
                  <w:rPr>
                    <w:rFonts w:hint="eastAsia" w:eastAsia="SimSun" w:cs="Times New Roman"/>
                    <w:b/>
                    <w:szCs w:val="24"/>
                    <w:lang w:eastAsia="zh-CN"/>
                  </w:rPr>
                  <w:t>IRC</w:t>
                </w:r>
                <w:r>
                  <w:rPr>
                    <w:rFonts w:hint="eastAsia" w:eastAsia="SimSun" w:cs="Times New Roman"/>
                    <w:b/>
                    <w:szCs w:val="24"/>
                    <w:lang w:eastAsia="zh-CN"/>
                  </w:rPr>
                  <w:t>和研究者评估的缓解持续时间</w:t>
                </w:r>
                <w:r>
                  <w:rPr>
                    <w:rFonts w:eastAsia="SimSun" w:cs="Times New Roman"/>
                    <w:b/>
                    <w:szCs w:val="24"/>
                    <w:lang w:eastAsia="zh-CN"/>
                  </w:rPr>
                  <w:t xml:space="preserve"> (</w:t>
                </w:r>
                <w:proofErr w:type="spellStart"/>
                <w:r>
                  <w:rPr>
                    <w:rFonts w:hint="eastAsia" w:eastAsia="SimSun" w:cs="Times New Roman"/>
                    <w:b/>
                    <w:szCs w:val="24"/>
                    <w:lang w:eastAsia="zh-CN"/>
                  </w:rPr>
                  <w:t>DoR</w:t>
                </w:r>
                <w:proofErr w:type="spellEnd"/>
                <w:r>
                  <w:rPr>
                    <w:rFonts w:eastAsia="SimSun" w:cs="Times New Roman"/>
                    <w:b/>
                    <w:szCs w:val="24"/>
                    <w:lang w:eastAsia="zh-CN"/>
                  </w:rPr>
                  <w:t>)</w:t>
                </w:r>
              </w:p>
            </w:tc>
          </w:tr>
          <w:tr w:rsidR="002330F8" w:rsidTr="29DDB628" w14:paraId="0E955EA1" w14:textId="77777777">
            <w:trPr>
              <w:trHeight w:val="225"/>
            </w:trPr>
            <w:tc>
              <w:tcPr>
                <w:tcW w:w="5268" w:type="dxa"/>
                <w:vAlign w:val="center"/>
              </w:tcPr>
              <w:p w:rsidR="002330F8" w:rsidP="007A472F" w:rsidRDefault="00394453" w14:paraId="0E955E9D" w14:textId="64ABE5C8">
                <w:pPr>
                  <w:pStyle w:val="tabletext0"/>
                  <w:rPr>
                    <w:rFonts w:ascii="Times New Roman" w:hAnsi="Times New Roman" w:cs="Times New Roman"/>
                    <w:lang w:eastAsia="ja-JP"/>
                  </w:rPr>
                </w:pPr>
                <w:r>
                  <w:rPr>
                    <w:rFonts w:ascii="Times New Roman" w:hAnsi="Times New Roman" w:cs="Times New Roman"/>
                    <w:lang w:eastAsia="zh-CN"/>
                  </w:rPr>
                  <w:t>事件</w:t>
                </w:r>
                <w:r w:rsidR="00246209">
                  <w:rPr>
                    <w:rFonts w:hint="eastAsia" w:ascii="Times New Roman" w:hAnsi="Times New Roman" w:cs="Times New Roman"/>
                    <w:lang w:eastAsia="zh-CN"/>
                  </w:rPr>
                  <w:t>及</w:t>
                </w:r>
                <w:proofErr w:type="gramStart"/>
                <w:r w:rsidR="00246209">
                  <w:rPr>
                    <w:rFonts w:ascii="Times New Roman" w:hAnsi="Times New Roman" w:cs="Times New Roman"/>
                    <w:lang w:eastAsia="zh-CN"/>
                  </w:rPr>
                  <w:t>删失观察</w:t>
                </w:r>
                <w:proofErr w:type="gramEnd"/>
                <w:r w:rsidR="00246209">
                  <w:rPr>
                    <w:rFonts w:ascii="Times New Roman" w:hAnsi="Times New Roman" w:cs="Times New Roman"/>
                    <w:lang w:eastAsia="zh-CN"/>
                  </w:rPr>
                  <w:t>结果</w:t>
                </w:r>
                <w:r>
                  <w:rPr>
                    <w:rFonts w:ascii="Times New Roman" w:hAnsi="Times New Roman" w:cs="Times New Roman"/>
                    <w:lang w:eastAsia="zh-CN"/>
                  </w:rPr>
                  <w:t>数量</w:t>
                </w:r>
              </w:p>
            </w:tc>
            <w:tc>
              <w:tcPr>
                <w:tcW w:w="1361" w:type="dxa"/>
                <w:vAlign w:val="center"/>
              </w:tcPr>
              <w:p w:rsidR="002330F8" w:rsidRDefault="00394453" w14:paraId="0E955E9E" w14:textId="77777777">
                <w:pPr>
                  <w:jc w:val="center"/>
                  <w:rPr>
                    <w:rFonts w:eastAsia="MS Mincho" w:cs="Times New Roman"/>
                    <w:szCs w:val="24"/>
                    <w:lang w:val="en-GB" w:eastAsia="ja-JP"/>
                  </w:rPr>
                </w:pPr>
                <w:r>
                  <w:rPr>
                    <w:rFonts w:cs="Times New Roman"/>
                    <w:szCs w:val="24"/>
                  </w:rPr>
                  <w:t>Y</w:t>
                </w:r>
              </w:p>
            </w:tc>
            <w:tc>
              <w:tcPr>
                <w:tcW w:w="1363" w:type="dxa"/>
                <w:vAlign w:val="center"/>
              </w:tcPr>
              <w:p w:rsidR="002330F8" w:rsidRDefault="002330F8" w14:paraId="0E955E9F" w14:textId="77777777">
                <w:pPr>
                  <w:jc w:val="center"/>
                  <w:rPr>
                    <w:rFonts w:eastAsia="MS Mincho" w:cs="Times New Roman"/>
                    <w:szCs w:val="24"/>
                    <w:lang w:val="en-GB" w:eastAsia="ja-JP"/>
                  </w:rPr>
                </w:pPr>
              </w:p>
            </w:tc>
            <w:tc>
              <w:tcPr>
                <w:tcW w:w="1363" w:type="dxa"/>
                <w:vAlign w:val="center"/>
              </w:tcPr>
              <w:p w:rsidR="002330F8" w:rsidRDefault="00394453" w14:paraId="0E955EA0" w14:textId="77777777">
                <w:pPr>
                  <w:jc w:val="center"/>
                  <w:rPr>
                    <w:rFonts w:eastAsia="MS Mincho" w:cs="Times New Roman"/>
                    <w:szCs w:val="24"/>
                    <w:lang w:val="en-GB" w:eastAsia="ja-JP"/>
                  </w:rPr>
                </w:pPr>
                <w:r>
                  <w:rPr>
                    <w:rFonts w:cs="Times New Roman"/>
                    <w:szCs w:val="24"/>
                  </w:rPr>
                  <w:t>Y</w:t>
                </w:r>
              </w:p>
            </w:tc>
          </w:tr>
          <w:tr w:rsidR="002330F8" w:rsidTr="29DDB628" w14:paraId="0E955EA9" w14:textId="77777777">
            <w:trPr>
              <w:trHeight w:val="225"/>
            </w:trPr>
            <w:tc>
              <w:tcPr>
                <w:tcW w:w="5268" w:type="dxa"/>
                <w:vAlign w:val="center"/>
              </w:tcPr>
              <w:p w:rsidR="002330F8" w:rsidP="007A472F" w:rsidRDefault="00394453" w14:paraId="0E955EA4" w14:textId="3F7E1DA4">
                <w:pPr>
                  <w:pStyle w:val="tabletext0"/>
                  <w:rPr>
                    <w:rFonts w:ascii="Times New Roman" w:hAnsi="Times New Roman" w:cs="Times New Roman"/>
                    <w:lang w:eastAsia="zh-CN"/>
                  </w:rPr>
                </w:pPr>
                <w:r>
                  <w:rPr>
                    <w:rFonts w:ascii="Times New Roman" w:hAnsi="Times New Roman" w:cs="Times New Roman"/>
                    <w:lang w:eastAsia="zh-CN"/>
                  </w:rPr>
                  <w:t xml:space="preserve">Kaplan-Meier </w:t>
                </w:r>
                <w:r>
                  <w:rPr>
                    <w:rFonts w:ascii="Times New Roman" w:hAnsi="Times New Roman" w:cs="Times New Roman"/>
                    <w:lang w:eastAsia="zh-CN"/>
                  </w:rPr>
                  <w:t>曲线和汇总统计量</w:t>
                </w:r>
              </w:p>
            </w:tc>
            <w:tc>
              <w:tcPr>
                <w:tcW w:w="1361" w:type="dxa"/>
                <w:vAlign w:val="center"/>
              </w:tcPr>
              <w:p w:rsidR="002330F8" w:rsidP="00FA4D34" w:rsidRDefault="00394453" w14:paraId="0E955EA6" w14:textId="71F27A42">
                <w:pPr>
                  <w:jc w:val="center"/>
                  <w:rPr>
                    <w:rFonts w:cs="Times New Roman"/>
                  </w:rPr>
                </w:pPr>
                <w:r>
                  <w:rPr>
                    <w:rFonts w:cs="Times New Roman"/>
                  </w:rPr>
                  <w:t>Y</w:t>
                </w:r>
              </w:p>
            </w:tc>
            <w:tc>
              <w:tcPr>
                <w:tcW w:w="1363" w:type="dxa"/>
                <w:vAlign w:val="center"/>
              </w:tcPr>
              <w:p w:rsidR="002330F8" w:rsidP="39A850EA" w:rsidRDefault="00C33757" w14:paraId="0E955EA7" w14:textId="55B3E24B">
                <w:pPr>
                  <w:jc w:val="center"/>
                  <w:rPr>
                    <w:rFonts w:eastAsia="MS Mincho" w:cs="Times New Roman"/>
                    <w:lang w:val="en-GB" w:eastAsia="zh-CN"/>
                  </w:rPr>
                </w:pPr>
                <w:r w:rsidRPr="39A850EA">
                  <w:rPr>
                    <w:rFonts w:cs="Times New Roman"/>
                  </w:rPr>
                  <w:t>Y</w:t>
                </w:r>
                <w:r>
                  <w:rPr>
                    <w:rFonts w:hint="eastAsia" w:cs="Times New Roman"/>
                    <w:vertAlign w:val="superscript"/>
                    <w:lang w:eastAsia="zh-CN"/>
                  </w:rPr>
                  <w:t>2</w:t>
                </w:r>
              </w:p>
            </w:tc>
            <w:tc>
              <w:tcPr>
                <w:tcW w:w="1363" w:type="dxa"/>
                <w:vAlign w:val="center"/>
              </w:tcPr>
              <w:p w:rsidR="002330F8" w:rsidRDefault="002330F8" w14:paraId="0E955EA8" w14:textId="77777777">
                <w:pPr>
                  <w:jc w:val="center"/>
                  <w:rPr>
                    <w:rFonts w:cs="Times New Roman"/>
                    <w:szCs w:val="24"/>
                  </w:rPr>
                </w:pPr>
              </w:p>
            </w:tc>
          </w:tr>
          <w:tr w:rsidR="002330F8" w:rsidTr="29DDB628" w14:paraId="0E955EAE" w14:textId="77777777">
            <w:trPr>
              <w:trHeight w:val="225"/>
              <w:del w:author="王 桢" w:date="2025-08-11T15:26:00Z" w16du:dateUtc="2025-08-11T07:26:00Z" w:id="467"/>
            </w:trPr>
            <w:tc>
              <w:tcPr>
                <w:tcW w:w="5268" w:type="dxa"/>
                <w:vAlign w:val="center"/>
              </w:tcPr>
              <w:p w:rsidR="002330F8" w:rsidRDefault="00394453" w14:paraId="0E955EAA" w14:textId="77777777">
                <w:pPr>
                  <w:pStyle w:val="tabletext0"/>
                  <w:rPr>
                    <w:del w:author="王 桢" w:date="2025-08-11T15:26:00Z" w16du:dateUtc="2025-08-11T07:26:00Z" w:id="468"/>
                    <w:rFonts w:ascii="Times New Roman" w:hAnsi="Times New Roman" w:cs="Times New Roman"/>
                    <w:lang w:eastAsia="zh-CN"/>
                  </w:rPr>
                </w:pPr>
                <w:del w:author="王 桢" w:date="2025-08-11T15:26:00Z" w16du:dateUtc="2025-08-11T07:26:00Z" w:id="469">
                  <w:r>
                    <w:rPr>
                      <w:rFonts w:hint="eastAsia" w:ascii="Times New Roman" w:hAnsi="Times New Roman" w:cs="Times New Roman"/>
                      <w:lang w:eastAsia="zh-CN"/>
                    </w:rPr>
                    <w:delText>组间差异检验：分层的对数秩检验（</w:delText>
                  </w:r>
                  <w:r>
                    <w:rPr>
                      <w:rFonts w:hint="eastAsia" w:ascii="Times New Roman" w:hAnsi="Times New Roman" w:cs="Times New Roman"/>
                      <w:lang w:eastAsia="zh-CN"/>
                    </w:rPr>
                    <w:delText>log-rank test</w:delText>
                  </w:r>
                  <w:r>
                    <w:rPr>
                      <w:rFonts w:hint="eastAsia" w:ascii="Times New Roman" w:hAnsi="Times New Roman" w:cs="Times New Roman"/>
                      <w:lang w:eastAsia="zh-CN"/>
                    </w:rPr>
                    <w:delText>）</w:delText>
                  </w:r>
                </w:del>
              </w:p>
            </w:tc>
            <w:tc>
              <w:tcPr>
                <w:tcW w:w="1361" w:type="dxa"/>
                <w:vAlign w:val="center"/>
              </w:tcPr>
              <w:p w:rsidR="002330F8" w:rsidRDefault="00394453" w14:paraId="0E955EAB" w14:textId="77777777">
                <w:pPr>
                  <w:jc w:val="center"/>
                  <w:rPr>
                    <w:del w:author="王 桢" w:date="2025-08-11T15:26:00Z" w16du:dateUtc="2025-08-11T07:26:00Z" w:id="470"/>
                    <w:rFonts w:cs="Times New Roman"/>
                    <w:szCs w:val="24"/>
                  </w:rPr>
                </w:pPr>
                <w:del w:author="王 桢" w:date="2025-08-11T15:26:00Z" w16du:dateUtc="2025-08-11T07:26:00Z" w:id="471">
                  <w:r>
                    <w:rPr>
                      <w:rFonts w:cs="Times New Roman"/>
                      <w:szCs w:val="24"/>
                    </w:rPr>
                    <w:delText>Y</w:delText>
                  </w:r>
                </w:del>
              </w:p>
            </w:tc>
            <w:tc>
              <w:tcPr>
                <w:tcW w:w="1363" w:type="dxa"/>
                <w:vAlign w:val="center"/>
              </w:tcPr>
              <w:p w:rsidR="002330F8" w:rsidRDefault="002330F8" w14:paraId="0E955EAC" w14:textId="77777777">
                <w:pPr>
                  <w:jc w:val="center"/>
                  <w:rPr>
                    <w:del w:author="王 桢" w:date="2025-08-11T15:26:00Z" w16du:dateUtc="2025-08-11T07:26:00Z" w:id="472"/>
                    <w:rFonts w:cs="Times New Roman"/>
                    <w:szCs w:val="24"/>
                  </w:rPr>
                </w:pPr>
              </w:p>
            </w:tc>
            <w:tc>
              <w:tcPr>
                <w:tcW w:w="1363" w:type="dxa"/>
                <w:vAlign w:val="center"/>
              </w:tcPr>
              <w:p w:rsidR="002330F8" w:rsidRDefault="002330F8" w14:paraId="0E955EAD" w14:textId="77777777">
                <w:pPr>
                  <w:jc w:val="center"/>
                  <w:rPr>
                    <w:del w:author="王 桢" w:date="2025-08-11T15:26:00Z" w16du:dateUtc="2025-08-11T07:26:00Z" w:id="473"/>
                    <w:rFonts w:cs="Times New Roman"/>
                    <w:szCs w:val="24"/>
                  </w:rPr>
                </w:pPr>
              </w:p>
            </w:tc>
          </w:tr>
          <w:tr w:rsidR="002330F8" w:rsidTr="29DDB628" w14:paraId="0E955EB3" w14:textId="77777777">
            <w:trPr>
              <w:trHeight w:val="225"/>
              <w:del w:author="王 桢" w:date="2025-08-11T15:26:00Z" w16du:dateUtc="2025-08-11T07:26:00Z" w:id="474"/>
            </w:trPr>
            <w:tc>
              <w:tcPr>
                <w:tcW w:w="5268" w:type="dxa"/>
                <w:vAlign w:val="center"/>
              </w:tcPr>
              <w:p w:rsidR="002330F8" w:rsidRDefault="00394453" w14:paraId="0E955EAF" w14:textId="77777777">
                <w:pPr>
                  <w:pStyle w:val="tabletext0"/>
                  <w:rPr>
                    <w:del w:author="王 桢" w:date="2025-08-11T15:26:00Z" w16du:dateUtc="2025-08-11T07:26:00Z" w:id="475"/>
                    <w:rFonts w:ascii="Times New Roman" w:hAnsi="Times New Roman" w:cs="Times New Roman"/>
                    <w:bCs/>
                    <w:i/>
                    <w:iCs/>
                    <w:color w:val="0000FF"/>
                    <w:lang w:val="en-US" w:eastAsia="zh-CN"/>
                  </w:rPr>
                </w:pPr>
                <w:del w:author="王 桢" w:date="2025-08-11T15:26:00Z" w16du:dateUtc="2025-08-11T07:26:00Z" w:id="476">
                  <w:r>
                    <w:rPr>
                      <w:rFonts w:ascii="Times New Roman" w:hAnsi="Times New Roman" w:cs="Times New Roman"/>
                      <w:lang w:eastAsia="zh-CN"/>
                    </w:rPr>
                    <w:delText>HR</w:delText>
                  </w:r>
                  <w:r>
                    <w:rPr>
                      <w:rFonts w:ascii="Times New Roman" w:hAnsi="Times New Roman" w:cs="Times New Roman"/>
                      <w:lang w:eastAsia="zh-CN"/>
                    </w:rPr>
                    <w:delText>估计值和</w:delText>
                  </w:r>
                  <w:r>
                    <w:rPr>
                      <w:rFonts w:ascii="Times New Roman" w:hAnsi="Times New Roman" w:cs="Times New Roman"/>
                      <w:lang w:eastAsia="zh-CN"/>
                    </w:rPr>
                    <w:delText>95% CI</w:delText>
                  </w:r>
                  <w:r>
                    <w:rPr>
                      <w:rFonts w:hint="eastAsia" w:ascii="Times New Roman" w:hAnsi="Times New Roman" w:cs="Times New Roman"/>
                      <w:lang w:eastAsia="zh-CN"/>
                    </w:rPr>
                    <w:delText>：分层的</w:delText>
                  </w:r>
                  <w:r>
                    <w:rPr>
                      <w:rFonts w:hint="eastAsia" w:ascii="Times New Roman" w:hAnsi="Times New Roman" w:cs="Times New Roman"/>
                      <w:lang w:eastAsia="zh-CN"/>
                    </w:rPr>
                    <w:delText>Cox</w:delText>
                  </w:r>
                  <w:r>
                    <w:rPr>
                      <w:rFonts w:hint="eastAsia" w:ascii="Times New Roman" w:hAnsi="Times New Roman" w:cs="Times New Roman"/>
                      <w:lang w:eastAsia="zh-CN"/>
                    </w:rPr>
                    <w:delText>比例风险模型</w:delText>
                  </w:r>
                </w:del>
              </w:p>
            </w:tc>
            <w:tc>
              <w:tcPr>
                <w:tcW w:w="1361" w:type="dxa"/>
                <w:vAlign w:val="center"/>
              </w:tcPr>
              <w:p w:rsidR="002330F8" w:rsidRDefault="00394453" w14:paraId="0E955EB0" w14:textId="77777777">
                <w:pPr>
                  <w:jc w:val="center"/>
                  <w:rPr>
                    <w:del w:author="王 桢" w:date="2025-08-11T15:26:00Z" w16du:dateUtc="2025-08-11T07:26:00Z" w:id="477"/>
                    <w:rFonts w:cs="Times New Roman"/>
                    <w:szCs w:val="24"/>
                  </w:rPr>
                </w:pPr>
                <w:del w:author="王 桢" w:date="2025-08-11T15:26:00Z" w16du:dateUtc="2025-08-11T07:26:00Z" w:id="478">
                  <w:r>
                    <w:rPr>
                      <w:rFonts w:cs="Times New Roman"/>
                      <w:szCs w:val="24"/>
                    </w:rPr>
                    <w:delText>Y</w:delText>
                  </w:r>
                </w:del>
              </w:p>
            </w:tc>
            <w:tc>
              <w:tcPr>
                <w:tcW w:w="1363" w:type="dxa"/>
                <w:vAlign w:val="center"/>
              </w:tcPr>
              <w:p w:rsidR="002330F8" w:rsidRDefault="002330F8" w14:paraId="0E955EB1" w14:textId="77777777">
                <w:pPr>
                  <w:jc w:val="center"/>
                  <w:rPr>
                    <w:del w:author="王 桢" w:date="2025-08-11T15:26:00Z" w16du:dateUtc="2025-08-11T07:26:00Z" w:id="479"/>
                    <w:rFonts w:cs="Times New Roman"/>
                    <w:szCs w:val="24"/>
                  </w:rPr>
                </w:pPr>
              </w:p>
            </w:tc>
            <w:tc>
              <w:tcPr>
                <w:tcW w:w="1363" w:type="dxa"/>
                <w:vAlign w:val="center"/>
              </w:tcPr>
              <w:p w:rsidR="002330F8" w:rsidRDefault="002330F8" w14:paraId="0E955EB2" w14:textId="77777777">
                <w:pPr>
                  <w:jc w:val="center"/>
                  <w:rPr>
                    <w:del w:author="王 桢" w:date="2025-08-11T15:26:00Z" w16du:dateUtc="2025-08-11T07:26:00Z" w:id="480"/>
                    <w:rFonts w:cs="Times New Roman"/>
                    <w:szCs w:val="24"/>
                  </w:rPr>
                </w:pPr>
              </w:p>
            </w:tc>
          </w:tr>
        </w:tbl>
        <w:p w:rsidR="002330F8" w:rsidRDefault="00394453" w14:paraId="0E955EB9" w14:textId="77777777">
          <w:pPr>
            <w:rPr>
              <w:rFonts w:eastAsia="SimSun" w:cs="Times New Roman"/>
              <w:szCs w:val="21"/>
            </w:rPr>
          </w:pPr>
          <w:r>
            <w:rPr>
              <w:rFonts w:hint="eastAsia" w:eastAsia="SimSun" w:cs="Times New Roman"/>
              <w:szCs w:val="21"/>
            </w:rPr>
            <w:t>注</w:t>
          </w:r>
          <w:r>
            <w:rPr>
              <w:rFonts w:eastAsia="SimSun" w:cs="Times New Roman"/>
              <w:szCs w:val="21"/>
            </w:rPr>
            <w:t>:</w:t>
          </w:r>
        </w:p>
        <w:p w:rsidR="00C33757" w:rsidP="00C33757" w:rsidRDefault="00C33757" w14:paraId="65D49DF5" w14:textId="77777777">
          <w:pPr>
            <w:pStyle w:val="ListParagraph"/>
            <w:widowControl w:val="0"/>
            <w:numPr>
              <w:ilvl w:val="0"/>
              <w:numId w:val="73"/>
            </w:numPr>
            <w:spacing w:before="0" w:after="0" w:line="240" w:lineRule="auto"/>
            <w:contextualSpacing w:val="0"/>
            <w:jc w:val="both"/>
            <w:rPr>
              <w:rFonts w:hint="eastAsia" w:ascii="SimSun" w:hAnsi="SimSun" w:eastAsia="SimSun"/>
              <w:bCs/>
              <w:iCs/>
              <w:szCs w:val="21"/>
              <w:lang w:eastAsia="zh-CN"/>
            </w:rPr>
          </w:pPr>
          <w:r>
            <w:rPr>
              <w:rFonts w:ascii="SimSun" w:hAnsi="SimSun" w:eastAsia="SimSun"/>
              <w:szCs w:val="21"/>
              <w:lang w:eastAsia="zh-CN"/>
            </w:rPr>
            <w:t>将</w:t>
          </w:r>
          <w:r>
            <w:rPr>
              <w:rFonts w:hint="eastAsia" w:ascii="SimSun" w:hAnsi="SimSun" w:eastAsia="SimSun"/>
              <w:szCs w:val="21"/>
              <w:lang w:eastAsia="zh-CN"/>
            </w:rPr>
            <w:t>生成</w:t>
          </w:r>
          <w:r>
            <w:rPr>
              <w:rFonts w:ascii="SimSun" w:hAnsi="SimSun" w:eastAsia="SimSun"/>
              <w:szCs w:val="21"/>
              <w:lang w:eastAsia="zh-CN"/>
            </w:rPr>
            <w:t>一份列出</w:t>
          </w:r>
          <w:r>
            <w:rPr>
              <w:rFonts w:hint="eastAsia" w:ascii="SimSun" w:hAnsi="SimSun" w:eastAsia="SimSun"/>
              <w:szCs w:val="21"/>
              <w:lang w:eastAsia="zh-CN"/>
            </w:rPr>
            <w:t>研究者评估的</w:t>
          </w:r>
          <w:r>
            <w:rPr>
              <w:rFonts w:ascii="SimSun" w:hAnsi="SimSun" w:eastAsia="SimSun"/>
              <w:szCs w:val="21"/>
              <w:lang w:eastAsia="zh-CN"/>
            </w:rPr>
            <w:t>PFS时间相关信息的列表</w:t>
          </w:r>
          <w:r>
            <w:rPr>
              <w:rFonts w:hint="eastAsia" w:eastAsia="SimSun"/>
              <w:bCs/>
              <w:iCs/>
              <w:szCs w:val="21"/>
              <w:lang w:eastAsia="zh-CN"/>
            </w:rPr>
            <w:t>。</w:t>
          </w:r>
        </w:p>
        <w:p w:rsidR="002330F8" w:rsidRDefault="00394453" w14:paraId="0E955EBA" w14:textId="77777777">
          <w:pPr>
            <w:pStyle w:val="ListParagraph"/>
            <w:widowControl w:val="0"/>
            <w:numPr>
              <w:ilvl w:val="0"/>
              <w:numId w:val="73"/>
            </w:numPr>
            <w:spacing w:before="0" w:after="0" w:line="240" w:lineRule="auto"/>
            <w:contextualSpacing w:val="0"/>
            <w:jc w:val="both"/>
            <w:rPr>
              <w:rFonts w:hint="eastAsia" w:ascii="SimSun" w:hAnsi="SimSun" w:eastAsia="SimSun"/>
              <w:szCs w:val="21"/>
            </w:rPr>
          </w:pPr>
          <w:proofErr w:type="spellStart"/>
          <w:r>
            <w:rPr>
              <w:rFonts w:ascii="SimSun" w:hAnsi="SimSun" w:eastAsia="SimSun"/>
              <w:szCs w:val="21"/>
            </w:rPr>
            <w:t>将生成各治疗组的Kaplan-Meier生存曲线</w:t>
          </w:r>
          <w:proofErr w:type="spellEnd"/>
          <w:r>
            <w:rPr>
              <w:rFonts w:ascii="SimSun" w:hAnsi="SimSun" w:eastAsia="SimSun"/>
              <w:szCs w:val="21"/>
            </w:rPr>
            <w:t>。</w:t>
          </w:r>
        </w:p>
        <w:p w:rsidR="002330F8" w:rsidRDefault="00394453" w14:paraId="0E955EBE" w14:textId="23405C09">
          <w:pPr>
            <w:pStyle w:val="ListParagraph"/>
            <w:widowControl w:val="0"/>
            <w:numPr>
              <w:ilvl w:val="0"/>
              <w:numId w:val="73"/>
            </w:numPr>
            <w:spacing w:before="0" w:after="0" w:line="240" w:lineRule="auto"/>
            <w:jc w:val="both"/>
            <w:rPr>
              <w:rFonts w:eastAsia="SimSun"/>
              <w:lang w:eastAsia="zh-CN"/>
            </w:rPr>
          </w:pPr>
          <w:r w:rsidRPr="696A9F77">
            <w:rPr>
              <w:rFonts w:eastAsia="SimSun"/>
              <w:lang w:eastAsia="zh-CN"/>
            </w:rPr>
            <w:t>将生成所有靶病灶直径乘积合计</w:t>
          </w:r>
          <w:commentRangeStart w:id="481"/>
          <w:commentRangeStart w:id="482"/>
          <w:r w:rsidRPr="696A9F77">
            <w:rPr>
              <w:rFonts w:eastAsia="SimSun"/>
              <w:lang w:eastAsia="zh-CN"/>
            </w:rPr>
            <w:t>（</w:t>
          </w:r>
          <w:r w:rsidRPr="696A9F77">
            <w:rPr>
              <w:rFonts w:eastAsia="SimSun"/>
              <w:lang w:eastAsia="zh-CN"/>
            </w:rPr>
            <w:t>SPD</w:t>
          </w:r>
          <w:r w:rsidRPr="696A9F77">
            <w:rPr>
              <w:rFonts w:eastAsia="SimSun"/>
              <w:lang w:eastAsia="zh-CN"/>
            </w:rPr>
            <w:t>）</w:t>
          </w:r>
          <w:r>
            <w:rPr>
              <w:rFonts w:eastAsia="SimSun"/>
              <w:lang w:eastAsia="zh-CN"/>
            </w:rPr>
            <w:t>较基线最佳变化</w:t>
          </w:r>
          <w:r w:rsidRPr="696A9F77" w:rsidR="134855C5">
            <w:rPr>
              <w:rFonts w:eastAsia="SimSun"/>
              <w:lang w:eastAsia="zh-CN"/>
            </w:rPr>
            <w:t>率</w:t>
          </w:r>
          <w:commentRangeEnd w:id="481"/>
          <w:r>
            <w:rPr>
              <w:rStyle w:val="CommentReference"/>
            </w:rPr>
            <w:commentReference w:id="481"/>
          </w:r>
          <w:commentRangeEnd w:id="482"/>
          <w:r>
            <w:rPr>
              <w:rStyle w:val="CommentReference"/>
              <w:rFonts w:eastAsiaTheme="minorEastAsia"/>
            </w:rPr>
            <w:commentReference w:id="482"/>
          </w:r>
          <w:r>
            <w:rPr>
              <w:rFonts w:eastAsia="SimSun"/>
              <w:lang w:eastAsia="zh-CN"/>
            </w:rPr>
            <w:t>的瀑布图</w:t>
          </w:r>
          <w:r w:rsidRPr="696A9F77">
            <w:rPr>
              <w:rFonts w:eastAsia="SimSun"/>
              <w:lang w:eastAsia="zh-CN"/>
            </w:rPr>
            <w:t>。</w:t>
          </w:r>
        </w:p>
        <w:p w:rsidR="5246245E" w:rsidP="696A9F77" w:rsidRDefault="5246245E" w14:paraId="4F0E5288" w14:textId="6F14FABB">
          <w:pPr>
            <w:pStyle w:val="ListParagraph"/>
            <w:widowControl w:val="0"/>
            <w:numPr>
              <w:ilvl w:val="0"/>
              <w:numId w:val="73"/>
            </w:numPr>
            <w:spacing w:before="0" w:after="0" w:line="240" w:lineRule="auto"/>
            <w:jc w:val="both"/>
            <w:rPr>
              <w:rFonts w:eastAsia="SimSun"/>
              <w:lang w:eastAsia="zh-CN"/>
            </w:rPr>
          </w:pPr>
          <w:commentRangeStart w:id="483"/>
          <w:commentRangeStart w:id="484"/>
          <w:r w:rsidRPr="696A9F77">
            <w:rPr>
              <w:rFonts w:eastAsia="SimSun"/>
              <w:lang w:eastAsia="zh-CN"/>
            </w:rPr>
            <w:t>将生成</w:t>
          </w:r>
          <w:r w:rsidRPr="696A9F77" w:rsidR="565960E0">
            <w:rPr>
              <w:rFonts w:eastAsia="SimSun"/>
              <w:lang w:eastAsia="zh-CN"/>
            </w:rPr>
            <w:t>所有</w:t>
          </w:r>
          <w:r w:rsidRPr="696A9F77">
            <w:rPr>
              <w:rFonts w:eastAsia="SimSun"/>
              <w:lang w:eastAsia="zh-CN"/>
            </w:rPr>
            <w:t>靶病灶</w:t>
          </w:r>
          <w:r w:rsidRPr="696A9F77" w:rsidR="75A8F3D2">
            <w:rPr>
              <w:rFonts w:eastAsia="SimSun"/>
              <w:lang w:eastAsia="zh-CN"/>
            </w:rPr>
            <w:t>直径乘积合计（</w:t>
          </w:r>
          <w:r w:rsidRPr="696A9F77" w:rsidR="75A8F3D2">
            <w:rPr>
              <w:rFonts w:eastAsia="SimSun"/>
              <w:lang w:eastAsia="zh-CN"/>
            </w:rPr>
            <w:t>SPD</w:t>
          </w:r>
          <w:r w:rsidRPr="696A9F77" w:rsidR="75A8F3D2">
            <w:rPr>
              <w:rFonts w:eastAsia="SimSun"/>
              <w:lang w:eastAsia="zh-CN"/>
            </w:rPr>
            <w:t>）</w:t>
          </w:r>
          <w:r w:rsidRPr="696A9F77">
            <w:rPr>
              <w:rFonts w:eastAsia="SimSun"/>
              <w:lang w:eastAsia="zh-CN"/>
            </w:rPr>
            <w:t>较基线变化率的蜘蛛图。</w:t>
          </w:r>
          <w:commentRangeEnd w:id="483"/>
          <w:r>
            <w:rPr>
              <w:rStyle w:val="CommentReference"/>
            </w:rPr>
            <w:commentReference w:id="483"/>
          </w:r>
          <w:commentRangeEnd w:id="484"/>
          <w:r w:rsidR="002B4043">
            <w:rPr>
              <w:rStyle w:val="CommentReference"/>
              <w:rFonts w:cs="Cordia New" w:eastAsiaTheme="minorEastAsia"/>
            </w:rPr>
            <w:commentReference w:id="484"/>
          </w:r>
        </w:p>
        <w:p w:rsidR="306839EB" w:rsidP="306839EB" w:rsidRDefault="00394453" w14:paraId="1085CA2F" w14:textId="3818789E">
          <w:pPr>
            <w:pStyle w:val="ListParagraph"/>
            <w:widowControl w:val="0"/>
            <w:numPr>
              <w:ilvl w:val="0"/>
              <w:numId w:val="73"/>
            </w:numPr>
            <w:spacing w:before="0" w:after="0" w:line="240" w:lineRule="auto"/>
            <w:jc w:val="both"/>
            <w:rPr>
              <w:rFonts w:eastAsia="SimSun"/>
              <w:lang w:eastAsia="zh-CN"/>
            </w:rPr>
          </w:pPr>
          <w:r w:rsidRPr="696A9F77">
            <w:rPr>
              <w:rFonts w:eastAsia="SimSun"/>
              <w:lang w:eastAsia="zh-CN"/>
            </w:rPr>
            <w:t>将生成个体肿瘤缓解的</w:t>
          </w:r>
          <w:r>
            <w:rPr>
              <w:rFonts w:eastAsia="SimSun"/>
              <w:lang w:eastAsia="zh-CN"/>
            </w:rPr>
            <w:t>泳道图</w:t>
          </w:r>
          <w:r w:rsidRPr="696A9F77">
            <w:rPr>
              <w:rFonts w:eastAsia="SimSun"/>
              <w:lang w:eastAsia="zh-CN"/>
            </w:rPr>
            <w:t>。</w:t>
          </w:r>
        </w:p>
        <w:p w:rsidR="002330F8" w:rsidRDefault="00394453" w14:paraId="0E955EC0" w14:textId="77777777">
          <w:pPr>
            <w:pStyle w:val="ListParagraph"/>
            <w:widowControl w:val="0"/>
            <w:numPr>
              <w:ilvl w:val="0"/>
              <w:numId w:val="73"/>
            </w:numPr>
            <w:spacing w:before="0" w:after="0" w:line="240" w:lineRule="auto"/>
            <w:contextualSpacing w:val="0"/>
            <w:jc w:val="both"/>
            <w:rPr>
              <w:rFonts w:eastAsia="SimSun"/>
              <w:szCs w:val="21"/>
              <w:lang w:eastAsia="zh-CN"/>
            </w:rPr>
          </w:pPr>
          <w:r>
            <w:rPr>
              <w:rFonts w:eastAsia="SimSun"/>
              <w:szCs w:val="21"/>
              <w:lang w:eastAsia="zh-CN"/>
            </w:rPr>
            <w:t>将列出靶病灶、</w:t>
          </w:r>
          <w:proofErr w:type="gramStart"/>
          <w:r>
            <w:rPr>
              <w:rFonts w:eastAsia="SimSun"/>
              <w:szCs w:val="21"/>
              <w:lang w:eastAsia="zh-CN"/>
            </w:rPr>
            <w:t>非靶病灶</w:t>
          </w:r>
          <w:proofErr w:type="gramEnd"/>
          <w:r>
            <w:rPr>
              <w:rFonts w:eastAsia="SimSun"/>
              <w:szCs w:val="21"/>
              <w:lang w:eastAsia="zh-CN"/>
            </w:rPr>
            <w:t>、新病灶、脾脏评估、</w:t>
          </w:r>
          <w:r>
            <w:rPr>
              <w:rFonts w:eastAsia="SimSun"/>
              <w:szCs w:val="21"/>
              <w:lang w:eastAsia="zh-CN"/>
            </w:rPr>
            <w:t>PET/CT</w:t>
          </w:r>
          <w:r>
            <w:rPr>
              <w:rFonts w:eastAsia="SimSun"/>
              <w:szCs w:val="21"/>
              <w:lang w:eastAsia="zh-CN"/>
            </w:rPr>
            <w:t>评估和总体肿瘤评价。</w:t>
          </w:r>
        </w:p>
        <w:p w:rsidR="002330F8" w:rsidRDefault="00394453" w14:paraId="0E955EC1" w14:textId="77777777">
          <w:pPr>
            <w:pStyle w:val="ListParagraph"/>
            <w:widowControl w:val="0"/>
            <w:numPr>
              <w:ilvl w:val="0"/>
              <w:numId w:val="73"/>
            </w:numPr>
            <w:spacing w:before="0" w:after="0" w:line="240" w:lineRule="auto"/>
            <w:jc w:val="both"/>
            <w:rPr>
              <w:rFonts w:eastAsia="MS Mincho"/>
              <w:lang w:eastAsia="zh-CN"/>
            </w:rPr>
          </w:pPr>
          <w:r>
            <w:rPr>
              <w:rFonts w:eastAsia="SimSun"/>
              <w:szCs w:val="21"/>
              <w:lang w:eastAsia="zh-CN"/>
            </w:rPr>
            <w:t>将生成一份列表，列出缓解的相关信息。</w:t>
          </w:r>
        </w:p>
      </w:sdtContent>
    </w:sdt>
    <w:bookmarkStart w:name="_Ref167117533" w:id="485"/>
    <w:bookmarkStart w:name="_Toc75640060" w:id="486"/>
    <w:bookmarkStart w:name="_Toc201319876" w:id="487"/>
    <w:p w:rsidR="002330F8" w:rsidRDefault="0097759B" w14:paraId="0E955EC2" w14:textId="77777777">
      <w:pPr>
        <w:pStyle w:val="Heading3"/>
        <w:rPr>
          <w:rFonts w:hint="eastAsia"/>
          <w:lang w:eastAsia="zh-CN"/>
        </w:rPr>
      </w:pPr>
      <w:sdt>
        <w:sdtPr>
          <w:rPr>
            <w:rFonts w:ascii="Times New Roman" w:hAnsi="Times New Roman" w:eastAsia="SimSun"/>
          </w:rPr>
          <w:alias w:val="Specifications of Secondary Statistical Analyses for Efficacy"/>
          <w:tag w:val="Specifications of Secondary Statistical Analyses for Efficacy"/>
          <w:id w:val="-225460341"/>
          <w:lock w:val="contentLocked"/>
          <w:placeholder>
            <w:docPart w:val="4FCFCF027EC644E4899FBD7381B3623F"/>
          </w:placeholder>
        </w:sdtPr>
        <w:sdtEndPr>
          <w:rPr>
            <w:rFonts w:asciiTheme="minorEastAsia" w:hAnsiTheme="minorEastAsia" w:eastAsiaTheme="minorEastAsia"/>
            <w:lang w:eastAsia="zh-CN"/>
          </w:rPr>
        </w:sdtEndPr>
        <w:sdtContent>
          <w:r w:rsidR="00394453">
            <w:rPr>
              <w:rFonts w:hint="eastAsia" w:asciiTheme="minorEastAsia" w:hAnsiTheme="minorEastAsia" w:eastAsiaTheme="minorEastAsia"/>
              <w:lang w:eastAsia="zh-CN"/>
            </w:rPr>
            <w:t>次要疗效终点分析说明</w:t>
          </w:r>
        </w:sdtContent>
      </w:sdt>
      <w:bookmarkEnd w:id="485"/>
      <w:bookmarkEnd w:id="486"/>
      <w:bookmarkEnd w:id="487"/>
    </w:p>
    <w:p w:rsidR="002330F8" w:rsidP="005E2820" w:rsidRDefault="0097759B" w14:paraId="0E955EC3" w14:textId="77777777">
      <w:pPr>
        <w:pStyle w:val="Heading4"/>
        <w:ind w:left="1080"/>
        <w:rPr>
          <w:rFonts w:hint="eastAsia"/>
        </w:rPr>
      </w:pPr>
      <w:sdt>
        <w:sdtPr>
          <w:rPr>
            <w:rFonts w:hint="eastAsia"/>
          </w:rPr>
          <w:alias w:val="Definitions and Derivations"/>
          <w:tag w:val="Definitions and Derivations"/>
          <w:id w:val="-2083121392"/>
          <w:lock w:val="contentLocked"/>
          <w:placeholder>
            <w:docPart w:val="C76E574CFF58449EBAD4CBF9BAF64351"/>
          </w:placeholder>
        </w:sdtPr>
        <w:sdtEndPr/>
        <w:sdtContent>
          <w:r w:rsidR="00394453">
            <w:rPr>
              <w:rFonts w:hint="eastAsia" w:asciiTheme="minorEastAsia" w:hAnsiTheme="minorEastAsia" w:eastAsiaTheme="minorEastAsia"/>
              <w:lang w:eastAsia="zh-CN"/>
            </w:rPr>
            <w:t>定义与推衍</w:t>
          </w:r>
        </w:sdtContent>
      </w:sdt>
    </w:p>
    <w:sdt>
      <w:sdtPr>
        <w:rPr>
          <w:rStyle w:val="CPTVariable"/>
        </w:rPr>
        <w:alias w:val="CPT:DefinitionsandDerivations[2]"/>
        <w:tag w:val="DefinitionsandDerivations"/>
        <w:id w:val="-25103500"/>
        <w:lock w:val="sdtLocked"/>
        <w:placeholder>
          <w:docPart w:val="A152406541304F9EB6E1C1B24A4E52C6"/>
        </w:placeholder>
      </w:sdtPr>
      <w:sdtEndPr>
        <w:rPr>
          <w:rStyle w:val="DefaultParagraphFont"/>
          <w:rFonts w:eastAsia="Times New Roman"/>
          <w:lang w:eastAsia="ja-JP"/>
        </w:rPr>
      </w:sdtEndPr>
      <w:sdtContent>
        <w:p w:rsidR="002330F8" w:rsidRDefault="00394453" w14:paraId="0E955EC4" w14:textId="77777777">
          <w:pPr>
            <w:pStyle w:val="ListParagraph"/>
            <w:numPr>
              <w:ilvl w:val="0"/>
              <w:numId w:val="74"/>
            </w:numPr>
            <w:spacing w:before="120"/>
            <w:contextualSpacing w:val="0"/>
            <w:rPr>
              <w:rFonts w:eastAsia="SimSun"/>
              <w:lang w:eastAsia="zh-CN"/>
            </w:rPr>
          </w:pPr>
          <w:r>
            <w:rPr>
              <w:rStyle w:val="CPTVariable"/>
              <w:rFonts w:hint="eastAsia"/>
              <w:lang w:eastAsia="zh-CN"/>
            </w:rPr>
            <w:t>研究者评估的</w:t>
          </w:r>
          <w:r>
            <w:rPr>
              <w:rFonts w:eastAsia="SimSun"/>
              <w:lang w:eastAsia="zh-CN"/>
            </w:rPr>
            <w:t>无进展生存期</w:t>
          </w:r>
          <w:r>
            <w:rPr>
              <w:rFonts w:eastAsia="SimSun"/>
              <w:lang w:eastAsia="zh-CN"/>
            </w:rPr>
            <w:t>(PFS)</w:t>
          </w:r>
          <w:r>
            <w:rPr>
              <w:rFonts w:eastAsia="SimSun"/>
              <w:lang w:eastAsia="zh-CN"/>
            </w:rPr>
            <w:t>定义为从随机化日期</w:t>
          </w:r>
          <w:proofErr w:type="gramStart"/>
          <w:r>
            <w:rPr>
              <w:rFonts w:eastAsia="SimSun"/>
              <w:lang w:eastAsia="zh-CN"/>
            </w:rPr>
            <w:t>至首次</w:t>
          </w:r>
          <w:proofErr w:type="gramEnd"/>
          <w:r>
            <w:rPr>
              <w:rFonts w:hint="eastAsia" w:eastAsia="SimSun"/>
              <w:lang w:eastAsia="zh-CN"/>
            </w:rPr>
            <w:t>研究者基于</w:t>
          </w:r>
          <w:r>
            <w:rPr>
              <w:rFonts w:hint="eastAsia" w:eastAsia="SimSun"/>
              <w:lang w:eastAsia="zh-CN"/>
            </w:rPr>
            <w:t xml:space="preserve">Lugano 2014 </w:t>
          </w:r>
          <w:r>
            <w:rPr>
              <w:rFonts w:hint="eastAsia" w:eastAsia="SimSun"/>
              <w:lang w:eastAsia="zh-CN"/>
            </w:rPr>
            <w:t>疗效评价标准</w:t>
          </w:r>
          <w:r>
            <w:rPr>
              <w:rFonts w:eastAsia="SimSun"/>
              <w:lang w:eastAsia="zh-CN"/>
            </w:rPr>
            <w:t>评价为</w:t>
          </w:r>
          <w:r>
            <w:rPr>
              <w:rFonts w:hint="eastAsia" w:eastAsia="SimSun"/>
              <w:lang w:eastAsia="zh-CN"/>
            </w:rPr>
            <w:t>疾病</w:t>
          </w:r>
          <w:r>
            <w:rPr>
              <w:rFonts w:eastAsia="SimSun"/>
              <w:lang w:eastAsia="zh-CN"/>
            </w:rPr>
            <w:t>进展或</w:t>
          </w:r>
          <w:r>
            <w:rPr>
              <w:rFonts w:hint="eastAsia" w:eastAsia="SimSun"/>
              <w:lang w:eastAsia="zh-CN"/>
            </w:rPr>
            <w:t>任何原因导致</w:t>
          </w:r>
          <w:r>
            <w:rPr>
              <w:rFonts w:eastAsia="SimSun"/>
              <w:lang w:eastAsia="zh-CN"/>
            </w:rPr>
            <w:t>死亡（以先发生者为准）日期之间的时间。</w:t>
          </w:r>
          <w:r>
            <w:rPr>
              <w:rFonts w:eastAsia="SimSun"/>
              <w:lang w:eastAsia="zh-CN"/>
            </w:rPr>
            <w:t>PFS</w:t>
          </w:r>
          <w:r>
            <w:rPr>
              <w:rFonts w:eastAsia="SimSun"/>
              <w:lang w:eastAsia="zh-CN"/>
            </w:rPr>
            <w:t>时间（月）计算为（首次</w:t>
          </w:r>
          <w:r>
            <w:rPr>
              <w:rFonts w:eastAsia="SimSun"/>
              <w:lang w:eastAsia="zh-CN"/>
            </w:rPr>
            <w:t>PD</w:t>
          </w:r>
          <w:r>
            <w:rPr>
              <w:rFonts w:eastAsia="SimSun"/>
              <w:lang w:eastAsia="zh-CN"/>
            </w:rPr>
            <w:t>或死亡</w:t>
          </w:r>
          <w:r>
            <w:rPr>
              <w:rFonts w:eastAsia="SimSun"/>
              <w:lang w:eastAsia="zh-CN"/>
            </w:rPr>
            <w:t>/</w:t>
          </w:r>
          <w:proofErr w:type="gramStart"/>
          <w:r>
            <w:rPr>
              <w:rFonts w:eastAsia="SimSun"/>
              <w:lang w:eastAsia="zh-CN"/>
            </w:rPr>
            <w:t>删</w:t>
          </w:r>
          <w:proofErr w:type="gramEnd"/>
          <w:r>
            <w:rPr>
              <w:rFonts w:eastAsia="SimSun"/>
              <w:lang w:eastAsia="zh-CN"/>
            </w:rPr>
            <w:t>失日期</w:t>
          </w:r>
          <w:r>
            <w:rPr>
              <w:rFonts w:eastAsia="SimSun"/>
              <w:lang w:eastAsia="zh-CN"/>
            </w:rPr>
            <w:t>-</w:t>
          </w:r>
          <w:r>
            <w:rPr>
              <w:rFonts w:eastAsia="SimSun"/>
              <w:lang w:eastAsia="zh-CN"/>
            </w:rPr>
            <w:t>随机化日期</w:t>
          </w:r>
          <w:r>
            <w:rPr>
              <w:rFonts w:eastAsia="SimSun"/>
              <w:lang w:eastAsia="zh-CN"/>
            </w:rPr>
            <w:t xml:space="preserve"> + 1</w:t>
          </w:r>
          <w:r>
            <w:rPr>
              <w:rFonts w:eastAsia="SimSun"/>
              <w:lang w:eastAsia="zh-CN"/>
            </w:rPr>
            <w:t>）</w:t>
          </w:r>
          <w:r>
            <w:rPr>
              <w:rFonts w:eastAsia="SimSun"/>
              <w:lang w:eastAsia="zh-CN"/>
            </w:rPr>
            <w:t>/30.4375</w:t>
          </w:r>
          <w:r>
            <w:rPr>
              <w:rFonts w:eastAsia="SimSun"/>
              <w:lang w:eastAsia="zh-CN"/>
            </w:rPr>
            <w:t>。</w:t>
          </w:r>
        </w:p>
        <w:p w:rsidRPr="007A472F" w:rsidR="002330F8" w:rsidP="29489B6B" w:rsidRDefault="00394453" w14:paraId="0E955EC5" w14:textId="24EFE7D1">
          <w:pPr>
            <w:pStyle w:val="ListParagraph"/>
            <w:numPr>
              <w:ilvl w:val="0"/>
              <w:numId w:val="74"/>
            </w:numPr>
            <w:rPr>
              <w:rStyle w:val="CPTVariable"/>
              <w:lang w:eastAsia="zh-CN"/>
            </w:rPr>
          </w:pPr>
          <w:r w:rsidRPr="007A472F">
            <w:rPr>
              <w:rStyle w:val="CPTVariable"/>
              <w:rFonts w:hint="eastAsia"/>
              <w:lang w:eastAsia="zh-CN"/>
            </w:rPr>
            <w:t>最佳总体疗效（</w:t>
          </w:r>
          <w:r w:rsidRPr="007A472F">
            <w:rPr>
              <w:rStyle w:val="CPTVariable"/>
              <w:lang w:eastAsia="zh-CN"/>
            </w:rPr>
            <w:t>BOR</w:t>
          </w:r>
          <w:r w:rsidRPr="007A472F">
            <w:rPr>
              <w:rStyle w:val="CPTVariable"/>
              <w:rFonts w:hint="eastAsia"/>
              <w:lang w:eastAsia="zh-CN"/>
            </w:rPr>
            <w:t>）定义为基于</w:t>
          </w:r>
          <w:r w:rsidRPr="007A472F">
            <w:rPr>
              <w:rStyle w:val="CPTVariable"/>
              <w:lang w:eastAsia="zh-CN"/>
            </w:rPr>
            <w:t>Lugano2014</w:t>
          </w:r>
          <w:r w:rsidRPr="007A472F">
            <w:rPr>
              <w:rStyle w:val="CPTVariable"/>
              <w:rFonts w:hint="eastAsia"/>
              <w:lang w:eastAsia="zh-CN"/>
            </w:rPr>
            <w:t>疗效评价标准进行的所有总体疗效评估中的最佳疗效（</w:t>
          </w:r>
          <w:r w:rsidRPr="007A472F">
            <w:rPr>
              <w:rStyle w:val="CPTVariable"/>
              <w:lang w:eastAsia="zh-CN"/>
            </w:rPr>
            <w:t>CR</w:t>
          </w:r>
          <w:r w:rsidRPr="007A472F">
            <w:rPr>
              <w:rStyle w:val="CPTVariable"/>
              <w:rFonts w:hint="eastAsia"/>
              <w:lang w:eastAsia="zh-CN"/>
            </w:rPr>
            <w:t>优于</w:t>
          </w:r>
          <w:r w:rsidRPr="007A472F">
            <w:rPr>
              <w:rStyle w:val="CPTVariable"/>
              <w:lang w:eastAsia="zh-CN"/>
            </w:rPr>
            <w:t>PR</w:t>
          </w:r>
          <w:r w:rsidRPr="007A472F">
            <w:rPr>
              <w:rStyle w:val="CPTVariable"/>
              <w:rFonts w:hint="eastAsia"/>
              <w:lang w:eastAsia="zh-CN"/>
            </w:rPr>
            <w:t>优于</w:t>
          </w:r>
          <w:r w:rsidRPr="007A472F">
            <w:rPr>
              <w:rStyle w:val="CPTVariable"/>
              <w:lang w:eastAsia="zh-CN"/>
            </w:rPr>
            <w:t>SD</w:t>
          </w:r>
          <w:r w:rsidRPr="007A472F">
            <w:rPr>
              <w:rStyle w:val="CPTVariable"/>
              <w:rFonts w:hint="eastAsia"/>
              <w:lang w:eastAsia="zh-CN"/>
            </w:rPr>
            <w:t>）</w:t>
          </w:r>
          <w:r w:rsidRPr="007A472F">
            <w:rPr>
              <w:rStyle w:val="CPTVariable"/>
              <w:lang w:eastAsia="zh-CN"/>
            </w:rPr>
            <w:t>。</w:t>
          </w:r>
          <w:commentRangeStart w:id="488"/>
          <w:commentRangeStart w:id="489"/>
          <w:commentRangeStart w:id="490"/>
          <w:r w:rsidRPr="007A472F">
            <w:rPr>
              <w:rStyle w:val="CPTVariable"/>
              <w:lang w:eastAsia="zh-CN"/>
            </w:rPr>
            <w:fldChar w:fldCharType="begin"/>
          </w:r>
          <w:r w:rsidRPr="007A472F">
            <w:rPr>
              <w:rStyle w:val="CPTVariable"/>
              <w:lang w:eastAsia="zh-CN"/>
            </w:rPr>
            <w:instrText xml:space="preserve"> REF _Ref167262379 \h </w:instrText>
          </w:r>
          <w:r w:rsidRPr="007A472F">
            <w:rPr>
              <w:rStyle w:val="CPTVariable"/>
              <w:lang w:eastAsia="zh-CN"/>
            </w:rPr>
          </w:r>
          <w:r w:rsidRPr="007A472F">
            <w:rPr>
              <w:rStyle w:val="CPTVariable"/>
              <w:lang w:eastAsia="zh-CN"/>
            </w:rPr>
            <w:fldChar w:fldCharType="separate"/>
          </w:r>
          <w:r w:rsidRPr="007A472F">
            <w:rPr>
              <w:rStyle w:val="CPTVariable"/>
              <w:lang w:eastAsia="zh-CN"/>
            </w:rPr>
            <w:fldChar w:fldCharType="end"/>
          </w:r>
          <w:commentRangeEnd w:id="488"/>
          <w:r w:rsidRPr="007A472F">
            <w:rPr>
              <w:rStyle w:val="CPTVariable"/>
              <w:lang w:eastAsia="zh-CN"/>
            </w:rPr>
            <w:commentReference w:id="488"/>
          </w:r>
          <w:commentRangeEnd w:id="489"/>
          <w:r w:rsidRPr="007A472F">
            <w:rPr>
              <w:rStyle w:val="CPTVariable"/>
              <w:lang w:eastAsia="zh-CN"/>
            </w:rPr>
            <w:commentReference w:id="489"/>
          </w:r>
          <w:commentRangeEnd w:id="490"/>
          <w:r w:rsidRPr="007A472F">
            <w:rPr>
              <w:rStyle w:val="CPTVariable"/>
              <w:lang w:eastAsia="zh-CN"/>
            </w:rPr>
            <w:commentReference w:id="490"/>
          </w:r>
        </w:p>
        <w:p w:rsidRPr="007A472F" w:rsidR="00735E18" w:rsidP="006B209C" w:rsidRDefault="00394453" w14:paraId="10FAA3C9" w14:textId="5F2B0A01">
          <w:pPr>
            <w:pStyle w:val="ListParagraph"/>
            <w:numPr>
              <w:ilvl w:val="0"/>
              <w:numId w:val="74"/>
            </w:numPr>
            <w:spacing w:before="0"/>
            <w:rPr>
              <w:rStyle w:val="CPTVariable"/>
              <w:rFonts w:eastAsiaTheme="minorEastAsia"/>
              <w:lang w:eastAsia="zh-CN"/>
            </w:rPr>
          </w:pPr>
          <w:r>
            <w:rPr>
              <w:rStyle w:val="CPTVariable"/>
              <w:rFonts w:hint="eastAsia" w:asciiTheme="minorEastAsia" w:hAnsiTheme="minorEastAsia" w:eastAsiaTheme="minorEastAsia"/>
              <w:lang w:eastAsia="zh-CN"/>
            </w:rPr>
            <w:t>客观缓解率（</w:t>
          </w:r>
          <w:r>
            <w:rPr>
              <w:rStyle w:val="CPTVariable"/>
              <w:rFonts w:eastAsiaTheme="minorEastAsia"/>
              <w:lang w:eastAsia="zh-CN"/>
            </w:rPr>
            <w:t>ORR</w:t>
          </w:r>
          <w:r>
            <w:rPr>
              <w:rStyle w:val="CPTVariable"/>
              <w:rFonts w:hint="eastAsia" w:asciiTheme="minorEastAsia" w:hAnsiTheme="minorEastAsia" w:eastAsiaTheme="minorEastAsia"/>
              <w:lang w:eastAsia="zh-CN"/>
            </w:rPr>
            <w:t>）定义为</w:t>
          </w:r>
          <w:r w:rsidR="00525933">
            <w:rPr>
              <w:rStyle w:val="CPTVariable"/>
              <w:rFonts w:hint="eastAsia" w:asciiTheme="minorEastAsia" w:hAnsiTheme="minorEastAsia" w:eastAsiaTheme="minorEastAsia"/>
              <w:lang w:eastAsia="zh-CN"/>
            </w:rPr>
            <w:t>达到</w:t>
          </w:r>
          <w:r>
            <w:rPr>
              <w:rStyle w:val="CPTVariable"/>
              <w:rFonts w:hint="eastAsia" w:asciiTheme="minorEastAsia" w:hAnsiTheme="minorEastAsia" w:eastAsiaTheme="minorEastAsia"/>
              <w:lang w:eastAsia="zh-CN"/>
            </w:rPr>
            <w:t>部分缓解（</w:t>
          </w:r>
          <w:r>
            <w:rPr>
              <w:rStyle w:val="CPTVariable"/>
              <w:rFonts w:eastAsiaTheme="minorEastAsia"/>
              <w:lang w:eastAsia="zh-CN"/>
            </w:rPr>
            <w:t>PR</w:t>
          </w:r>
          <w:r>
            <w:rPr>
              <w:rStyle w:val="CPTVariable"/>
              <w:rFonts w:hint="eastAsia" w:asciiTheme="minorEastAsia" w:hAnsiTheme="minorEastAsia" w:eastAsiaTheme="minorEastAsia"/>
              <w:lang w:eastAsia="zh-CN"/>
            </w:rPr>
            <w:t>）或完全缓解（</w:t>
          </w:r>
          <w:r>
            <w:rPr>
              <w:rStyle w:val="CPTVariable"/>
              <w:rFonts w:eastAsiaTheme="minorEastAsia"/>
              <w:lang w:eastAsia="zh-CN"/>
            </w:rPr>
            <w:t>CR</w:t>
          </w:r>
          <w:r>
            <w:rPr>
              <w:rStyle w:val="CPTVariable"/>
              <w:rFonts w:hint="eastAsia" w:asciiTheme="minorEastAsia" w:hAnsiTheme="minorEastAsia" w:eastAsiaTheme="minorEastAsia"/>
              <w:lang w:eastAsia="zh-CN"/>
            </w:rPr>
            <w:t>）的受试者比例。</w:t>
          </w:r>
          <w:bookmarkStart w:name="_Hlk167263838" w:id="491"/>
        </w:p>
        <w:p w:rsidRPr="00735E18" w:rsidR="00735E18" w:rsidP="007A472F" w:rsidRDefault="00394453" w14:paraId="7B3D171A" w14:textId="19A94B99">
          <w:pPr>
            <w:pStyle w:val="ListParagraph"/>
            <w:spacing w:before="0"/>
            <w:ind w:left="440"/>
            <w:rPr>
              <w:rStyle w:val="CPTVariable"/>
              <w:rFonts w:eastAsiaTheme="minorEastAsia"/>
              <w:lang w:eastAsia="zh-CN"/>
            </w:rPr>
          </w:pPr>
          <w:r w:rsidRPr="006B209C">
            <w:rPr>
              <w:rStyle w:val="CPTVariable"/>
              <w:rFonts w:hint="eastAsia" w:asciiTheme="minorEastAsia" w:hAnsiTheme="minorEastAsia" w:eastAsiaTheme="minorEastAsia"/>
              <w:lang w:eastAsia="zh-CN"/>
            </w:rPr>
            <w:t>疗效评估</w:t>
          </w:r>
          <w:r w:rsidRPr="00735E18">
            <w:rPr>
              <w:rFonts w:hint="eastAsia" w:eastAsia="SimSun"/>
              <w:lang w:eastAsia="zh-CN"/>
            </w:rPr>
            <w:t>基于</w:t>
          </w:r>
          <w:r w:rsidRPr="00735E18">
            <w:rPr>
              <w:rFonts w:hint="eastAsia" w:eastAsia="SimSun"/>
              <w:lang w:eastAsia="zh-CN"/>
            </w:rPr>
            <w:t xml:space="preserve">Lugano 2014 </w:t>
          </w:r>
          <w:r w:rsidRPr="00735E18">
            <w:rPr>
              <w:rFonts w:hint="eastAsia" w:eastAsia="SimSun"/>
              <w:lang w:eastAsia="zh-CN"/>
            </w:rPr>
            <w:t>疗效评价标准，</w:t>
          </w:r>
          <w:r w:rsidRPr="00735E18">
            <w:rPr>
              <w:rFonts w:hint="eastAsia" w:eastAsia="SimSun"/>
              <w:lang w:eastAsia="zh-CN"/>
            </w:rPr>
            <w:t>IRC</w:t>
          </w:r>
          <w:r w:rsidRPr="00735E18">
            <w:rPr>
              <w:rFonts w:hint="eastAsia" w:eastAsia="SimSun"/>
              <w:lang w:eastAsia="zh-CN"/>
            </w:rPr>
            <w:t>和研究者评估的</w:t>
          </w:r>
          <w:r w:rsidRPr="00735E18">
            <w:rPr>
              <w:rFonts w:hint="eastAsia" w:eastAsia="SimSun"/>
              <w:lang w:eastAsia="zh-CN"/>
            </w:rPr>
            <w:t>ORR</w:t>
          </w:r>
          <w:r w:rsidRPr="00735E18">
            <w:rPr>
              <w:rFonts w:hint="eastAsia" w:eastAsia="SimSun"/>
              <w:lang w:eastAsia="zh-CN"/>
            </w:rPr>
            <w:t>将分别进行汇</w:t>
          </w:r>
          <w:r w:rsidRPr="00735E18">
            <w:rPr>
              <w:rFonts w:eastAsia="SimSun"/>
              <w:lang w:eastAsia="zh-CN"/>
            </w:rPr>
            <w:t>总分析。</w:t>
          </w:r>
        </w:p>
        <w:p w:rsidR="002330F8" w:rsidP="007A472F" w:rsidRDefault="00394453" w14:paraId="0E955EC8" w14:textId="77777777">
          <w:pPr>
            <w:pStyle w:val="ListParagraph"/>
            <w:spacing w:before="0"/>
            <w:ind w:left="440"/>
            <w:rPr>
              <w:rStyle w:val="CPTVariable"/>
              <w:rFonts w:eastAsiaTheme="minorEastAsia"/>
              <w:lang w:eastAsia="zh-CN"/>
            </w:rPr>
          </w:pPr>
          <w:r>
            <w:rPr>
              <w:rStyle w:val="CPTVariable"/>
              <w:rFonts w:eastAsiaTheme="minorEastAsia"/>
              <w:lang w:eastAsia="zh-CN"/>
            </w:rPr>
            <w:t>基线后肿瘤评估缺失的受试者视为未缓解，计算</w:t>
          </w:r>
          <w:r>
            <w:rPr>
              <w:rStyle w:val="CPTVariable"/>
              <w:rFonts w:eastAsiaTheme="minorEastAsia"/>
              <w:lang w:eastAsia="zh-CN"/>
            </w:rPr>
            <w:t>ORR</w:t>
          </w:r>
          <w:r>
            <w:rPr>
              <w:rStyle w:val="CPTVariable"/>
              <w:rFonts w:eastAsiaTheme="minorEastAsia"/>
              <w:lang w:eastAsia="zh-CN"/>
            </w:rPr>
            <w:t>时仅纳入分母。</w:t>
          </w:r>
        </w:p>
        <w:p w:rsidR="002330F8" w:rsidRDefault="00394453" w14:paraId="0E955EC9" w14:textId="77777777">
          <w:pPr>
            <w:spacing w:line="360" w:lineRule="auto"/>
            <w:jc w:val="center"/>
            <w:rPr>
              <w:rStyle w:val="CPTVariable"/>
              <w:rFonts w:eastAsiaTheme="minorEastAsia"/>
              <w:lang w:eastAsia="zh-CN"/>
            </w:rPr>
          </w:pPr>
          <w:r>
            <w:rPr>
              <w:rFonts w:cs="Times New Roman"/>
              <w:szCs w:val="24"/>
            </w:rPr>
            <w:t>ORR=</w:t>
          </w:r>
          <w:bookmarkStart w:name="_Hlk69648569" w:id="492"/>
          <m:oMath>
            <m:f>
              <m:fPr>
                <m:ctrlPr>
                  <w:rPr>
                    <w:rFonts w:ascii="Cambria Math" w:hAnsi="Cambria Math" w:cs="Times New Roman"/>
                    <w:i/>
                    <w:szCs w:val="24"/>
                  </w:rPr>
                </m:ctrlPr>
              </m:fPr>
              <m:num>
                <m:r>
                  <w:rPr>
                    <w:rFonts w:ascii="Cambria Math" w:hAnsi="Cambria Math" w:cs="Times New Roman"/>
                    <w:szCs w:val="24"/>
                  </w:rPr>
                  <m:t>达到</m:t>
                </m:r>
                <m:r>
                  <w:rPr>
                    <w:rFonts w:ascii="Cambria Math" w:hAnsi="Cambria Math" w:cs="Times New Roman"/>
                    <w:szCs w:val="24"/>
                  </w:rPr>
                  <m:t>CR</m:t>
                </m:r>
                <m:r>
                  <w:rPr>
                    <w:rFonts w:ascii="Cambria Math" w:hAnsi="Cambria Math" w:cs="Times New Roman"/>
                    <w:szCs w:val="24"/>
                  </w:rPr>
                  <m:t>或</m:t>
                </m:r>
                <m:r>
                  <w:rPr>
                    <w:rFonts w:ascii="Cambria Math" w:hAnsi="Cambria Math" w:cs="Times New Roman"/>
                    <w:szCs w:val="24"/>
                  </w:rPr>
                  <m:t>PR</m:t>
                </m:r>
                <m:r>
                  <w:rPr>
                    <w:rFonts w:ascii="Cambria Math" w:hAnsi="Cambria Math" w:cs="Times New Roman"/>
                    <w:szCs w:val="24"/>
                  </w:rPr>
                  <m:t>的</m:t>
                </m:r>
                <m:r>
                  <w:rPr>
                    <w:rFonts w:ascii="Cambria Math" w:hAnsi="Cambria Math" w:cs="Times New Roman"/>
                    <w:szCs w:val="24"/>
                    <w:lang w:eastAsia="zh-CN"/>
                  </w:rPr>
                  <m:t>受试者人数</m:t>
                </m:r>
              </m:num>
              <m:den>
                <m:r>
                  <w:rPr>
                    <w:rFonts w:ascii="Cambria Math" w:hAnsi="Cambria Math" w:cs="Times New Roman"/>
                    <w:szCs w:val="24"/>
                  </w:rPr>
                  <m:t xml:space="preserve"> ITT</m:t>
                </m:r>
                <m:r>
                  <w:rPr>
                    <w:rFonts w:ascii="Cambria Math" w:hAnsi="Cambria Math" w:cs="Times New Roman"/>
                    <w:szCs w:val="24"/>
                  </w:rPr>
                  <m:t>集</m:t>
                </m:r>
                <m:r>
                  <w:rPr>
                    <w:rFonts w:ascii="Cambria Math" w:hAnsi="Cambria Math" w:cs="Times New Roman"/>
                    <w:szCs w:val="24"/>
                    <w:lang w:eastAsia="zh-CN"/>
                  </w:rPr>
                  <m:t>中的受试者总人数</m:t>
                </m:r>
              </m:den>
            </m:f>
          </m:oMath>
          <w:r>
            <w:rPr>
              <w:rFonts w:cs="Times New Roman"/>
              <w:szCs w:val="24"/>
            </w:rPr>
            <w:t>*100%</w:t>
          </w:r>
          <w:bookmarkEnd w:id="492"/>
        </w:p>
        <w:bookmarkEnd w:id="491"/>
        <w:p w:rsidR="002330F8" w:rsidRDefault="00394453" w14:paraId="0E955ECA" w14:textId="1687DCFB">
          <w:pPr>
            <w:pStyle w:val="ListParagraph"/>
            <w:numPr>
              <w:ilvl w:val="0"/>
              <w:numId w:val="75"/>
            </w:numPr>
            <w:spacing w:before="0"/>
            <w:rPr>
              <w:lang w:eastAsia="zh-CN"/>
            </w:rPr>
          </w:pPr>
          <w:proofErr w:type="spellStart"/>
          <w:r>
            <w:rPr>
              <w:rFonts w:hint="eastAsia" w:asciiTheme="minorEastAsia" w:hAnsiTheme="minorEastAsia"/>
              <w:lang w:eastAsia="zh-CN"/>
            </w:rPr>
            <w:t>完全缓解率（</w:t>
          </w:r>
          <w:r>
            <w:rPr>
              <w:lang w:eastAsia="zh-CN"/>
            </w:rPr>
            <w:t>CRR</w:t>
          </w:r>
          <w:r>
            <w:rPr>
              <w:rFonts w:hint="eastAsia" w:asciiTheme="minorEastAsia" w:hAnsiTheme="minorEastAsia"/>
              <w:lang w:eastAsia="zh-CN"/>
            </w:rPr>
            <w:t>）定义为</w:t>
          </w:r>
          <w:proofErr w:type="spellEnd"/>
          <w:r w:rsidR="00525933">
            <w:rPr>
              <w:rFonts w:hint="eastAsia" w:asciiTheme="minorEastAsia" w:hAnsiTheme="minorEastAsia" w:eastAsiaTheme="minorEastAsia"/>
              <w:lang w:eastAsia="zh-CN"/>
            </w:rPr>
            <w:t>达到</w:t>
          </w:r>
          <w:proofErr w:type="spellStart"/>
          <w:r>
            <w:rPr>
              <w:lang w:eastAsia="zh-CN"/>
            </w:rPr>
            <w:t>CR</w:t>
          </w:r>
          <w:r>
            <w:rPr>
              <w:rFonts w:hint="eastAsia" w:asciiTheme="minorEastAsia" w:hAnsiTheme="minorEastAsia"/>
              <w:lang w:eastAsia="zh-CN"/>
            </w:rPr>
            <w:t>的受试者比例</w:t>
          </w:r>
          <w:proofErr w:type="spellEnd"/>
          <w:r>
            <w:rPr>
              <w:rFonts w:hint="eastAsia" w:asciiTheme="minorEastAsia" w:hAnsiTheme="minorEastAsia"/>
              <w:lang w:eastAsia="zh-CN"/>
            </w:rPr>
            <w:t>。</w:t>
          </w:r>
        </w:p>
        <w:p w:rsidR="002330F8" w:rsidRDefault="00394453" w14:paraId="0E955ECB" w14:textId="77777777">
          <w:pPr>
            <w:spacing w:before="0"/>
            <w:ind w:left="480" w:leftChars="200"/>
            <w:rPr>
              <w:rStyle w:val="CPTVariable"/>
              <w:rFonts w:cs="Times New Roman" w:eastAsiaTheme="minorEastAsia"/>
              <w:lang w:eastAsia="zh-CN"/>
            </w:rPr>
          </w:pPr>
          <w:r>
            <w:rPr>
              <w:rStyle w:val="CPTVariable"/>
              <w:rFonts w:hint="eastAsia" w:asciiTheme="minorEastAsia" w:hAnsiTheme="minorEastAsia" w:eastAsiaTheme="minorEastAsia"/>
              <w:lang w:eastAsia="zh-CN"/>
            </w:rPr>
            <w:t>疗效评估</w:t>
          </w:r>
          <w:r>
            <w:rPr>
              <w:rFonts w:hint="eastAsia" w:eastAsia="SimSun"/>
              <w:lang w:eastAsia="zh-CN"/>
            </w:rPr>
            <w:t>基于</w:t>
          </w:r>
          <w:r>
            <w:rPr>
              <w:rFonts w:hint="eastAsia" w:eastAsia="SimSun"/>
              <w:lang w:eastAsia="zh-CN"/>
            </w:rPr>
            <w:t xml:space="preserve">Lugano 2014 </w:t>
          </w:r>
          <w:r>
            <w:rPr>
              <w:rFonts w:hint="eastAsia" w:eastAsia="SimSun"/>
              <w:lang w:eastAsia="zh-CN"/>
            </w:rPr>
            <w:t>疗效评价标准，</w:t>
          </w:r>
          <w:r>
            <w:rPr>
              <w:rFonts w:hint="eastAsia" w:eastAsia="SimSun"/>
              <w:lang w:eastAsia="zh-CN"/>
            </w:rPr>
            <w:t>IRC</w:t>
          </w:r>
          <w:r>
            <w:rPr>
              <w:rFonts w:hint="eastAsia" w:eastAsia="SimSun"/>
              <w:lang w:eastAsia="zh-CN"/>
            </w:rPr>
            <w:t>和研究者评估的</w:t>
          </w:r>
          <w:r>
            <w:rPr>
              <w:rFonts w:hint="eastAsia" w:eastAsia="SimSun"/>
              <w:lang w:eastAsia="zh-CN"/>
            </w:rPr>
            <w:t>CRR</w:t>
          </w:r>
          <w:r>
            <w:rPr>
              <w:rFonts w:hint="eastAsia" w:eastAsia="SimSun"/>
              <w:lang w:eastAsia="zh-CN"/>
            </w:rPr>
            <w:t>将分别进行汇</w:t>
          </w:r>
          <w:r>
            <w:rPr>
              <w:rFonts w:eastAsia="SimSun" w:cs="Times New Roman"/>
              <w:lang w:eastAsia="zh-CN"/>
            </w:rPr>
            <w:t>总分析。</w:t>
          </w:r>
        </w:p>
        <w:p w:rsidR="002330F8" w:rsidRDefault="00394453" w14:paraId="0E955ECC" w14:textId="77777777">
          <w:pPr>
            <w:spacing w:before="0"/>
            <w:ind w:left="480" w:leftChars="200"/>
            <w:rPr>
              <w:rStyle w:val="CPTVariable"/>
              <w:rFonts w:cs="Times New Roman" w:eastAsiaTheme="minorEastAsia"/>
              <w:lang w:eastAsia="zh-CN"/>
            </w:rPr>
          </w:pPr>
          <w:r>
            <w:rPr>
              <w:rStyle w:val="CPTVariable"/>
              <w:rFonts w:cs="Times New Roman" w:eastAsiaTheme="minorEastAsia"/>
              <w:lang w:eastAsia="zh-CN"/>
            </w:rPr>
            <w:t>基线后肿瘤评估缺失的受试者视为未缓解，计算</w:t>
          </w:r>
          <w:r>
            <w:rPr>
              <w:rStyle w:val="CPTVariable"/>
              <w:rFonts w:hint="eastAsia" w:cs="Times New Roman" w:eastAsiaTheme="minorEastAsia"/>
              <w:lang w:eastAsia="zh-CN"/>
            </w:rPr>
            <w:t>C</w:t>
          </w:r>
          <w:r>
            <w:rPr>
              <w:rStyle w:val="CPTVariable"/>
              <w:rFonts w:cs="Times New Roman" w:eastAsiaTheme="minorEastAsia"/>
              <w:lang w:eastAsia="zh-CN"/>
            </w:rPr>
            <w:t>RR</w:t>
          </w:r>
          <w:r>
            <w:rPr>
              <w:rStyle w:val="CPTVariable"/>
              <w:rFonts w:cs="Times New Roman" w:eastAsiaTheme="minorEastAsia"/>
              <w:lang w:eastAsia="zh-CN"/>
            </w:rPr>
            <w:t>时仅纳入分母。</w:t>
          </w:r>
        </w:p>
        <w:p w:rsidR="002330F8" w:rsidRDefault="00394453" w14:paraId="0E955ECD" w14:textId="77777777">
          <w:pPr>
            <w:spacing w:line="360" w:lineRule="auto"/>
            <w:jc w:val="center"/>
            <w:rPr>
              <w:lang w:eastAsia="zh-CN"/>
            </w:rPr>
          </w:pPr>
          <w:r>
            <w:rPr>
              <w:rFonts w:hint="eastAsia" w:cs="Times New Roman"/>
              <w:szCs w:val="24"/>
              <w:lang w:eastAsia="zh-CN"/>
            </w:rPr>
            <w:t>C</w:t>
          </w:r>
          <w:r>
            <w:rPr>
              <w:rFonts w:cs="Times New Roman"/>
              <w:szCs w:val="24"/>
            </w:rPr>
            <w:t>RR=</w:t>
          </w:r>
          <m:oMath>
            <m:f>
              <m:fPr>
                <m:ctrlPr>
                  <w:rPr>
                    <w:rFonts w:ascii="Cambria Math" w:hAnsi="Cambria Math" w:cs="Times New Roman"/>
                    <w:i/>
                    <w:szCs w:val="24"/>
                  </w:rPr>
                </m:ctrlPr>
              </m:fPr>
              <m:num>
                <m:r>
                  <w:rPr>
                    <w:rFonts w:ascii="Cambria Math" w:hAnsi="Cambria Math" w:cs="Times New Roman"/>
                    <w:szCs w:val="24"/>
                  </w:rPr>
                  <m:t>达到</m:t>
                </m:r>
                <m:r>
                  <w:rPr>
                    <w:rFonts w:ascii="Cambria Math" w:hAnsi="Cambria Math" w:cs="Times New Roman"/>
                    <w:szCs w:val="24"/>
                  </w:rPr>
                  <m:t>CR</m:t>
                </m:r>
                <m:r>
                  <w:rPr>
                    <w:rFonts w:ascii="Cambria Math" w:hAnsi="Cambria Math" w:cs="Times New Roman"/>
                    <w:szCs w:val="24"/>
                  </w:rPr>
                  <m:t>的</m:t>
                </m:r>
                <m:r>
                  <w:rPr>
                    <w:rFonts w:ascii="Cambria Math" w:hAnsi="Cambria Math" w:cs="Times New Roman"/>
                    <w:szCs w:val="24"/>
                    <w:lang w:eastAsia="zh-CN"/>
                  </w:rPr>
                  <m:t>受试者人数</m:t>
                </m:r>
              </m:num>
              <m:den>
                <m:r>
                  <w:rPr>
                    <w:rFonts w:ascii="Cambria Math" w:hAnsi="Cambria Math" w:cs="Times New Roman"/>
                    <w:szCs w:val="24"/>
                  </w:rPr>
                  <m:t xml:space="preserve"> ITT</m:t>
                </m:r>
                <m:r>
                  <w:rPr>
                    <w:rFonts w:ascii="Cambria Math" w:hAnsi="Cambria Math" w:cs="Times New Roman"/>
                    <w:szCs w:val="24"/>
                  </w:rPr>
                  <m:t>集</m:t>
                </m:r>
                <m:r>
                  <w:rPr>
                    <w:rFonts w:ascii="Cambria Math" w:hAnsi="Cambria Math" w:cs="Times New Roman"/>
                    <w:szCs w:val="24"/>
                    <w:lang w:eastAsia="zh-CN"/>
                  </w:rPr>
                  <m:t>中的受试者总人数</m:t>
                </m:r>
              </m:den>
            </m:f>
          </m:oMath>
          <w:r>
            <w:rPr>
              <w:rFonts w:cs="Times New Roman"/>
              <w:szCs w:val="24"/>
            </w:rPr>
            <w:t>*100%</w:t>
          </w:r>
        </w:p>
        <w:p w:rsidR="002330F8" w:rsidRDefault="00394453" w14:paraId="0E955ECE" w14:textId="77777777">
          <w:pPr>
            <w:pStyle w:val="ListParagraph"/>
            <w:numPr>
              <w:ilvl w:val="0"/>
              <w:numId w:val="76"/>
            </w:numPr>
            <w:spacing w:before="0"/>
            <w:rPr>
              <w:lang w:eastAsia="zh-CN"/>
            </w:rPr>
          </w:pPr>
          <w:proofErr w:type="spellStart"/>
          <w:r>
            <w:rPr>
              <w:rFonts w:hint="eastAsia" w:asciiTheme="minorEastAsia" w:hAnsiTheme="minorEastAsia"/>
              <w:lang w:eastAsia="zh-CN"/>
            </w:rPr>
            <w:t>缓解持续时间（</w:t>
          </w:r>
          <w:r>
            <w:rPr>
              <w:lang w:eastAsia="zh-CN"/>
            </w:rPr>
            <w:t>DoR</w:t>
          </w:r>
          <w:r>
            <w:rPr>
              <w:rFonts w:hint="eastAsia" w:asciiTheme="minorEastAsia" w:hAnsiTheme="minorEastAsia"/>
              <w:lang w:eastAsia="zh-CN"/>
            </w:rPr>
            <w:t>）定义为从首次记录</w:t>
          </w:r>
          <w:proofErr w:type="spellEnd"/>
          <w:r>
            <w:rPr>
              <w:rFonts w:hint="eastAsia" w:asciiTheme="minorEastAsia" w:hAnsiTheme="minorEastAsia"/>
              <w:lang w:eastAsia="zh-CN"/>
            </w:rPr>
            <w:t xml:space="preserve"> </w:t>
          </w:r>
          <w:r>
            <w:rPr>
              <w:lang w:eastAsia="zh-CN"/>
            </w:rPr>
            <w:t xml:space="preserve">CR </w:t>
          </w:r>
          <w:r>
            <w:rPr>
              <w:rFonts w:hint="eastAsia" w:ascii="SimSun" w:hAnsi="SimSun" w:eastAsia="SimSun" w:cs="SimSun"/>
              <w:lang w:eastAsia="zh-CN"/>
            </w:rPr>
            <w:t>或</w:t>
          </w:r>
          <w:r>
            <w:rPr>
              <w:rFonts w:eastAsia="SimSun"/>
              <w:lang w:eastAsia="zh-CN"/>
            </w:rPr>
            <w:t>PR</w:t>
          </w:r>
          <w:r>
            <w:rPr>
              <w:rFonts w:hint="eastAsia" w:ascii="SimSun" w:hAnsi="SimSun" w:eastAsia="SimSun" w:cs="SimSun"/>
              <w:lang w:eastAsia="zh-CN"/>
            </w:rPr>
            <w:t>证据至第一次评估为疾病进展或发生全因死亡（以先发生者为准）的时间。</w:t>
          </w:r>
        </w:p>
        <w:p w:rsidR="002330F8" w:rsidRDefault="00394453" w14:paraId="0E955ECF" w14:textId="77777777">
          <w:pPr>
            <w:spacing w:before="0"/>
            <w:ind w:left="480" w:leftChars="200"/>
            <w:rPr>
              <w:rStyle w:val="CPTVariable"/>
              <w:rFonts w:cs="Times New Roman" w:eastAsiaTheme="minorEastAsia"/>
              <w:lang w:eastAsia="zh-CN"/>
            </w:rPr>
          </w:pPr>
          <w:r>
            <w:rPr>
              <w:rStyle w:val="CPTVariable"/>
              <w:rFonts w:hint="eastAsia" w:asciiTheme="minorEastAsia" w:hAnsiTheme="minorEastAsia" w:eastAsiaTheme="minorEastAsia"/>
              <w:lang w:eastAsia="zh-CN"/>
            </w:rPr>
            <w:t>疗效评估</w:t>
          </w:r>
          <w:r>
            <w:rPr>
              <w:rFonts w:hint="eastAsia" w:eastAsia="SimSun"/>
              <w:lang w:eastAsia="zh-CN"/>
            </w:rPr>
            <w:t>基于</w:t>
          </w:r>
          <w:r>
            <w:rPr>
              <w:rFonts w:hint="eastAsia" w:eastAsia="SimSun"/>
              <w:lang w:eastAsia="zh-CN"/>
            </w:rPr>
            <w:t xml:space="preserve">Lugano 2014 </w:t>
          </w:r>
          <w:r>
            <w:rPr>
              <w:rFonts w:hint="eastAsia" w:eastAsia="SimSun"/>
              <w:lang w:eastAsia="zh-CN"/>
            </w:rPr>
            <w:t>疗效评价标准，</w:t>
          </w:r>
          <w:r>
            <w:rPr>
              <w:rFonts w:hint="eastAsia" w:eastAsia="SimSun"/>
              <w:lang w:eastAsia="zh-CN"/>
            </w:rPr>
            <w:t>IRC</w:t>
          </w:r>
          <w:r>
            <w:rPr>
              <w:rFonts w:hint="eastAsia" w:eastAsia="SimSun"/>
              <w:lang w:eastAsia="zh-CN"/>
            </w:rPr>
            <w:t>和研究者评估的</w:t>
          </w:r>
          <w:r>
            <w:rPr>
              <w:rFonts w:hint="eastAsia" w:eastAsia="SimSun"/>
              <w:lang w:eastAsia="zh-CN"/>
            </w:rPr>
            <w:t>CRR</w:t>
          </w:r>
          <w:r>
            <w:rPr>
              <w:rFonts w:hint="eastAsia" w:eastAsia="SimSun"/>
              <w:lang w:eastAsia="zh-CN"/>
            </w:rPr>
            <w:t>将分别进行汇</w:t>
          </w:r>
          <w:r>
            <w:rPr>
              <w:rFonts w:eastAsia="SimSun" w:cs="Times New Roman"/>
              <w:lang w:eastAsia="zh-CN"/>
            </w:rPr>
            <w:t>总分析。</w:t>
          </w:r>
        </w:p>
        <w:p w:rsidR="002330F8" w:rsidP="007A472F" w:rsidRDefault="00394453" w14:paraId="0E955ED1" w14:textId="30FA4DFB">
          <w:pPr>
            <w:pStyle w:val="ListParagraph"/>
            <w:ind w:left="442"/>
            <w:contextualSpacing w:val="0"/>
            <w:rPr>
              <w:lang w:eastAsia="zh-CN"/>
            </w:rPr>
          </w:pPr>
          <w:proofErr w:type="spellStart"/>
          <w:r>
            <w:rPr>
              <w:rFonts w:hint="eastAsia" w:eastAsiaTheme="minorEastAsia"/>
              <w:lang w:eastAsia="zh-CN"/>
            </w:rPr>
            <w:t>DoR</w:t>
          </w:r>
          <w:proofErr w:type="spellEnd"/>
          <w:r>
            <w:rPr>
              <w:rFonts w:hint="eastAsia" w:eastAsiaTheme="minorEastAsia"/>
              <w:lang w:eastAsia="zh-CN"/>
            </w:rPr>
            <w:t>的分析在曾经达到</w:t>
          </w:r>
          <w:r>
            <w:rPr>
              <w:rFonts w:hint="eastAsia" w:eastAsiaTheme="minorEastAsia"/>
              <w:lang w:eastAsia="zh-CN"/>
            </w:rPr>
            <w:t>CR</w:t>
          </w:r>
          <w:r>
            <w:rPr>
              <w:rFonts w:hint="eastAsia" w:eastAsiaTheme="minorEastAsia"/>
              <w:lang w:eastAsia="zh-CN"/>
            </w:rPr>
            <w:t>或</w:t>
          </w:r>
          <w:r>
            <w:rPr>
              <w:rFonts w:hint="eastAsia" w:eastAsiaTheme="minorEastAsia"/>
              <w:lang w:eastAsia="zh-CN"/>
            </w:rPr>
            <w:t>PR</w:t>
          </w:r>
          <w:r>
            <w:rPr>
              <w:rFonts w:hint="eastAsia" w:eastAsiaTheme="minorEastAsia"/>
              <w:lang w:eastAsia="zh-CN"/>
            </w:rPr>
            <w:t>的受试者中进行。</w:t>
          </w:r>
        </w:p>
      </w:sdtContent>
    </w:sdt>
    <w:p w:rsidR="002330F8" w:rsidP="007A472F" w:rsidRDefault="0097759B" w14:paraId="0E955ED2" w14:textId="77777777">
      <w:pPr>
        <w:pStyle w:val="Heading4"/>
        <w:ind w:left="1080"/>
        <w:rPr>
          <w:rFonts w:hint="eastAsia" w:asciiTheme="majorEastAsia" w:hAnsiTheme="majorEastAsia"/>
        </w:rPr>
      </w:pPr>
      <w:sdt>
        <w:sdtPr>
          <w:alias w:val="Analysis Methods and Results Presentation"/>
          <w:tag w:val="Analysis Methods and Results Presentation"/>
          <w:id w:val="1720166804"/>
          <w:lock w:val="contentLocked"/>
          <w:placeholder>
            <w:docPart w:val="C76E574CFF58449EBAD4CBF9BAF64351"/>
          </w:placeholder>
        </w:sdtPr>
        <w:sdtEndPr>
          <w:rPr>
            <w:rFonts w:asciiTheme="majorEastAsia" w:hAnsiTheme="majorEastAsia"/>
          </w:rPr>
        </w:sdtEndPr>
        <w:sdtContent>
          <w:r w:rsidR="00394453">
            <w:rPr>
              <w:rFonts w:hint="eastAsia" w:cs="Microsoft YaHei" w:asciiTheme="majorEastAsia" w:hAnsiTheme="majorEastAsia"/>
              <w:lang w:eastAsia="zh-CN"/>
            </w:rPr>
            <w:t>统计分析方法</w:t>
          </w:r>
        </w:sdtContent>
      </w:sdt>
    </w:p>
    <w:sdt>
      <w:sdtPr>
        <w:rPr>
          <w:rStyle w:val="CPTVariable"/>
        </w:rPr>
        <w:alias w:val="CPT:AnalysisMethodsandResultsPresentation[2]"/>
        <w:tag w:val="AnalysisMethodsandResultsPresentation"/>
        <w:id w:val="-2093606072"/>
        <w:lock w:val="sdtLocked"/>
        <w:placeholder>
          <w:docPart w:val="3DE91F26E2524F16BD86D86D4E8D7365"/>
        </w:placeholder>
      </w:sdtPr>
      <w:sdtEndPr>
        <w:rPr>
          <w:rStyle w:val="DefaultParagraphFont"/>
          <w:rFonts w:eastAsia="Times New Roman"/>
          <w:lang w:eastAsia="ja-JP"/>
        </w:rPr>
      </w:sdtEndPr>
      <w:sdtContent>
        <w:p w:rsidR="00E17621" w:rsidRDefault="006E5003" w14:paraId="239C5468" w14:textId="6B89B76E">
          <w:pPr>
            <w:pStyle w:val="ListParagraph"/>
            <w:numPr>
              <w:ilvl w:val="0"/>
              <w:numId w:val="78"/>
            </w:numPr>
            <w:contextualSpacing w:val="0"/>
            <w:rPr>
              <w:rStyle w:val="CPTVariable"/>
              <w:lang w:eastAsia="zh-CN"/>
            </w:rPr>
          </w:pPr>
          <w:r>
            <w:rPr>
              <w:rStyle w:val="CPTVariable"/>
              <w:rFonts w:hint="eastAsia"/>
              <w:lang w:eastAsia="zh-CN"/>
            </w:rPr>
            <w:t>基于</w:t>
          </w:r>
          <w:r w:rsidR="00394453">
            <w:rPr>
              <w:rStyle w:val="CPTVariable"/>
              <w:rFonts w:hint="eastAsia"/>
              <w:lang w:eastAsia="zh-CN"/>
            </w:rPr>
            <w:t>研究者评估的</w:t>
          </w:r>
          <w:r w:rsidR="00394453">
            <w:rPr>
              <w:rStyle w:val="CPTVariable"/>
              <w:rFonts w:hint="eastAsia"/>
              <w:lang w:eastAsia="zh-CN"/>
            </w:rPr>
            <w:t>PFS</w:t>
          </w:r>
          <w:r>
            <w:rPr>
              <w:rStyle w:val="CPTVariable"/>
              <w:rFonts w:hint="eastAsia"/>
              <w:lang w:eastAsia="zh-CN"/>
            </w:rPr>
            <w:t>的分析方法</w:t>
          </w:r>
          <w:r w:rsidR="00D70D81">
            <w:rPr>
              <w:rStyle w:val="CPTVariable"/>
              <w:rFonts w:hint="eastAsia"/>
              <w:lang w:eastAsia="zh-CN"/>
            </w:rPr>
            <w:t>和</w:t>
          </w:r>
          <w:r w:rsidR="00545336">
            <w:rPr>
              <w:rStyle w:val="CPTVariable"/>
              <w:rFonts w:hint="eastAsia"/>
              <w:lang w:eastAsia="zh-CN"/>
            </w:rPr>
            <w:t>主要终点</w:t>
          </w:r>
          <w:r w:rsidR="00394453">
            <w:rPr>
              <w:rStyle w:val="CPTVariable"/>
              <w:rFonts w:hint="eastAsia"/>
              <w:lang w:eastAsia="zh-CN"/>
            </w:rPr>
            <w:t>IRC</w:t>
          </w:r>
          <w:r w:rsidR="00394453">
            <w:rPr>
              <w:rStyle w:val="CPTVariable"/>
              <w:rFonts w:hint="eastAsia"/>
              <w:lang w:eastAsia="zh-CN"/>
            </w:rPr>
            <w:t>评估的</w:t>
          </w:r>
          <w:r w:rsidR="00394453">
            <w:rPr>
              <w:rStyle w:val="CPTVariable"/>
              <w:rFonts w:hint="eastAsia"/>
              <w:lang w:eastAsia="zh-CN"/>
            </w:rPr>
            <w:t>PFS</w:t>
          </w:r>
          <w:r w:rsidR="00394453">
            <w:rPr>
              <w:rStyle w:val="CPTVariable"/>
              <w:rFonts w:hint="eastAsia"/>
              <w:lang w:eastAsia="zh-CN"/>
            </w:rPr>
            <w:t>的主要分析</w:t>
          </w:r>
          <w:r w:rsidR="00D70D81">
            <w:rPr>
              <w:rStyle w:val="CPTVariable"/>
              <w:rFonts w:hint="eastAsia"/>
              <w:lang w:eastAsia="zh-CN"/>
            </w:rPr>
            <w:t>相同</w:t>
          </w:r>
          <w:r w:rsidRPr="00137445" w:rsidR="00C40D6D">
            <w:rPr>
              <w:rStyle w:val="CPTVariable"/>
              <w:rFonts w:hint="eastAsia"/>
              <w:lang w:eastAsia="zh-CN"/>
            </w:rPr>
            <w:t>。</w:t>
          </w:r>
        </w:p>
        <w:p w:rsidR="002330F8" w:rsidRDefault="00E17621" w14:paraId="0E955ED3" w14:textId="065A0A6F">
          <w:pPr>
            <w:pStyle w:val="ListParagraph"/>
            <w:numPr>
              <w:ilvl w:val="0"/>
              <w:numId w:val="78"/>
            </w:numPr>
            <w:contextualSpacing w:val="0"/>
            <w:rPr>
              <w:rStyle w:val="CPTVariable"/>
              <w:lang w:eastAsia="zh-CN"/>
            </w:rPr>
          </w:pPr>
          <w:r>
            <w:rPr>
              <w:rStyle w:val="CPTVariable"/>
              <w:rFonts w:hint="eastAsia"/>
              <w:lang w:eastAsia="zh-CN"/>
            </w:rPr>
            <w:t>将对基于研究者评估的</w:t>
          </w:r>
          <w:r>
            <w:rPr>
              <w:rStyle w:val="CPTVariable"/>
              <w:rFonts w:hint="eastAsia"/>
              <w:lang w:eastAsia="zh-CN"/>
            </w:rPr>
            <w:t>PFS</w:t>
          </w:r>
          <w:r>
            <w:rPr>
              <w:rStyle w:val="CPTVariable"/>
              <w:rFonts w:hint="eastAsia"/>
              <w:lang w:eastAsia="zh-CN"/>
            </w:rPr>
            <w:t>进行</w:t>
          </w:r>
          <w:r w:rsidR="005248F4">
            <w:rPr>
              <w:rStyle w:val="CPTVariable"/>
              <w:rFonts w:hint="eastAsia"/>
              <w:lang w:eastAsia="zh-CN"/>
            </w:rPr>
            <w:t>补充</w:t>
          </w:r>
          <w:r w:rsidRPr="00137445" w:rsidR="00C40D6D">
            <w:rPr>
              <w:rFonts w:hint="eastAsia" w:eastAsia="SimSun"/>
              <w:lang w:eastAsia="zh-CN"/>
            </w:rPr>
            <w:t>分析：若基于研究者的疗效评估结果为怀疑为疾病进展，且后续确认为非疾病进展时，则以前次怀疑疾病进展时的</w:t>
          </w:r>
          <w:proofErr w:type="gramStart"/>
          <w:r w:rsidRPr="00137445" w:rsidR="00C40D6D">
            <w:rPr>
              <w:rFonts w:hint="eastAsia" w:eastAsia="SimSun"/>
              <w:lang w:eastAsia="zh-CN"/>
            </w:rPr>
            <w:t>肿评时间</w:t>
          </w:r>
          <w:proofErr w:type="gramEnd"/>
          <w:r w:rsidRPr="00137445" w:rsidR="00C40D6D">
            <w:rPr>
              <w:rFonts w:hint="eastAsia" w:eastAsia="SimSun"/>
              <w:lang w:eastAsia="zh-CN"/>
            </w:rPr>
            <w:t>作为进展日期。其余</w:t>
          </w:r>
          <w:proofErr w:type="gramStart"/>
          <w:r w:rsidRPr="00137445" w:rsidR="00C40D6D">
            <w:rPr>
              <w:rFonts w:hint="eastAsia" w:eastAsia="SimSun"/>
              <w:lang w:eastAsia="zh-CN"/>
            </w:rPr>
            <w:t>删</w:t>
          </w:r>
          <w:proofErr w:type="gramEnd"/>
          <w:r w:rsidRPr="00137445" w:rsidR="00C40D6D">
            <w:rPr>
              <w:rFonts w:hint="eastAsia" w:eastAsia="SimSun"/>
              <w:lang w:eastAsia="zh-CN"/>
            </w:rPr>
            <w:t>失规则和分析方法同</w:t>
          </w:r>
          <w:r w:rsidRPr="00D00F56" w:rsidR="00D00F56">
            <w:rPr>
              <w:rStyle w:val="CPTVariable"/>
              <w:rFonts w:hint="eastAsia"/>
              <w:lang w:eastAsia="zh-CN"/>
            </w:rPr>
            <w:t>主要终点</w:t>
          </w:r>
          <w:r w:rsidRPr="00D00F56" w:rsidR="00D00F56">
            <w:rPr>
              <w:rStyle w:val="CPTVariable"/>
              <w:rFonts w:hint="eastAsia"/>
              <w:lang w:eastAsia="zh-CN"/>
            </w:rPr>
            <w:t>IRC</w:t>
          </w:r>
          <w:r w:rsidRPr="00D00F56" w:rsidR="00D00F56">
            <w:rPr>
              <w:rStyle w:val="CPTVariable"/>
              <w:rFonts w:hint="eastAsia"/>
              <w:lang w:eastAsia="zh-CN"/>
            </w:rPr>
            <w:t>评估的</w:t>
          </w:r>
          <w:r w:rsidRPr="00D00F56" w:rsidR="00D00F56">
            <w:rPr>
              <w:rStyle w:val="CPTVariable"/>
              <w:rFonts w:hint="eastAsia"/>
              <w:lang w:eastAsia="zh-CN"/>
            </w:rPr>
            <w:t>PFS</w:t>
          </w:r>
          <w:r w:rsidRPr="00D00F56" w:rsidR="00D00F56">
            <w:rPr>
              <w:rStyle w:val="CPTVariable"/>
              <w:rFonts w:hint="eastAsia"/>
              <w:lang w:eastAsia="zh-CN"/>
            </w:rPr>
            <w:t>分析。</w:t>
          </w:r>
        </w:p>
        <w:p w:rsidR="00FB2791" w:rsidRDefault="00D1282F" w14:paraId="0C22C6EE" w14:textId="59C70E08">
          <w:pPr>
            <w:pStyle w:val="ListParagraph"/>
            <w:numPr>
              <w:ilvl w:val="0"/>
              <w:numId w:val="78"/>
            </w:numPr>
            <w:rPr>
              <w:rStyle w:val="CPTVariable"/>
              <w:lang w:eastAsia="zh-CN"/>
            </w:rPr>
          </w:pPr>
          <w:ins w:author="王 桢" w:date="2025-08-11T15:27:00Z" w16du:dateUtc="2025-08-11T07:27:00Z" w:id="493">
            <w:r>
              <w:rPr>
                <w:rStyle w:val="CPTVariable"/>
                <w:rFonts w:hint="eastAsia"/>
                <w:lang w:eastAsia="zh-CN"/>
              </w:rPr>
              <w:t>对于</w:t>
            </w:r>
          </w:ins>
          <w:del w:author="王 桢" w:date="2025-08-11T15:27:00Z" w16du:dateUtc="2025-08-11T07:27:00Z" w:id="494">
            <w:r w:rsidR="005A5A67">
              <w:rPr>
                <w:rStyle w:val="CPTVariable"/>
                <w:rFonts w:hint="eastAsia"/>
                <w:lang w:eastAsia="zh-CN"/>
              </w:rPr>
              <w:delText>基于</w:delText>
            </w:r>
          </w:del>
          <w:r w:rsidR="00394453">
            <w:rPr>
              <w:rStyle w:val="CPTVariable"/>
              <w:rFonts w:hint="eastAsia"/>
              <w:lang w:eastAsia="zh-CN"/>
            </w:rPr>
            <w:t>IRC</w:t>
          </w:r>
          <w:r w:rsidR="00394453">
            <w:rPr>
              <w:rStyle w:val="CPTVariable"/>
              <w:rFonts w:hint="eastAsia"/>
              <w:lang w:eastAsia="zh-CN"/>
            </w:rPr>
            <w:t>评估</w:t>
          </w:r>
          <w:r w:rsidR="00222BE9">
            <w:rPr>
              <w:rStyle w:val="CPTVariable"/>
              <w:rFonts w:hint="eastAsia"/>
              <w:lang w:eastAsia="zh-CN"/>
            </w:rPr>
            <w:t>和研究者评估</w:t>
          </w:r>
          <w:r w:rsidR="00394453">
            <w:rPr>
              <w:rStyle w:val="CPTVariable"/>
              <w:rFonts w:hint="eastAsia"/>
              <w:lang w:eastAsia="zh-CN"/>
            </w:rPr>
            <w:t>的</w:t>
          </w:r>
          <w:proofErr w:type="spellStart"/>
          <w:r w:rsidR="00394453">
            <w:rPr>
              <w:rStyle w:val="CPTVariable"/>
              <w:rFonts w:hint="eastAsia"/>
              <w:lang w:eastAsia="zh-CN"/>
            </w:rPr>
            <w:t>DoR</w:t>
          </w:r>
          <w:proofErr w:type="spellEnd"/>
          <w:ins w:author="王 桢" w:date="2025-08-11T15:27:00Z" w16du:dateUtc="2025-08-11T07:27:00Z" w:id="495">
            <w:r>
              <w:rPr>
                <w:rStyle w:val="CPTVariable"/>
                <w:rFonts w:hint="eastAsia"/>
                <w:lang w:eastAsia="zh-CN"/>
              </w:rPr>
              <w:t>，</w:t>
            </w:r>
            <w:r w:rsidR="00E26A98">
              <w:rPr>
                <w:rStyle w:val="CPTVariable"/>
                <w:rFonts w:hint="eastAsia"/>
                <w:lang w:eastAsia="zh-CN"/>
              </w:rPr>
              <w:t>将</w:t>
            </w:r>
          </w:ins>
          <w:del w:author="王 桢" w:date="2025-08-11T15:27:00Z" w16du:dateUtc="2025-08-11T07:27:00Z" w:id="496">
            <w:r w:rsidR="00394453">
              <w:rPr>
                <w:rStyle w:val="CPTVariable"/>
                <w:rFonts w:hint="eastAsia"/>
                <w:lang w:eastAsia="zh-CN"/>
              </w:rPr>
              <w:delText>的分析方法和主要终点</w:delText>
            </w:r>
            <w:r w:rsidR="00222BE9">
              <w:rPr>
                <w:rStyle w:val="CPTVariable"/>
                <w:rFonts w:hint="eastAsia"/>
                <w:lang w:eastAsia="zh-CN"/>
              </w:rPr>
              <w:delText>IRC</w:delText>
            </w:r>
            <w:r w:rsidR="00222BE9">
              <w:rPr>
                <w:rStyle w:val="CPTVariable"/>
                <w:rFonts w:hint="eastAsia"/>
                <w:lang w:eastAsia="zh-CN"/>
              </w:rPr>
              <w:delText>评估的</w:delText>
            </w:r>
            <w:r w:rsidR="00222BE9">
              <w:rPr>
                <w:rStyle w:val="CPTVariable"/>
                <w:rFonts w:hint="eastAsia"/>
                <w:lang w:eastAsia="zh-CN"/>
              </w:rPr>
              <w:delText>PFS</w:delText>
            </w:r>
            <w:r w:rsidR="00394453">
              <w:rPr>
                <w:rStyle w:val="CPTVariable"/>
                <w:rFonts w:hint="eastAsia"/>
                <w:lang w:eastAsia="zh-CN"/>
              </w:rPr>
              <w:delText>的主要分析相同</w:delText>
            </w:r>
            <w:r w:rsidR="00AE31EE">
              <w:rPr>
                <w:rStyle w:val="CPTVariable"/>
                <w:rFonts w:hint="eastAsia"/>
                <w:lang w:eastAsia="zh-CN"/>
              </w:rPr>
              <w:delText>。对于</w:delText>
            </w:r>
            <w:r w:rsidR="00AE31EE">
              <w:rPr>
                <w:rStyle w:val="CPTVariable"/>
                <w:rFonts w:hint="eastAsia"/>
                <w:lang w:eastAsia="zh-CN"/>
              </w:rPr>
              <w:delText>DOR</w:delText>
            </w:r>
            <w:r w:rsidR="00AE31EE">
              <w:rPr>
                <w:rStyle w:val="CPTVariable"/>
                <w:rFonts w:hint="eastAsia"/>
                <w:lang w:eastAsia="zh-CN"/>
              </w:rPr>
              <w:delText>，也会</w:delText>
            </w:r>
          </w:del>
          <w:r w:rsidR="00C773A7">
            <w:rPr>
              <w:rStyle w:val="CPTVariable"/>
              <w:rFonts w:hint="eastAsia"/>
              <w:lang w:eastAsia="zh-CN"/>
            </w:rPr>
            <w:t>报告其最小值，最大值，</w:t>
          </w:r>
          <w:r w:rsidR="00030A6F">
            <w:rPr>
              <w:rStyle w:val="CPTVariable"/>
              <w:rFonts w:hint="eastAsia"/>
              <w:lang w:eastAsia="zh-CN"/>
            </w:rPr>
            <w:t>中位</w:t>
          </w:r>
          <w:r w:rsidR="00030A6F">
            <w:rPr>
              <w:rStyle w:val="CPTVariable"/>
              <w:rFonts w:hint="eastAsia"/>
              <w:lang w:eastAsia="zh-CN"/>
            </w:rPr>
            <w:t>DOR</w:t>
          </w:r>
          <w:r w:rsidR="00030A6F">
            <w:rPr>
              <w:rStyle w:val="CPTVariable"/>
              <w:rFonts w:hint="eastAsia"/>
              <w:lang w:eastAsia="zh-CN"/>
            </w:rPr>
            <w:t>时间及其</w:t>
          </w:r>
          <w:r w:rsidR="00030A6F">
            <w:rPr>
              <w:rStyle w:val="CPTVariable"/>
              <w:rFonts w:hint="eastAsia"/>
              <w:lang w:eastAsia="zh-CN"/>
            </w:rPr>
            <w:t>95%CI</w:t>
          </w:r>
          <w:r w:rsidR="00030A6F">
            <w:rPr>
              <w:rStyle w:val="CPTVariable"/>
              <w:rFonts w:hint="eastAsia"/>
              <w:lang w:eastAsia="zh-CN"/>
            </w:rPr>
            <w:t>，</w:t>
          </w:r>
          <w:r w:rsidR="00E62D8A">
            <w:rPr>
              <w:rStyle w:val="CPTVariable"/>
              <w:rFonts w:hint="eastAsia"/>
              <w:lang w:eastAsia="zh-CN"/>
            </w:rPr>
            <w:t>3</w:t>
          </w:r>
          <w:r w:rsidR="00E62D8A">
            <w:rPr>
              <w:rStyle w:val="CPTVariable"/>
              <w:rFonts w:hint="eastAsia"/>
              <w:lang w:eastAsia="zh-CN"/>
            </w:rPr>
            <w:t>个月</w:t>
          </w:r>
          <w:r w:rsidR="00E62D8A">
            <w:rPr>
              <w:rStyle w:val="CPTVariable"/>
              <w:rFonts w:hint="eastAsia"/>
              <w:lang w:eastAsia="zh-CN"/>
            </w:rPr>
            <w:t>/6</w:t>
          </w:r>
          <w:r w:rsidR="00E62D8A">
            <w:rPr>
              <w:rStyle w:val="CPTVariable"/>
              <w:rFonts w:hint="eastAsia"/>
              <w:lang w:eastAsia="zh-CN"/>
            </w:rPr>
            <w:t>个月</w:t>
          </w:r>
          <w:r w:rsidR="00C859C0">
            <w:rPr>
              <w:rStyle w:val="CPTVariable"/>
              <w:rFonts w:hint="eastAsia"/>
              <w:lang w:eastAsia="zh-CN"/>
            </w:rPr>
            <w:t>/12</w:t>
          </w:r>
          <w:r w:rsidR="00C859C0">
            <w:rPr>
              <w:rStyle w:val="CPTVariable"/>
              <w:rFonts w:hint="eastAsia"/>
              <w:lang w:eastAsia="zh-CN"/>
            </w:rPr>
            <w:t>个月的</w:t>
          </w:r>
          <w:r w:rsidR="00527D2B">
            <w:rPr>
              <w:rStyle w:val="CPTVariable"/>
              <w:rFonts w:hint="eastAsia"/>
              <w:lang w:eastAsia="zh-CN"/>
            </w:rPr>
            <w:t>缓解持续例数及缓解率</w:t>
          </w:r>
          <w:r w:rsidR="00FB2791">
            <w:rPr>
              <w:rStyle w:val="CPTVariable"/>
              <w:rFonts w:hint="eastAsia"/>
              <w:lang w:eastAsia="zh-CN"/>
            </w:rPr>
            <w:t>。</w:t>
          </w:r>
        </w:p>
        <w:p w:rsidR="002330F8" w:rsidP="00875CD2" w:rsidRDefault="00394453" w14:paraId="0E955ED8" w14:textId="55C44D9B">
          <w:pPr>
            <w:pStyle w:val="ListParagraph"/>
            <w:numPr>
              <w:ilvl w:val="0"/>
              <w:numId w:val="78"/>
            </w:numPr>
            <w:rPr>
              <w:rStyle w:val="CPTVariable"/>
              <w:rFonts w:cs="Cordia New"/>
              <w:szCs w:val="22"/>
              <w:lang w:eastAsia="zh-CN"/>
            </w:rPr>
          </w:pPr>
          <w:r w:rsidRPr="001A29A1">
            <w:rPr>
              <w:lang w:eastAsia="zh-CN"/>
            </w:rPr>
            <w:t>对于IRC</w:t>
          </w:r>
          <w:r w:rsidRPr="001A29A1" w:rsidR="00EB5174">
            <w:rPr>
              <w:rFonts w:hint="eastAsia"/>
              <w:lang w:eastAsia="zh-CN"/>
            </w:rPr>
            <w:t>和研究者</w:t>
          </w:r>
          <w:r w:rsidRPr="001A29A1">
            <w:rPr>
              <w:lang w:eastAsia="zh-CN"/>
            </w:rPr>
            <w:t>评估的ORR和C</w:t>
          </w:r>
          <w:r w:rsidRPr="001A29A1" w:rsidR="00CB6170">
            <w:rPr>
              <w:rFonts w:hint="eastAsia"/>
              <w:lang w:eastAsia="zh-CN"/>
            </w:rPr>
            <w:t>R</w:t>
          </w:r>
          <w:r w:rsidRPr="001A29A1">
            <w:rPr>
              <w:lang w:eastAsia="zh-CN"/>
            </w:rPr>
            <w:t>R</w:t>
          </w:r>
          <w:r w:rsidRPr="001A29A1" w:rsidR="00EB5174">
            <w:rPr>
              <w:rFonts w:hint="eastAsia"/>
              <w:lang w:eastAsia="zh-CN"/>
            </w:rPr>
            <w:t>终点</w:t>
          </w:r>
          <w:r w:rsidRPr="001A29A1">
            <w:rPr>
              <w:lang w:eastAsia="zh-CN"/>
            </w:rPr>
            <w:t>，</w:t>
          </w:r>
          <w:r w:rsidRPr="001A29A1" w:rsidR="005930F8">
            <w:rPr>
              <w:rFonts w:hint="eastAsia"/>
              <w:lang w:eastAsia="zh-CN"/>
            </w:rPr>
            <w:t>将使用分层Miettinen和Nurminen方法</w:t>
          </w:r>
          <w:r w:rsidRPr="001A29A1" w:rsidR="002275C2">
            <w:rPr>
              <w:rFonts w:hint="eastAsia"/>
              <w:lang w:eastAsia="zh-CN"/>
            </w:rPr>
            <w:t>按照随机化的分层因素：包括是否接受过干细胞移植（是或否）和ECOG评分（0/1 或2）（</w:t>
          </w:r>
          <w:proofErr w:type="spellStart"/>
          <w:r w:rsidRPr="001A29A1" w:rsidR="002275C2">
            <w:rPr>
              <w:rFonts w:hint="eastAsia"/>
              <w:lang w:eastAsia="zh-CN"/>
            </w:rPr>
            <w:t>如适用</w:t>
          </w:r>
          <w:proofErr w:type="spellEnd"/>
          <w:r w:rsidRPr="001A29A1" w:rsidR="002275C2">
            <w:rPr>
              <w:rFonts w:hint="eastAsia"/>
              <w:lang w:eastAsia="zh-CN"/>
            </w:rPr>
            <w:t>），</w:t>
          </w:r>
          <w:r w:rsidRPr="001A29A1" w:rsidR="00CD4268">
            <w:rPr>
              <w:rFonts w:hint="eastAsia"/>
              <w:lang w:eastAsia="zh-CN"/>
            </w:rPr>
            <w:t>进行</w:t>
          </w:r>
          <w:r w:rsidRPr="001A29A1" w:rsidR="00BB50EE">
            <w:rPr>
              <w:rFonts w:hint="eastAsia"/>
              <w:lang w:eastAsia="zh-CN"/>
            </w:rPr>
            <w:t>组间差异的检验</w:t>
          </w:r>
          <w:r w:rsidRPr="001A29A1" w:rsidR="00885297">
            <w:rPr>
              <w:rFonts w:hint="eastAsia"/>
              <w:lang w:eastAsia="zh-CN"/>
            </w:rPr>
            <w:t>，</w:t>
          </w:r>
          <w:r w:rsidRPr="001A29A1" w:rsidR="00CB6170">
            <w:rPr>
              <w:rFonts w:hint="eastAsia"/>
              <w:lang w:eastAsia="zh-CN"/>
            </w:rPr>
            <w:t>并</w:t>
          </w:r>
          <w:r w:rsidRPr="001A29A1" w:rsidR="00885297">
            <w:rPr>
              <w:rFonts w:hint="eastAsia"/>
              <w:lang w:eastAsia="zh-CN"/>
            </w:rPr>
            <w:t>报告组间</w:t>
          </w:r>
          <w:r w:rsidRPr="001A29A1" w:rsidR="00897023">
            <w:rPr>
              <w:rFonts w:hint="eastAsia"/>
              <w:lang w:eastAsia="zh-CN"/>
            </w:rPr>
            <w:t>差异</w:t>
          </w:r>
          <w:r w:rsidRPr="001A29A1" w:rsidR="00DB1CE0">
            <w:rPr>
              <w:rFonts w:hint="eastAsia"/>
              <w:lang w:eastAsia="zh-CN"/>
            </w:rPr>
            <w:t>的估计及其95%CI。</w:t>
          </w:r>
          <w:r w:rsidRPr="001A29A1" w:rsidR="00915E39">
            <w:rPr>
              <w:rFonts w:hint="eastAsia"/>
              <w:lang w:eastAsia="zh-CN"/>
            </w:rPr>
            <w:t>同时，</w:t>
          </w:r>
          <w:r w:rsidRPr="001A29A1">
            <w:t xml:space="preserve">将使用双侧95%Clopper-Pearson </w:t>
          </w:r>
          <w:proofErr w:type="spellStart"/>
          <w:r w:rsidRPr="001A29A1">
            <w:t>CI总结每组的ORR</w:t>
          </w:r>
          <w:r w:rsidRPr="001A29A1">
            <w:rPr>
              <w:lang w:eastAsia="zh-CN"/>
            </w:rPr>
            <w:t>和</w:t>
          </w:r>
          <w:commentRangeStart w:id="497"/>
          <w:commentRangeStart w:id="498"/>
          <w:r w:rsidRPr="001A29A1">
            <w:rPr>
              <w:lang w:eastAsia="zh-CN"/>
            </w:rPr>
            <w:t>C</w:t>
          </w:r>
          <w:r w:rsidRPr="001A29A1" w:rsidR="00CB6170">
            <w:rPr>
              <w:rFonts w:hint="eastAsia"/>
              <w:lang w:eastAsia="zh-CN"/>
            </w:rPr>
            <w:t>R</w:t>
          </w:r>
          <w:r w:rsidRPr="001A29A1">
            <w:t>R</w:t>
          </w:r>
          <w:proofErr w:type="spellEnd"/>
          <w:commentRangeEnd w:id="497"/>
          <w:r>
            <w:rPr>
              <w:rStyle w:val="CommentReference"/>
            </w:rPr>
            <w:commentReference w:id="497"/>
          </w:r>
          <w:commentRangeEnd w:id="498"/>
          <w:r w:rsidR="004A0856">
            <w:rPr>
              <w:rStyle w:val="CommentReference"/>
              <w:rFonts w:cs="Cordia New" w:eastAsiaTheme="minorEastAsia"/>
            </w:rPr>
            <w:commentReference w:id="498"/>
          </w:r>
          <w:r w:rsidRPr="001A29A1">
            <w:t>。</w:t>
          </w:r>
        </w:p>
      </w:sdtContent>
    </w:sdt>
    <w:p w:rsidRPr="007A472F" w:rsidR="002330F8" w:rsidP="00036081" w:rsidRDefault="00394453" w14:paraId="0E955F05" w14:textId="77777777">
      <w:pPr>
        <w:pStyle w:val="Heading2"/>
        <w:rPr>
          <w:rStyle w:val="CPTVariable"/>
          <w:sz w:val="28"/>
          <w:szCs w:val="28"/>
        </w:rPr>
      </w:pPr>
      <w:bookmarkStart w:name="_Toc201319877" w:id="499"/>
      <w:bookmarkStart w:name="_Toc201319879" w:id="500"/>
      <w:bookmarkStart w:name="_Toc201319920" w:id="501"/>
      <w:bookmarkStart w:name="_Toc201319921" w:id="502"/>
      <w:bookmarkStart w:name="_Toc75640064" w:id="503"/>
      <w:bookmarkEnd w:id="499"/>
      <w:bookmarkEnd w:id="500"/>
      <w:bookmarkEnd w:id="501"/>
      <w:r w:rsidRPr="007A472F">
        <w:rPr>
          <w:rStyle w:val="CPTVariable"/>
          <w:rFonts w:hint="eastAsia"/>
          <w:sz w:val="28"/>
          <w:szCs w:val="28"/>
        </w:rPr>
        <w:t>其他分析</w:t>
      </w:r>
      <w:bookmarkEnd w:id="502"/>
    </w:p>
    <w:p w:rsidR="002330F8" w:rsidRDefault="00394453" w14:paraId="0E955F06" w14:textId="77777777">
      <w:pPr>
        <w:rPr>
          <w:lang w:eastAsia="zh-CN"/>
        </w:rPr>
      </w:pPr>
      <w:r>
        <w:rPr>
          <w:lang w:eastAsia="zh-CN"/>
        </w:rPr>
        <w:t>将对研究者评估与</w:t>
      </w:r>
      <w:r>
        <w:rPr>
          <w:lang w:eastAsia="zh-CN"/>
        </w:rPr>
        <w:t>IRC</w:t>
      </w:r>
      <w:r>
        <w:rPr>
          <w:lang w:eastAsia="zh-CN"/>
        </w:rPr>
        <w:t>评估的</w:t>
      </w:r>
      <w:r>
        <w:rPr>
          <w:lang w:eastAsia="zh-CN"/>
        </w:rPr>
        <w:t>PD</w:t>
      </w:r>
      <w:r>
        <w:rPr>
          <w:lang w:eastAsia="zh-CN"/>
        </w:rPr>
        <w:t>结果进行一致性分析。</w:t>
      </w:r>
    </w:p>
    <w:bookmarkStart w:name="_Toc201319922" w:displacedByCustomXml="next" w:id="504"/>
    <w:sdt>
      <w:sdtPr>
        <w:rPr>
          <w:rStyle w:val="CPTVariable"/>
          <w:sz w:val="28"/>
          <w:szCs w:val="28"/>
        </w:rPr>
        <w:alias w:val="Secondary Statistical Analyses for Safety"/>
        <w:tag w:val="Secondary Statistical Analyses for Safety"/>
        <w:id w:val="-366988750"/>
        <w:lock w:val="sdtContentLocked"/>
        <w:placeholder>
          <w:docPart w:val="4FCFCF027EC644E4899FBD7381B3623F"/>
        </w:placeholder>
      </w:sdtPr>
      <w:sdtEndPr>
        <w:rPr>
          <w:rStyle w:val="CPTVariable"/>
          <w:sz w:val="28"/>
          <w:szCs w:val="28"/>
        </w:rPr>
      </w:sdtEndPr>
      <w:sdtContent>
        <w:p w:rsidR="002330F8" w:rsidRDefault="00394453" w14:paraId="0E955F07" w14:textId="77777777">
          <w:pPr>
            <w:pStyle w:val="Heading1"/>
            <w:ind w:left="1077" w:hanging="1077"/>
            <w:rPr>
              <w:rStyle w:val="CPTVariable"/>
              <w:sz w:val="28"/>
              <w:szCs w:val="28"/>
            </w:rPr>
          </w:pPr>
          <w:r>
            <w:rPr>
              <w:rFonts w:hint="eastAsia" w:asciiTheme="minorEastAsia" w:hAnsiTheme="minorEastAsia" w:eastAsiaTheme="minorEastAsia"/>
              <w:lang w:eastAsia="zh-CN"/>
            </w:rPr>
            <w:t>安全性分析</w:t>
          </w:r>
        </w:p>
      </w:sdtContent>
    </w:sdt>
    <w:bookmarkEnd w:displacedByCustomXml="prev" w:id="504"/>
    <w:bookmarkEnd w:displacedByCustomXml="next" w:id="503"/>
    <w:bookmarkStart w:name="_Toc201319923" w:displacedByCustomXml="next" w:id="505"/>
    <w:bookmarkStart w:name="_Toc75640065" w:displacedByCustomXml="next" w:id="506"/>
    <w:sdt>
      <w:sdtPr>
        <w:rPr>
          <w:rStyle w:val="CPTVariable"/>
        </w:rPr>
        <w:alias w:val="Overview of Planned Secondary Statistical Analyses for Safety"/>
        <w:tag w:val="Overview of Planned Secondary Statistical Analyses for Safety"/>
        <w:id w:val="1318839855"/>
        <w:lock w:val="contentLocked"/>
        <w:placeholder>
          <w:docPart w:val="4FCFCF027EC644E4899FBD7381B3623F"/>
        </w:placeholder>
      </w:sdtPr>
      <w:sdtEndPr>
        <w:rPr>
          <w:rStyle w:val="CPTVariable"/>
        </w:rPr>
      </w:sdtEndPr>
      <w:sdtContent>
        <w:p w:rsidR="002330F8" w:rsidRDefault="00394453" w14:paraId="0E955F08" w14:textId="77777777">
          <w:pPr>
            <w:pStyle w:val="Heading2"/>
            <w:rPr>
              <w:rStyle w:val="CPTVariable"/>
              <w:lang w:eastAsia="zh-CN"/>
            </w:rPr>
          </w:pPr>
          <w:r>
            <w:rPr>
              <w:rStyle w:val="CPTVariable"/>
              <w:rFonts w:hint="eastAsia"/>
            </w:rPr>
            <w:t>计划进行的安全性分析概述</w:t>
          </w:r>
        </w:p>
      </w:sdtContent>
    </w:sdt>
    <w:bookmarkEnd w:displacedByCustomXml="prev" w:id="505"/>
    <w:bookmarkEnd w:displacedByCustomXml="next" w:id="506"/>
    <w:bookmarkStart w:name="_Ref61798545" w:displacedByCustomXml="next" w:id="507"/>
    <w:sdt>
      <w:sdtPr>
        <w:rPr>
          <w:rStyle w:val="CPTVariable"/>
          <w:rFonts w:cs="Times New Roman"/>
        </w:rPr>
        <w:alias w:val="CPT:OverviewofPlannedStatisticalAnalyses[3]"/>
        <w:tag w:val="OverviewofPlannedStatisticalAnalyses"/>
        <w:id w:val="-895735478"/>
        <w:lock w:val="sdtLocked"/>
        <w:placeholder>
          <w:docPart w:val="1E4B7E715A50494F8B4D6FAB84F46669"/>
        </w:placeholder>
      </w:sdtPr>
      <w:sdtEndPr>
        <w:rPr>
          <w:rStyle w:val="DefaultParagraphFont"/>
          <w:rFonts w:eastAsia="MS Mincho" w:cs="Cordia New"/>
          <w:lang w:eastAsia="ja-JP"/>
        </w:rPr>
      </w:sdtEndPr>
      <w:sdtContent>
        <w:p w:rsidR="002330F8" w:rsidRDefault="00394453" w14:paraId="0E955F09" w14:textId="77777777">
          <w:pPr>
            <w:rPr>
              <w:rStyle w:val="CPTVariable"/>
              <w:lang w:eastAsia="zh-CN"/>
            </w:rPr>
          </w:pPr>
          <w:r>
            <w:rPr>
              <w:rStyle w:val="CPTVariable"/>
              <w:rFonts w:hint="eastAsia"/>
              <w:lang w:eastAsia="zh-CN"/>
            </w:rPr>
            <w:t>除非另外说明，安全性分析将基于</w:t>
          </w:r>
          <w:r>
            <w:rPr>
              <w:rStyle w:val="CPTVariable"/>
              <w:lang w:eastAsia="zh-CN"/>
            </w:rPr>
            <w:t xml:space="preserve"> “</w:t>
          </w:r>
          <w:r>
            <w:rPr>
              <w:rStyle w:val="CPTVariable"/>
              <w:rFonts w:hint="eastAsia"/>
              <w:lang w:eastAsia="zh-CN"/>
            </w:rPr>
            <w:t>安全性分析集</w:t>
          </w:r>
          <w:r>
            <w:rPr>
              <w:rStyle w:val="CPTVariable"/>
              <w:lang w:eastAsia="zh-CN"/>
            </w:rPr>
            <w:t>”</w:t>
          </w:r>
          <w:r>
            <w:rPr>
              <w:rStyle w:val="CPTVariable"/>
              <w:rFonts w:hint="eastAsia"/>
              <w:lang w:eastAsia="zh-CN"/>
            </w:rPr>
            <w:t>。</w:t>
          </w:r>
        </w:p>
        <w:p w:rsidR="002330F8" w:rsidRDefault="00394453" w14:paraId="0E955F0A" w14:textId="77777777">
          <w:pPr>
            <w:rPr>
              <w:rStyle w:val="CPTVariable"/>
              <w:lang w:eastAsia="zh-CN"/>
            </w:rPr>
          </w:pPr>
          <w:r>
            <w:rPr>
              <w:rStyle w:val="CPTVariable"/>
            </w:rPr>
            <w:fldChar w:fldCharType="begin"/>
          </w:r>
          <w:r>
            <w:rPr>
              <w:rStyle w:val="CPTVariable"/>
              <w:lang w:eastAsia="zh-CN"/>
            </w:rPr>
            <w:instrText xml:space="preserve"> </w:instrText>
          </w:r>
          <w:r>
            <w:rPr>
              <w:rStyle w:val="CPTVariable"/>
              <w:rFonts w:hint="eastAsia"/>
              <w:lang w:eastAsia="zh-CN"/>
            </w:rPr>
            <w:instrText>REF _Ref75638383 \n \h</w:instrText>
          </w:r>
          <w:r>
            <w:rPr>
              <w:rStyle w:val="CPTVariable"/>
              <w:lang w:eastAsia="zh-CN"/>
            </w:rPr>
            <w:instrText xml:space="preserve"> </w:instrText>
          </w:r>
          <w:r>
            <w:rPr>
              <w:rStyle w:val="CPTVariable"/>
            </w:rPr>
          </w:r>
          <w:r>
            <w:rPr>
              <w:rStyle w:val="CPTVariable"/>
            </w:rPr>
            <w:fldChar w:fldCharType="separate"/>
          </w:r>
          <w:r>
            <w:rPr>
              <w:rStyle w:val="CPTVariable"/>
              <w:rFonts w:hint="eastAsia"/>
              <w:lang w:eastAsia="zh-CN"/>
            </w:rPr>
            <w:t>表</w:t>
          </w:r>
          <w:r>
            <w:rPr>
              <w:rStyle w:val="CPTVariable"/>
              <w:rFonts w:hint="eastAsia"/>
              <w:lang w:eastAsia="zh-CN"/>
            </w:rPr>
            <w:t>7</w:t>
          </w:r>
          <w:r>
            <w:rPr>
              <w:rStyle w:val="CPTVariable"/>
            </w:rPr>
            <w:fldChar w:fldCharType="end"/>
          </w:r>
          <w:r>
            <w:rPr>
              <w:rStyle w:val="CPTVariable"/>
              <w:rFonts w:hint="eastAsia"/>
              <w:lang w:eastAsia="zh-CN"/>
            </w:rPr>
            <w:t>提供了计划进行的安全性分析的概览。</w:t>
          </w:r>
        </w:p>
        <w:p w:rsidR="002330F8" w:rsidRDefault="00394453" w14:paraId="0E955F0B" w14:textId="11F5EB5A">
          <w:pPr>
            <w:pStyle w:val="captiontable"/>
            <w:numPr>
              <w:ilvl w:val="2"/>
              <w:numId w:val="20"/>
            </w:numPr>
            <w:spacing w:before="120" w:after="120"/>
            <w:rPr>
              <w:rStyle w:val="CPTVariable"/>
              <w:lang w:eastAsia="zh-CN"/>
            </w:rPr>
          </w:pPr>
          <w:bookmarkStart w:name="_Ref75638383" w:id="508"/>
          <w:bookmarkEnd w:id="507"/>
          <w:commentRangeStart w:id="509"/>
          <w:r>
            <w:rPr>
              <w:rStyle w:val="CPTVariable"/>
              <w:rFonts w:hint="eastAsia"/>
              <w:lang w:eastAsia="zh-CN"/>
            </w:rPr>
            <w:t>计划进行的安全性分析</w:t>
          </w:r>
          <w:commentRangeEnd w:id="509"/>
          <w:r w:rsidR="00642940">
            <w:rPr>
              <w:rStyle w:val="CommentReference"/>
              <w:rFonts w:ascii="Times New Roman" w:hAnsi="Times New Roman" w:cs="Cordia New" w:eastAsiaTheme="minorEastAsia"/>
              <w:b w:val="0"/>
              <w:bCs w:val="0"/>
              <w:lang w:val="en-US"/>
            </w:rPr>
            <w:commentReference w:id="509"/>
          </w:r>
          <w:r>
            <w:rPr>
              <w:rStyle w:val="CPTVariable"/>
              <w:rFonts w:hint="eastAsia"/>
              <w:lang w:eastAsia="zh-CN"/>
            </w:rPr>
            <w:t>概览</w:t>
          </w:r>
          <w:bookmarkEnd w:id="508"/>
        </w:p>
        <w:tbl>
          <w:tblPr>
            <w:tblW w:w="9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5"/>
          </w:tblGrid>
          <w:tr w:rsidR="00394F94" w:rsidTr="00137445" w14:paraId="0E955F0E" w14:textId="77777777">
            <w:trPr>
              <w:trHeight w:val="97"/>
              <w:tblHeader/>
            </w:trPr>
            <w:tc>
              <w:tcPr>
                <w:tcW w:w="9355" w:type="dxa"/>
                <w:shd w:val="clear" w:color="auto" w:fill="B8CCE4" w:themeFill="accent1" w:themeFillTint="66"/>
              </w:tcPr>
              <w:p w:rsidRPr="00137445" w:rsidR="00394F94" w:rsidRDefault="00394F94" w14:paraId="0E955F0C" w14:textId="48667FA7">
                <w:pPr>
                  <w:rPr>
                    <w:rStyle w:val="CPTVariable"/>
                    <w:b/>
                    <w:bCs/>
                    <w:lang w:eastAsia="zh-CN"/>
                  </w:rPr>
                </w:pPr>
                <w:r w:rsidRPr="00137445">
                  <w:rPr>
                    <w:rStyle w:val="CPTVariable"/>
                    <w:rFonts w:hint="eastAsia"/>
                    <w:b/>
                    <w:bCs/>
                    <w:lang w:eastAsia="zh-CN"/>
                  </w:rPr>
                  <w:t>分析项目</w:t>
                </w:r>
              </w:p>
            </w:tc>
          </w:tr>
          <w:tr w:rsidRPr="00394F94" w:rsidR="002330F8" w:rsidTr="00137445" w14:paraId="0E955F15" w14:textId="77777777">
            <w:tc>
              <w:tcPr>
                <w:tcW w:w="9350" w:type="dxa"/>
                <w:vAlign w:val="center"/>
              </w:tcPr>
              <w:p w:rsidRPr="00394F94" w:rsidR="002330F8" w:rsidRDefault="00394453" w14:paraId="0E955F14" w14:textId="77777777">
                <w:pPr>
                  <w:rPr>
                    <w:rFonts w:eastAsia="SimSun" w:cs="Times New Roman"/>
                    <w:bCs/>
                    <w:szCs w:val="24"/>
                    <w:lang w:val="en-GB" w:eastAsia="ja-JP"/>
                  </w:rPr>
                </w:pPr>
                <w:proofErr w:type="spellStart"/>
                <w:r w:rsidRPr="00137445">
                  <w:rPr>
                    <w:rFonts w:eastAsia="SimSun" w:cs="Times New Roman"/>
                    <w:bCs/>
                    <w:szCs w:val="24"/>
                  </w:rPr>
                  <w:t>不良事件</w:t>
                </w:r>
                <w:proofErr w:type="spellEnd"/>
              </w:p>
            </w:tc>
          </w:tr>
          <w:tr w:rsidRPr="00394F94" w:rsidR="002330F8" w:rsidTr="00137445" w14:paraId="0E955F53" w14:textId="77777777">
            <w:tc>
              <w:tcPr>
                <w:tcW w:w="9350" w:type="dxa"/>
                <w:vAlign w:val="center"/>
              </w:tcPr>
              <w:p w:rsidRPr="00394F94" w:rsidR="002330F8" w:rsidRDefault="00394453" w14:paraId="0E955F52" w14:textId="77777777">
                <w:pPr>
                  <w:rPr>
                    <w:rFonts w:eastAsia="SimSun" w:cs="Times New Roman"/>
                    <w:bCs/>
                    <w:szCs w:val="24"/>
                    <w:lang w:val="en-GB" w:eastAsia="ja-JP"/>
                  </w:rPr>
                </w:pPr>
                <w:commentRangeStart w:id="510"/>
                <w:commentRangeStart w:id="511"/>
                <w:proofErr w:type="spellStart"/>
                <w:r w:rsidRPr="00137445">
                  <w:rPr>
                    <w:rFonts w:eastAsia="SimSun" w:cs="Times New Roman"/>
                    <w:bCs/>
                    <w:szCs w:val="24"/>
                  </w:rPr>
                  <w:t>实验室检查</w:t>
                </w:r>
                <w:proofErr w:type="spellEnd"/>
                <w:commentRangeEnd w:id="510"/>
                <w:r w:rsidRPr="00394F94">
                  <w:rPr>
                    <w:rStyle w:val="CommentReference"/>
                    <w:bCs/>
                  </w:rPr>
                  <w:commentReference w:id="510"/>
                </w:r>
                <w:commentRangeEnd w:id="511"/>
                <w:r w:rsidRPr="00394F94">
                  <w:rPr>
                    <w:rStyle w:val="CommentReference"/>
                    <w:bCs/>
                  </w:rPr>
                  <w:commentReference w:id="511"/>
                </w:r>
              </w:p>
            </w:tc>
          </w:tr>
          <w:tr w:rsidRPr="00394F94" w:rsidR="002330F8" w:rsidTr="00137445" w14:paraId="0E955F82" w14:textId="77777777">
            <w:tc>
              <w:tcPr>
                <w:tcW w:w="9350" w:type="dxa"/>
                <w:vAlign w:val="center"/>
              </w:tcPr>
              <w:p w:rsidRPr="00394F94" w:rsidR="002330F8" w:rsidRDefault="00394453" w14:paraId="0E955F81" w14:textId="255C946C">
                <w:pPr>
                  <w:rPr>
                    <w:rFonts w:eastAsia="SimSun" w:cs="Times New Roman"/>
                    <w:bCs/>
                    <w:szCs w:val="24"/>
                    <w:lang w:val="en-GB" w:eastAsia="ja-JP"/>
                  </w:rPr>
                </w:pPr>
                <w:proofErr w:type="spellStart"/>
                <w:r w:rsidRPr="00137445">
                  <w:rPr>
                    <w:rFonts w:eastAsia="SimSun" w:cs="Times New Roman"/>
                    <w:bCs/>
                    <w:szCs w:val="24"/>
                  </w:rPr>
                  <w:t>心电图（</w:t>
                </w:r>
                <w:r w:rsidRPr="00137445">
                  <w:rPr>
                    <w:rFonts w:eastAsia="SimSun" w:cs="Times New Roman"/>
                    <w:bCs/>
                    <w:szCs w:val="24"/>
                  </w:rPr>
                  <w:t>ECG</w:t>
                </w:r>
                <w:proofErr w:type="spellEnd"/>
                <w:r w:rsidRPr="00137445">
                  <w:rPr>
                    <w:rFonts w:eastAsia="SimSun" w:cs="Times New Roman"/>
                    <w:bCs/>
                    <w:szCs w:val="24"/>
                  </w:rPr>
                  <w:t>）</w:t>
                </w:r>
              </w:p>
            </w:tc>
          </w:tr>
          <w:tr w:rsidRPr="00394F94" w:rsidR="002330F8" w:rsidTr="00137445" w14:paraId="0E955FAC" w14:textId="77777777">
            <w:tc>
              <w:tcPr>
                <w:tcW w:w="9350" w:type="dxa"/>
                <w:vAlign w:val="center"/>
              </w:tcPr>
              <w:p w:rsidRPr="00394F94" w:rsidR="002330F8" w:rsidRDefault="00394453" w14:paraId="0E955FAB" w14:textId="77777777">
                <w:pPr>
                  <w:rPr>
                    <w:rFonts w:eastAsia="SimSun" w:cs="Times New Roman"/>
                    <w:bCs/>
                    <w:szCs w:val="24"/>
                    <w:lang w:val="en-GB" w:eastAsia="ja-JP"/>
                  </w:rPr>
                </w:pPr>
                <w:r w:rsidRPr="00137445">
                  <w:rPr>
                    <w:rFonts w:hint="eastAsia" w:eastAsia="SimSun" w:cs="Times New Roman"/>
                    <w:bCs/>
                    <w:szCs w:val="24"/>
                    <w:lang w:eastAsia="zh-CN"/>
                  </w:rPr>
                  <w:t>心脏彩超</w:t>
                </w:r>
              </w:p>
            </w:tc>
          </w:tr>
          <w:tr w:rsidRPr="00394F94" w:rsidR="002330F8" w:rsidTr="00137445" w14:paraId="0E955FB3" w14:textId="77777777">
            <w:tc>
              <w:tcPr>
                <w:tcW w:w="9350" w:type="dxa"/>
                <w:vAlign w:val="center"/>
              </w:tcPr>
              <w:p w:rsidRPr="00394F94" w:rsidR="002330F8" w:rsidRDefault="00394453" w14:paraId="0E955FB2" w14:textId="222677A1">
                <w:pPr>
                  <w:rPr>
                    <w:rFonts w:eastAsia="SimSun" w:cs="Times New Roman"/>
                    <w:bCs/>
                    <w:szCs w:val="24"/>
                    <w:lang w:val="en-GB" w:eastAsia="zh-CN"/>
                  </w:rPr>
                </w:pPr>
                <w:proofErr w:type="spellStart"/>
                <w:r w:rsidRPr="00137445">
                  <w:rPr>
                    <w:rFonts w:eastAsia="SimSun" w:cs="Times New Roman"/>
                    <w:bCs/>
                    <w:szCs w:val="24"/>
                  </w:rPr>
                  <w:t>生命体征</w:t>
                </w:r>
                <w:proofErr w:type="spellEnd"/>
              </w:p>
            </w:tc>
          </w:tr>
          <w:tr w:rsidRPr="00394F94" w:rsidR="002330F8" w:rsidTr="00137445" w14:paraId="0E955FCE" w14:textId="77777777">
            <w:tc>
              <w:tcPr>
                <w:tcW w:w="9350" w:type="dxa"/>
                <w:vAlign w:val="center"/>
              </w:tcPr>
              <w:p w:rsidRPr="00394F94" w:rsidR="002330F8" w:rsidRDefault="00394453" w14:paraId="0E955FCD" w14:textId="77777777">
                <w:pPr>
                  <w:rPr>
                    <w:rFonts w:eastAsia="SimSun" w:cs="Times New Roman"/>
                    <w:bCs/>
                    <w:szCs w:val="24"/>
                    <w:lang w:val="en-GB" w:eastAsia="ja-JP"/>
                  </w:rPr>
                </w:pPr>
                <w:proofErr w:type="spellStart"/>
                <w:r w:rsidRPr="00137445">
                  <w:rPr>
                    <w:rFonts w:eastAsia="SimSun" w:cs="Times New Roman"/>
                    <w:bCs/>
                    <w:szCs w:val="24"/>
                  </w:rPr>
                  <w:t>体格检查</w:t>
                </w:r>
                <w:proofErr w:type="spellEnd"/>
              </w:p>
            </w:tc>
          </w:tr>
          <w:tr w:rsidRPr="00394F94" w:rsidR="002330F8" w:rsidTr="00137445" w14:paraId="0E955FD5" w14:textId="77777777">
            <w:tc>
              <w:tcPr>
                <w:tcW w:w="9350" w:type="dxa"/>
                <w:vAlign w:val="center"/>
              </w:tcPr>
              <w:p w:rsidRPr="00394F94" w:rsidR="002330F8" w:rsidRDefault="00394453" w14:paraId="0E955FD4" w14:textId="77777777">
                <w:pPr>
                  <w:rPr>
                    <w:rFonts w:eastAsia="SimSun" w:cs="Times New Roman"/>
                    <w:bCs/>
                    <w:szCs w:val="24"/>
                    <w:lang w:val="en-GB" w:eastAsia="zh-CN"/>
                  </w:rPr>
                </w:pPr>
                <w:r w:rsidRPr="00137445">
                  <w:rPr>
                    <w:rFonts w:hint="eastAsia" w:eastAsia="SimSun" w:cs="Times New Roman"/>
                    <w:bCs/>
                    <w:szCs w:val="24"/>
                    <w:lang w:eastAsia="zh-CN"/>
                  </w:rPr>
                  <w:t>ECOG</w:t>
                </w:r>
              </w:p>
            </w:tc>
          </w:tr>
          <w:tr w:rsidRPr="00394F94" w:rsidR="002330F8" w:rsidTr="00137445" w14:paraId="0E955FDC" w14:textId="77777777">
            <w:tc>
              <w:tcPr>
                <w:tcW w:w="9350" w:type="dxa"/>
                <w:vAlign w:val="center"/>
              </w:tcPr>
              <w:p w:rsidRPr="00394F94" w:rsidR="002330F8" w:rsidRDefault="00394453" w14:paraId="0E955FDB" w14:textId="77777777">
                <w:pPr>
                  <w:rPr>
                    <w:rFonts w:eastAsia="SimSun" w:cs="Times New Roman"/>
                    <w:bCs/>
                    <w:szCs w:val="24"/>
                    <w:lang w:val="en-GB" w:eastAsia="zh-CN"/>
                  </w:rPr>
                </w:pPr>
                <w:r w:rsidRPr="00137445">
                  <w:rPr>
                    <w:rFonts w:hint="eastAsia" w:eastAsia="SimSun" w:cs="Times New Roman"/>
                    <w:bCs/>
                    <w:szCs w:val="24"/>
                    <w:lang w:eastAsia="zh-CN"/>
                  </w:rPr>
                  <w:t>死亡</w:t>
                </w:r>
              </w:p>
            </w:tc>
          </w:tr>
        </w:tbl>
        <w:p w:rsidRPr="00137445" w:rsidR="002330F8" w:rsidP="00137445" w:rsidRDefault="0097759B" w14:paraId="0E955FE8" w14:textId="651416CC">
          <w:pPr>
            <w:spacing w:before="0" w:after="0"/>
            <w:rPr>
              <w:rFonts w:eastAsia="SimSun"/>
              <w:sz w:val="21"/>
              <w:szCs w:val="21"/>
              <w:lang w:eastAsia="zh-CN"/>
            </w:rPr>
          </w:pPr>
        </w:p>
      </w:sdtContent>
    </w:sdt>
    <w:bookmarkStart w:name="_Toc75640066" w:id="512"/>
    <w:bookmarkStart w:name="_Toc201319924" w:id="513"/>
    <w:p w:rsidR="002330F8" w:rsidRDefault="0097759B" w14:paraId="0E955FE9" w14:textId="77777777">
      <w:pPr>
        <w:pStyle w:val="Heading2"/>
        <w:rPr>
          <w:rStyle w:val="CPTVariable"/>
        </w:rPr>
      </w:pPr>
      <w:sdt>
        <w:sdtPr>
          <w:rPr>
            <w:rStyle w:val="CPTVariable"/>
          </w:rPr>
          <w:alias w:val="Specifications of Secondary Statistical Analyses for Safety"/>
          <w:tag w:val="Specifications of Secondary Statistical Analyses for Safety"/>
          <w:id w:val="624270935"/>
          <w:lock w:val="contentLocked"/>
          <w:placeholder>
            <w:docPart w:val="4FCFCF027EC644E4899FBD7381B3623F"/>
          </w:placeholder>
        </w:sdtPr>
        <w:sdtEndPr>
          <w:rPr>
            <w:rStyle w:val="CPTVariable"/>
          </w:rPr>
        </w:sdtEndPr>
        <w:sdtContent>
          <w:r w:rsidR="00394453">
            <w:rPr>
              <w:rStyle w:val="CPTVariable"/>
              <w:rFonts w:hint="eastAsia"/>
            </w:rPr>
            <w:t>安全性分析说明</w:t>
          </w:r>
        </w:sdtContent>
      </w:sdt>
      <w:bookmarkEnd w:id="512"/>
      <w:bookmarkEnd w:id="513"/>
    </w:p>
    <w:bookmarkStart w:name="_Toc201319925" w:displacedByCustomXml="next" w:id="514"/>
    <w:sdt>
      <w:sdtPr>
        <w:rPr>
          <w:rStyle w:val="CPTVariable"/>
        </w:rPr>
        <w:alias w:val="Adverse Events"/>
        <w:tag w:val="Adverse Events"/>
        <w:id w:val="92441093"/>
        <w:lock w:val="contentLocked"/>
        <w:placeholder>
          <w:docPart w:val="E216174DE1E8476B826CAC180B07DFC0"/>
        </w:placeholder>
      </w:sdtPr>
      <w:sdtEndPr>
        <w:rPr>
          <w:rStyle w:val="CPTVariable"/>
        </w:rPr>
      </w:sdtEndPr>
      <w:sdtContent>
        <w:p w:rsidR="002330F8" w:rsidRDefault="00394453" w14:paraId="0E955FEA" w14:textId="77777777">
          <w:pPr>
            <w:pStyle w:val="Heading3"/>
            <w:rPr>
              <w:rStyle w:val="CPTVariable"/>
            </w:rPr>
          </w:pPr>
          <w:r>
            <w:rPr>
              <w:rStyle w:val="CPTVariable"/>
              <w:rFonts w:hint="eastAsia"/>
            </w:rPr>
            <w:t>不良事件</w:t>
          </w:r>
        </w:p>
      </w:sdtContent>
    </w:sdt>
    <w:bookmarkEnd w:displacedByCustomXml="prev" w:id="514"/>
    <w:sdt>
      <w:sdtPr>
        <w:alias w:val="CPT:AdverseEvents"/>
        <w:tag w:val="AdverseEvents"/>
        <w:id w:val="943196454"/>
        <w:placeholder>
          <w:docPart w:val="F03759BB1D0E4FAFBD69C26DEA96E349"/>
        </w:placeholder>
        <w:rPr>
          <w:rStyle w:val="CPTVariable"/>
          <w:rFonts w:cs="Cordia New"/>
        </w:rPr>
      </w:sdtPr>
      <w:sdtEndPr>
        <w:rPr>
          <w:rStyle w:val="DefaultParagraphFont"/>
          <w:rFonts w:eastAsia="MS Mincho" w:cs="Cordia New"/>
          <w:lang w:eastAsia="ja-JP"/>
        </w:rPr>
      </w:sdtEndPr>
      <w:sdtContent>
        <w:p w:rsidR="002330F8" w:rsidRDefault="00394453" w14:paraId="0E955FEB" w14:textId="77777777">
          <w:pPr>
            <w:pStyle w:val="ListParagraph"/>
            <w:numPr>
              <w:ilvl w:val="0"/>
              <w:numId w:val="85"/>
            </w:numPr>
            <w:rPr>
              <w:rFonts w:eastAsia="SimSun"/>
              <w:kern w:val="2"/>
              <w:lang w:eastAsia="zh-CN"/>
            </w:rPr>
          </w:pPr>
          <w:r>
            <w:rPr>
              <w:rFonts w:hint="eastAsia" w:eastAsia="SimSun"/>
              <w:kern w:val="2"/>
              <w:lang w:eastAsia="zh-CN"/>
            </w:rPr>
            <w:t>不良事件（</w:t>
          </w:r>
          <w:r>
            <w:rPr>
              <w:rFonts w:hint="eastAsia" w:eastAsia="SimSun"/>
              <w:kern w:val="2"/>
              <w:lang w:eastAsia="zh-CN"/>
            </w:rPr>
            <w:t>Adverse Event, AE</w:t>
          </w:r>
          <w:r>
            <w:rPr>
              <w:rFonts w:hint="eastAsia" w:eastAsia="SimSun"/>
              <w:kern w:val="2"/>
              <w:lang w:eastAsia="zh-CN"/>
            </w:rPr>
            <w:t>）：指受试者接受试验用药品后出现的所有不良医学事件，可以表现为症状体征、疾病或者实验室检查异常，但不一定与试验用药品有因果关系。</w:t>
          </w:r>
        </w:p>
        <w:p w:rsidR="000A4623" w:rsidRDefault="00BC34D5" w14:paraId="23DF8AD7" w14:textId="068F649F">
          <w:pPr>
            <w:pStyle w:val="ListParagraph"/>
            <w:numPr>
              <w:ilvl w:val="0"/>
              <w:numId w:val="85"/>
            </w:numPr>
            <w:rPr>
              <w:rFonts w:eastAsia="SimSun"/>
              <w:kern w:val="2"/>
              <w:lang w:eastAsia="zh-CN"/>
            </w:rPr>
          </w:pPr>
          <w:r w:rsidRPr="00BC34D5">
            <w:rPr>
              <w:rFonts w:hint="eastAsia" w:eastAsia="SimSun"/>
              <w:kern w:val="2"/>
              <w:lang w:eastAsia="zh-CN"/>
            </w:rPr>
            <w:t>治疗期不良事件</w:t>
          </w:r>
          <w:r w:rsidRPr="00BC34D5">
            <w:rPr>
              <w:rFonts w:hint="eastAsia" w:eastAsia="SimSun"/>
              <w:kern w:val="2"/>
              <w:lang w:eastAsia="zh-CN"/>
            </w:rPr>
            <w:t>(TEAE)</w:t>
          </w:r>
          <w:r w:rsidRPr="00BC34D5">
            <w:rPr>
              <w:rFonts w:hint="eastAsia" w:eastAsia="SimSun"/>
              <w:kern w:val="2"/>
              <w:lang w:eastAsia="zh-CN"/>
            </w:rPr>
            <w:t>，定义为研究治疗首次给药后发生或恶化的</w:t>
          </w:r>
          <w:r w:rsidRPr="00BC34D5">
            <w:rPr>
              <w:rFonts w:hint="eastAsia" w:eastAsia="SimSun"/>
              <w:kern w:val="2"/>
              <w:lang w:eastAsia="zh-CN"/>
            </w:rPr>
            <w:t>AE</w:t>
          </w:r>
          <w:r w:rsidRPr="00BC34D5">
            <w:rPr>
              <w:rFonts w:hint="eastAsia" w:eastAsia="SimSun"/>
              <w:kern w:val="2"/>
              <w:lang w:eastAsia="zh-CN"/>
            </w:rPr>
            <w:t>。</w:t>
          </w:r>
        </w:p>
        <w:p w:rsidR="002330F8" w:rsidRDefault="00394453" w14:paraId="0E955FEC" w14:textId="77777777">
          <w:pPr>
            <w:pStyle w:val="ListParagraph"/>
            <w:numPr>
              <w:ilvl w:val="0"/>
              <w:numId w:val="85"/>
            </w:numPr>
            <w:rPr>
              <w:rFonts w:eastAsia="SimSun"/>
              <w:kern w:val="2"/>
              <w:lang w:eastAsia="zh-CN"/>
            </w:rPr>
          </w:pPr>
          <w:r>
            <w:rPr>
              <w:rFonts w:eastAsia="SimSun"/>
              <w:kern w:val="2"/>
              <w:lang w:eastAsia="zh-CN"/>
            </w:rPr>
            <w:t>将使用</w:t>
          </w:r>
          <w:commentRangeStart w:id="515"/>
          <w:r>
            <w:rPr>
              <w:rFonts w:eastAsia="SimSun"/>
              <w:kern w:val="2"/>
              <w:lang w:eastAsia="zh-CN"/>
            </w:rPr>
            <w:t>MedDRA</w:t>
          </w:r>
          <w:r>
            <w:rPr>
              <w:rFonts w:eastAsia="SimSun"/>
              <w:kern w:val="2"/>
              <w:lang w:eastAsia="zh-CN"/>
            </w:rPr>
            <w:t>版本</w:t>
          </w:r>
          <w:r>
            <w:rPr>
              <w:rFonts w:eastAsia="SimSun"/>
              <w:kern w:val="2"/>
              <w:lang w:eastAsia="zh-CN"/>
            </w:rPr>
            <w:t>22.0</w:t>
          </w:r>
          <w:r>
            <w:rPr>
              <w:rFonts w:eastAsia="SimSun"/>
              <w:kern w:val="2"/>
              <w:lang w:eastAsia="zh-CN"/>
            </w:rPr>
            <w:t>或更高版本</w:t>
          </w:r>
          <w:commentRangeEnd w:id="515"/>
          <w:r>
            <w:rPr>
              <w:rStyle w:val="CommentReference"/>
              <w:rFonts w:cs="Cordia New" w:eastAsiaTheme="minorEastAsia"/>
            </w:rPr>
            <w:commentReference w:id="515"/>
          </w:r>
          <w:r>
            <w:rPr>
              <w:rFonts w:eastAsia="SimSun"/>
              <w:kern w:val="2"/>
              <w:lang w:eastAsia="zh-CN"/>
            </w:rPr>
            <w:t>编码</w:t>
          </w:r>
          <w:r>
            <w:rPr>
              <w:rFonts w:eastAsia="SimSun"/>
              <w:kern w:val="2"/>
              <w:lang w:eastAsia="zh-CN"/>
            </w:rPr>
            <w:t>AE</w:t>
          </w:r>
          <w:r>
            <w:rPr>
              <w:rFonts w:eastAsia="SimSun"/>
              <w:kern w:val="2"/>
              <w:lang w:eastAsia="zh-CN"/>
            </w:rPr>
            <w:t>。将报告系统器官分类</w:t>
          </w:r>
          <w:r>
            <w:rPr>
              <w:rFonts w:eastAsia="SimSun"/>
              <w:kern w:val="2"/>
              <w:lang w:eastAsia="zh-CN"/>
            </w:rPr>
            <w:t>(SOC)</w:t>
          </w:r>
          <w:r>
            <w:rPr>
              <w:rFonts w:eastAsia="SimSun"/>
              <w:kern w:val="2"/>
              <w:lang w:eastAsia="zh-CN"/>
            </w:rPr>
            <w:t>和首选术语</w:t>
          </w:r>
          <w:r>
            <w:rPr>
              <w:rFonts w:eastAsia="SimSun"/>
              <w:kern w:val="2"/>
              <w:lang w:eastAsia="zh-CN"/>
            </w:rPr>
            <w:t>(PT)</w:t>
          </w:r>
          <w:r>
            <w:rPr>
              <w:rFonts w:eastAsia="SimSun"/>
              <w:kern w:val="2"/>
              <w:lang w:eastAsia="zh-CN"/>
            </w:rPr>
            <w:t>。</w:t>
          </w:r>
        </w:p>
        <w:p w:rsidR="002330F8" w:rsidRDefault="00394453" w14:paraId="0E955FED" w14:textId="77777777">
          <w:pPr>
            <w:numPr>
              <w:ilvl w:val="0"/>
              <w:numId w:val="85"/>
            </w:numPr>
            <w:jc w:val="both"/>
            <w:rPr>
              <w:rFonts w:eastAsia="SimSun" w:cs="Times New Roman"/>
              <w:lang w:eastAsia="zh-CN"/>
            </w:rPr>
          </w:pPr>
          <w:r>
            <w:rPr>
              <w:rFonts w:eastAsia="SimSun" w:cs="Times New Roman"/>
              <w:lang w:eastAsia="zh-CN"/>
            </w:rPr>
            <w:t>研究者将根据</w:t>
          </w:r>
          <w:r>
            <w:rPr>
              <w:rFonts w:eastAsia="SimSun" w:cs="Times New Roman"/>
              <w:lang w:eastAsia="zh-CN"/>
            </w:rPr>
            <w:t>NCI-CTCAE</w:t>
          </w:r>
          <w:r>
            <w:rPr>
              <w:rFonts w:eastAsia="SimSun" w:cs="Times New Roman"/>
              <w:lang w:eastAsia="zh-CN"/>
            </w:rPr>
            <w:t>版本</w:t>
          </w:r>
          <w:r>
            <w:rPr>
              <w:rFonts w:eastAsia="SimSun" w:cs="Times New Roman"/>
              <w:lang w:eastAsia="zh-CN"/>
            </w:rPr>
            <w:t>5.0</w:t>
          </w:r>
          <w:r>
            <w:rPr>
              <w:rFonts w:eastAsia="SimSun" w:cs="Times New Roman"/>
              <w:lang w:eastAsia="zh-CN"/>
            </w:rPr>
            <w:t>对</w:t>
          </w:r>
          <w:r>
            <w:rPr>
              <w:rFonts w:eastAsia="SimSun" w:cs="Times New Roman"/>
              <w:lang w:eastAsia="zh-CN"/>
            </w:rPr>
            <w:t>AE</w:t>
          </w:r>
          <w:r>
            <w:rPr>
              <w:rFonts w:eastAsia="SimSun" w:cs="Times New Roman"/>
              <w:lang w:eastAsia="zh-CN"/>
            </w:rPr>
            <w:t>的严重程度进行分级。缺失严重程度的</w:t>
          </w:r>
          <w:r>
            <w:rPr>
              <w:rFonts w:eastAsia="SimSun" w:cs="Times New Roman"/>
              <w:lang w:eastAsia="zh-CN"/>
            </w:rPr>
            <w:t>AE</w:t>
          </w:r>
          <w:r>
            <w:rPr>
              <w:rFonts w:eastAsia="SimSun" w:cs="Times New Roman"/>
              <w:lang w:eastAsia="zh-CN"/>
            </w:rPr>
            <w:t>将被</w:t>
          </w:r>
          <w:commentRangeStart w:id="516"/>
          <w:commentRangeStart w:id="517"/>
          <w:r>
            <w:rPr>
              <w:rFonts w:eastAsia="SimSun" w:cs="Times New Roman"/>
              <w:lang w:eastAsia="zh-CN"/>
            </w:rPr>
            <w:t>视为</w:t>
          </w:r>
          <w:r>
            <w:rPr>
              <w:rFonts w:eastAsia="SimSun" w:cs="Times New Roman"/>
              <w:lang w:eastAsia="zh-CN"/>
            </w:rPr>
            <w:t>3</w:t>
          </w:r>
          <w:r>
            <w:rPr>
              <w:rFonts w:eastAsia="SimSun" w:cs="Times New Roman"/>
              <w:lang w:eastAsia="zh-CN"/>
            </w:rPr>
            <w:t>级</w:t>
          </w:r>
          <w:commentRangeEnd w:id="516"/>
          <w:r>
            <w:rPr>
              <w:rStyle w:val="CommentReference"/>
            </w:rPr>
            <w:commentReference w:id="516"/>
          </w:r>
          <w:commentRangeEnd w:id="517"/>
          <w:r>
            <w:rPr>
              <w:rStyle w:val="CommentReference"/>
            </w:rPr>
            <w:commentReference w:id="517"/>
          </w:r>
          <w:r>
            <w:rPr>
              <w:rFonts w:eastAsia="SimSun" w:cs="Times New Roman"/>
              <w:lang w:eastAsia="zh-CN"/>
            </w:rPr>
            <w:t>。</w:t>
          </w:r>
        </w:p>
        <w:p w:rsidR="002330F8" w:rsidRDefault="00394453" w14:paraId="0E955FEE" w14:textId="007F468E">
          <w:pPr>
            <w:numPr>
              <w:ilvl w:val="0"/>
              <w:numId w:val="85"/>
            </w:numPr>
            <w:jc w:val="both"/>
            <w:rPr>
              <w:rFonts w:eastAsia="SimSun" w:cs="Times New Roman"/>
              <w:lang w:eastAsia="zh-CN"/>
            </w:rPr>
          </w:pPr>
          <w:r>
            <w:rPr>
              <w:rFonts w:eastAsia="SimSun" w:cs="Times New Roman"/>
              <w:lang w:eastAsia="zh-CN"/>
            </w:rPr>
            <w:t>研究者判定与研究药物的关系归类为</w:t>
          </w:r>
          <w:r>
            <w:rPr>
              <w:rFonts w:hint="eastAsia" w:eastAsia="SimSun" w:cs="Times New Roman"/>
              <w:lang w:eastAsia="zh-CN"/>
            </w:rPr>
            <w:t>“</w:t>
          </w:r>
          <w:r w:rsidR="00B77BA8">
            <w:rPr>
              <w:rFonts w:hint="eastAsia" w:eastAsia="SimSun" w:cs="Times New Roman"/>
              <w:lang w:eastAsia="zh-CN"/>
            </w:rPr>
            <w:t>肯定</w:t>
          </w:r>
          <w:commentRangeStart w:id="518"/>
          <w:commentRangeStart w:id="519"/>
          <w:commentRangeStart w:id="520"/>
          <w:r>
            <w:rPr>
              <w:rFonts w:hint="eastAsia" w:eastAsia="SimSun" w:cs="Times New Roman"/>
              <w:lang w:eastAsia="zh-CN"/>
            </w:rPr>
            <w:t>有关、很可能有关、可能有关、可能无关、无关”</w:t>
          </w:r>
          <w:r>
            <w:rPr>
              <w:rFonts w:eastAsia="SimSun" w:cs="Times New Roman"/>
              <w:lang w:eastAsia="zh-CN"/>
            </w:rPr>
            <w:t>。与研究药物关系记录为</w:t>
          </w:r>
          <w:commentRangeStart w:id="521"/>
          <w:commentRangeStart w:id="522"/>
          <w:commentRangeStart w:id="523"/>
          <w:r>
            <w:rPr>
              <w:rFonts w:hint="eastAsia" w:eastAsia="SimSun" w:cs="Times New Roman"/>
              <w:lang w:eastAsia="zh-CN"/>
            </w:rPr>
            <w:t>“</w:t>
          </w:r>
          <w:r w:rsidR="00B579F1">
            <w:rPr>
              <w:rFonts w:hint="eastAsia" w:eastAsia="SimSun" w:cs="Times New Roman"/>
              <w:lang w:eastAsia="zh-CN"/>
            </w:rPr>
            <w:t>肯定</w:t>
          </w:r>
          <w:r>
            <w:rPr>
              <w:rFonts w:hint="eastAsia" w:eastAsia="SimSun" w:cs="Times New Roman"/>
              <w:lang w:eastAsia="zh-CN"/>
            </w:rPr>
            <w:t>有关”、“很可能有关”和</w:t>
          </w:r>
          <w:r w:rsidR="00B579F1">
            <w:rPr>
              <w:rFonts w:hint="eastAsia" w:eastAsia="SimSun" w:cs="Times New Roman"/>
              <w:lang w:eastAsia="zh-CN"/>
            </w:rPr>
            <w:t>“</w:t>
          </w:r>
          <w:r w:rsidRPr="5B865E05" w:rsidR="3E0743BE">
            <w:rPr>
              <w:rFonts w:eastAsia="SimSun" w:cs="Times New Roman"/>
              <w:lang w:eastAsia="zh-CN"/>
            </w:rPr>
            <w:t>可能有关</w:t>
          </w:r>
          <w:commentRangeEnd w:id="518"/>
          <w:r>
            <w:commentReference w:id="518"/>
          </w:r>
          <w:commentRangeEnd w:id="519"/>
          <w:r w:rsidR="001E3386">
            <w:rPr>
              <w:rStyle w:val="CommentReference"/>
            </w:rPr>
            <w:commentReference w:id="519"/>
          </w:r>
          <w:commentRangeEnd w:id="520"/>
          <w:r w:rsidR="00137445">
            <w:rPr>
              <w:rStyle w:val="CommentReference"/>
            </w:rPr>
            <w:commentReference w:id="520"/>
          </w:r>
          <w:r w:rsidR="00B579F1">
            <w:rPr>
              <w:rFonts w:hint="eastAsia" w:eastAsia="SimSun" w:cs="Times New Roman"/>
              <w:lang w:eastAsia="zh-CN"/>
            </w:rPr>
            <w:t>”</w:t>
          </w:r>
          <w:r>
            <w:rPr>
              <w:rFonts w:eastAsia="SimSun" w:cs="Times New Roman"/>
              <w:lang w:eastAsia="zh-CN"/>
            </w:rPr>
            <w:t>的</w:t>
          </w:r>
          <w:commentRangeStart w:id="524"/>
          <w:commentRangeStart w:id="525"/>
          <w:r>
            <w:rPr>
              <w:rFonts w:eastAsia="SimSun" w:cs="Times New Roman"/>
              <w:lang w:eastAsia="zh-CN"/>
            </w:rPr>
            <w:t>TEAE</w:t>
          </w:r>
          <w:commentRangeEnd w:id="524"/>
          <w:r w:rsidR="00225A14">
            <w:commentReference w:id="524"/>
          </w:r>
          <w:commentRangeEnd w:id="525"/>
          <w:r w:rsidR="00E06416">
            <w:rPr>
              <w:rStyle w:val="CommentReference"/>
            </w:rPr>
            <w:commentReference w:id="525"/>
          </w:r>
          <w:r>
            <w:rPr>
              <w:rFonts w:eastAsia="SimSun" w:cs="Times New Roman"/>
              <w:lang w:eastAsia="zh-CN"/>
            </w:rPr>
            <w:t>被</w:t>
          </w:r>
          <w:commentRangeEnd w:id="521"/>
          <w:r>
            <w:commentReference w:id="521"/>
          </w:r>
          <w:commentRangeEnd w:id="522"/>
          <w:r>
            <w:commentReference w:id="522"/>
          </w:r>
          <w:commentRangeEnd w:id="523"/>
          <w:r>
            <w:commentReference w:id="523"/>
          </w:r>
          <w:r>
            <w:rPr>
              <w:rFonts w:eastAsia="SimSun" w:cs="Times New Roman"/>
              <w:lang w:eastAsia="zh-CN"/>
            </w:rPr>
            <w:t>视为药物相关。与研究药物关系缺失的</w:t>
          </w:r>
          <w:r>
            <w:rPr>
              <w:rFonts w:eastAsia="SimSun" w:cs="Times New Roman"/>
              <w:lang w:eastAsia="zh-CN"/>
            </w:rPr>
            <w:t>TEAE</w:t>
          </w:r>
          <w:commentRangeStart w:id="526"/>
          <w:commentRangeStart w:id="527"/>
          <w:r>
            <w:rPr>
              <w:rFonts w:eastAsia="SimSun" w:cs="Times New Roman"/>
              <w:lang w:eastAsia="zh-CN"/>
            </w:rPr>
            <w:t>将被视为与研究药物</w:t>
          </w:r>
          <w:r>
            <w:rPr>
              <w:rFonts w:eastAsia="SimSun" w:cs="Times New Roman"/>
              <w:lang w:eastAsia="zh-CN"/>
            </w:rPr>
            <w:t>“</w:t>
          </w:r>
          <w:r>
            <w:rPr>
              <w:rFonts w:eastAsia="SimSun" w:cs="Times New Roman"/>
              <w:lang w:eastAsia="zh-CN"/>
            </w:rPr>
            <w:t>相关</w:t>
          </w:r>
          <w:r>
            <w:rPr>
              <w:rFonts w:eastAsia="SimSun" w:cs="Times New Roman"/>
              <w:lang w:eastAsia="zh-CN"/>
            </w:rPr>
            <w:t>”</w:t>
          </w:r>
          <w:commentRangeEnd w:id="526"/>
          <w:r>
            <w:commentReference w:id="526"/>
          </w:r>
          <w:commentRangeEnd w:id="527"/>
          <w:r>
            <w:commentReference w:id="527"/>
          </w:r>
          <w:r>
            <w:rPr>
              <w:rFonts w:eastAsia="SimSun" w:cs="Times New Roman"/>
              <w:lang w:eastAsia="zh-CN"/>
            </w:rPr>
            <w:t>。</w:t>
          </w:r>
        </w:p>
        <w:p w:rsidRPr="007A472F" w:rsidR="05B5CCE7" w:rsidP="3844698F" w:rsidRDefault="05B5CCE7" w14:paraId="6F2F01E6" w14:textId="40683E87">
          <w:pPr>
            <w:numPr>
              <w:ilvl w:val="0"/>
              <w:numId w:val="85"/>
            </w:numPr>
            <w:jc w:val="both"/>
            <w:rPr>
              <w:rFonts w:eastAsia="SimSun" w:cs="Times New Roman"/>
              <w:lang w:eastAsia="zh-CN"/>
            </w:rPr>
          </w:pPr>
          <w:r w:rsidRPr="007A472F">
            <w:rPr>
              <w:rFonts w:hint="eastAsia" w:cs="Times New Roman"/>
              <w:szCs w:val="24"/>
              <w:lang w:eastAsia="zh-CN"/>
            </w:rPr>
            <w:t>对于</w:t>
          </w:r>
          <w:r w:rsidRPr="007A472F">
            <w:rPr>
              <w:rFonts w:cs="Times New Roman"/>
              <w:szCs w:val="24"/>
              <w:lang w:eastAsia="zh-CN"/>
            </w:rPr>
            <w:t>IMM01</w:t>
          </w:r>
          <w:r w:rsidRPr="007A472F">
            <w:rPr>
              <w:rFonts w:hint="eastAsia" w:cs="Times New Roman"/>
              <w:szCs w:val="24"/>
              <w:lang w:eastAsia="zh-CN"/>
            </w:rPr>
            <w:t>联合</w:t>
          </w:r>
          <w:proofErr w:type="gramStart"/>
          <w:r w:rsidRPr="007A472F">
            <w:rPr>
              <w:rFonts w:hint="eastAsia" w:cs="Times New Roman"/>
              <w:szCs w:val="24"/>
              <w:lang w:eastAsia="zh-CN"/>
            </w:rPr>
            <w:t>替雷利珠单</w:t>
          </w:r>
          <w:proofErr w:type="gramEnd"/>
          <w:r w:rsidRPr="007A472F">
            <w:rPr>
              <w:rFonts w:hint="eastAsia" w:cs="Times New Roman"/>
              <w:szCs w:val="24"/>
              <w:lang w:eastAsia="zh-CN"/>
            </w:rPr>
            <w:t>抗试验组</w:t>
          </w:r>
          <w:r w:rsidRPr="007A472F">
            <w:rPr>
              <w:rFonts w:cs="Times New Roman"/>
              <w:szCs w:val="24"/>
              <w:lang w:eastAsia="zh-CN"/>
            </w:rPr>
            <w:t>的受</w:t>
          </w:r>
          <w:r w:rsidRPr="007A472F">
            <w:rPr>
              <w:rFonts w:hint="eastAsia" w:cs="Times New Roman"/>
              <w:szCs w:val="24"/>
              <w:lang w:eastAsia="zh-CN"/>
            </w:rPr>
            <w:t>试者，</w:t>
          </w:r>
          <w:r w:rsidRPr="007A472F">
            <w:rPr>
              <w:rFonts w:cs="Times New Roman"/>
              <w:szCs w:val="24"/>
              <w:lang w:eastAsia="zh-CN"/>
            </w:rPr>
            <w:t>1</w:t>
          </w:r>
          <w:r w:rsidRPr="007A472F">
            <w:rPr>
              <w:rFonts w:cs="Times New Roman"/>
              <w:szCs w:val="24"/>
              <w:lang w:eastAsia="zh-CN"/>
            </w:rPr>
            <w:t>）与研究</w:t>
          </w:r>
          <w:r w:rsidRPr="007A472F">
            <w:rPr>
              <w:rFonts w:hint="eastAsia" w:cs="Times New Roman"/>
              <w:szCs w:val="24"/>
              <w:lang w:eastAsia="zh-CN"/>
            </w:rPr>
            <w:t>药物相关的</w:t>
          </w:r>
          <w:r w:rsidRPr="007A472F">
            <w:rPr>
              <w:rFonts w:cs="Times New Roman"/>
              <w:szCs w:val="24"/>
              <w:lang w:eastAsia="zh-CN"/>
            </w:rPr>
            <w:t>AE</w:t>
          </w:r>
          <w:r w:rsidRPr="007A472F">
            <w:rPr>
              <w:rFonts w:hint="eastAsia" w:cs="Times New Roman"/>
              <w:szCs w:val="24"/>
              <w:lang w:eastAsia="zh-CN"/>
            </w:rPr>
            <w:t>为与</w:t>
          </w:r>
          <w:r w:rsidRPr="007A472F">
            <w:rPr>
              <w:rFonts w:cs="Times New Roman"/>
              <w:szCs w:val="24"/>
              <w:lang w:eastAsia="zh-CN"/>
            </w:rPr>
            <w:t>IMM01</w:t>
          </w:r>
          <w:r w:rsidRPr="007A472F">
            <w:rPr>
              <w:rFonts w:hint="eastAsia" w:cs="Times New Roman"/>
              <w:szCs w:val="24"/>
              <w:lang w:eastAsia="zh-CN"/>
            </w:rPr>
            <w:t>或</w:t>
          </w:r>
          <w:r w:rsidRPr="007A472F">
            <w:rPr>
              <w:rFonts w:cs="Times New Roman"/>
              <w:szCs w:val="24"/>
              <w:lang w:eastAsia="zh-CN"/>
            </w:rPr>
            <w:t>与</w:t>
          </w:r>
          <w:proofErr w:type="gramStart"/>
          <w:r w:rsidRPr="007A472F">
            <w:rPr>
              <w:rFonts w:cs="Times New Roman"/>
              <w:szCs w:val="24"/>
              <w:lang w:eastAsia="zh-CN"/>
            </w:rPr>
            <w:t>替雷利珠</w:t>
          </w:r>
          <w:r w:rsidRPr="007A472F">
            <w:rPr>
              <w:rFonts w:hint="eastAsia" w:cs="Times New Roman"/>
              <w:szCs w:val="24"/>
              <w:lang w:eastAsia="zh-CN"/>
            </w:rPr>
            <w:t>单抗相关</w:t>
          </w:r>
          <w:proofErr w:type="gramEnd"/>
          <w:r w:rsidRPr="007A472F">
            <w:rPr>
              <w:rFonts w:hint="eastAsia" w:cs="Times New Roman"/>
              <w:szCs w:val="24"/>
              <w:lang w:eastAsia="zh-CN"/>
            </w:rPr>
            <w:t>的</w:t>
          </w:r>
          <w:r w:rsidRPr="007A472F">
            <w:rPr>
              <w:rFonts w:cs="Times New Roman"/>
              <w:szCs w:val="24"/>
              <w:lang w:eastAsia="zh-CN"/>
            </w:rPr>
            <w:t>AE</w:t>
          </w:r>
          <w:r w:rsidRPr="007A472F">
            <w:rPr>
              <w:rFonts w:hint="eastAsia" w:cs="Times New Roman"/>
              <w:szCs w:val="24"/>
              <w:lang w:eastAsia="zh-CN"/>
            </w:rPr>
            <w:t>；</w:t>
          </w:r>
          <w:r w:rsidRPr="007A472F">
            <w:rPr>
              <w:rFonts w:cs="Times New Roman"/>
              <w:szCs w:val="24"/>
              <w:lang w:eastAsia="zh-CN"/>
            </w:rPr>
            <w:t>2</w:t>
          </w:r>
          <w:r w:rsidRPr="007A472F">
            <w:rPr>
              <w:rFonts w:cs="Times New Roman"/>
              <w:szCs w:val="24"/>
              <w:lang w:eastAsia="zh-CN"/>
            </w:rPr>
            <w:t>）</w:t>
          </w:r>
          <w:r w:rsidRPr="007A472F">
            <w:rPr>
              <w:rFonts w:hint="eastAsia" w:cs="Times New Roman"/>
              <w:szCs w:val="24"/>
              <w:lang w:eastAsia="zh-CN"/>
            </w:rPr>
            <w:t>导致暂停用药的</w:t>
          </w:r>
          <w:r w:rsidRPr="007A472F">
            <w:rPr>
              <w:rFonts w:cs="Times New Roman"/>
              <w:szCs w:val="24"/>
              <w:lang w:eastAsia="zh-CN"/>
            </w:rPr>
            <w:t>AE</w:t>
          </w:r>
          <w:r w:rsidRPr="007A472F">
            <w:rPr>
              <w:rFonts w:hint="eastAsia" w:cs="Times New Roman"/>
              <w:szCs w:val="24"/>
              <w:lang w:eastAsia="zh-CN"/>
            </w:rPr>
            <w:t>为导致</w:t>
          </w:r>
          <w:r w:rsidRPr="007A472F">
            <w:rPr>
              <w:rFonts w:cs="Times New Roman"/>
              <w:szCs w:val="24"/>
              <w:lang w:eastAsia="zh-CN"/>
            </w:rPr>
            <w:t>IMM01</w:t>
          </w:r>
          <w:r w:rsidRPr="007A472F">
            <w:rPr>
              <w:rFonts w:hint="eastAsia" w:cs="Times New Roman"/>
              <w:szCs w:val="24"/>
              <w:lang w:eastAsia="zh-CN"/>
            </w:rPr>
            <w:t>或</w:t>
          </w:r>
          <w:proofErr w:type="gramStart"/>
          <w:r w:rsidRPr="007A472F">
            <w:rPr>
              <w:rFonts w:cs="Times New Roman"/>
              <w:szCs w:val="24"/>
              <w:lang w:eastAsia="zh-CN"/>
            </w:rPr>
            <w:t>替雷利珠</w:t>
          </w:r>
          <w:r w:rsidRPr="007A472F">
            <w:rPr>
              <w:rFonts w:hint="eastAsia" w:cs="Times New Roman"/>
              <w:szCs w:val="24"/>
              <w:lang w:eastAsia="zh-CN"/>
            </w:rPr>
            <w:t>单</w:t>
          </w:r>
          <w:proofErr w:type="gramEnd"/>
          <w:r w:rsidRPr="007A472F">
            <w:rPr>
              <w:rFonts w:hint="eastAsia" w:cs="Times New Roman"/>
              <w:szCs w:val="24"/>
              <w:lang w:eastAsia="zh-CN"/>
            </w:rPr>
            <w:t>抗暂停用药的</w:t>
          </w:r>
          <w:r w:rsidRPr="007A472F">
            <w:rPr>
              <w:rFonts w:cs="Times New Roman"/>
              <w:szCs w:val="24"/>
              <w:lang w:eastAsia="zh-CN"/>
            </w:rPr>
            <w:t>AE</w:t>
          </w:r>
          <w:r w:rsidRPr="007A472F">
            <w:rPr>
              <w:rFonts w:hint="eastAsia" w:cs="Times New Roman"/>
              <w:szCs w:val="24"/>
              <w:lang w:eastAsia="zh-CN"/>
            </w:rPr>
            <w:t>；</w:t>
          </w:r>
          <w:r w:rsidRPr="007A472F">
            <w:rPr>
              <w:rFonts w:cs="Times New Roman"/>
              <w:szCs w:val="24"/>
              <w:lang w:eastAsia="zh-CN"/>
            </w:rPr>
            <w:t>3</w:t>
          </w:r>
          <w:r w:rsidRPr="007A472F">
            <w:rPr>
              <w:rFonts w:cs="Times New Roman"/>
              <w:szCs w:val="24"/>
              <w:lang w:eastAsia="zh-CN"/>
            </w:rPr>
            <w:t>）</w:t>
          </w:r>
          <w:r w:rsidRPr="007A472F">
            <w:rPr>
              <w:rFonts w:hint="eastAsia" w:cs="Times New Roman"/>
              <w:szCs w:val="24"/>
              <w:lang w:eastAsia="zh-CN"/>
            </w:rPr>
            <w:t>导致剂量降低的</w:t>
          </w:r>
          <w:r w:rsidRPr="007A472F">
            <w:rPr>
              <w:rFonts w:cs="Times New Roman"/>
              <w:szCs w:val="24"/>
              <w:lang w:eastAsia="zh-CN"/>
            </w:rPr>
            <w:t>AE</w:t>
          </w:r>
          <w:r w:rsidRPr="007A472F">
            <w:rPr>
              <w:rFonts w:hint="eastAsia" w:cs="Times New Roman"/>
              <w:szCs w:val="24"/>
              <w:lang w:eastAsia="zh-CN"/>
            </w:rPr>
            <w:t>为导致</w:t>
          </w:r>
          <w:r w:rsidRPr="007A472F">
            <w:rPr>
              <w:rFonts w:cs="Times New Roman"/>
              <w:szCs w:val="24"/>
              <w:lang w:eastAsia="zh-CN"/>
            </w:rPr>
            <w:t>IMM01</w:t>
          </w:r>
          <w:r w:rsidRPr="007A472F">
            <w:rPr>
              <w:rFonts w:hint="eastAsia" w:cs="Times New Roman"/>
              <w:szCs w:val="24"/>
              <w:lang w:eastAsia="zh-CN"/>
            </w:rPr>
            <w:t>或</w:t>
          </w:r>
          <w:proofErr w:type="gramStart"/>
          <w:r w:rsidRPr="007A472F">
            <w:rPr>
              <w:rFonts w:cs="Times New Roman"/>
              <w:szCs w:val="24"/>
              <w:lang w:eastAsia="zh-CN"/>
            </w:rPr>
            <w:t>替雷利珠</w:t>
          </w:r>
          <w:r w:rsidRPr="007A472F">
            <w:rPr>
              <w:rFonts w:hint="eastAsia" w:cs="Times New Roman"/>
              <w:szCs w:val="24"/>
              <w:lang w:eastAsia="zh-CN"/>
            </w:rPr>
            <w:t>单</w:t>
          </w:r>
          <w:proofErr w:type="gramEnd"/>
          <w:r w:rsidRPr="007A472F">
            <w:rPr>
              <w:rFonts w:hint="eastAsia" w:cs="Times New Roman"/>
              <w:szCs w:val="24"/>
              <w:lang w:eastAsia="zh-CN"/>
            </w:rPr>
            <w:t>抗剂量降低的</w:t>
          </w:r>
          <w:r w:rsidRPr="007A472F">
            <w:rPr>
              <w:rFonts w:cs="Times New Roman"/>
              <w:szCs w:val="24"/>
              <w:lang w:eastAsia="zh-CN"/>
            </w:rPr>
            <w:t>AE</w:t>
          </w:r>
          <w:r w:rsidRPr="007A472F">
            <w:rPr>
              <w:rFonts w:hint="eastAsia" w:cs="Times New Roman"/>
              <w:szCs w:val="24"/>
              <w:lang w:eastAsia="zh-CN"/>
            </w:rPr>
            <w:t>；</w:t>
          </w:r>
          <w:r w:rsidRPr="007A472F">
            <w:rPr>
              <w:rFonts w:cs="Times New Roman"/>
              <w:szCs w:val="24"/>
              <w:lang w:eastAsia="zh-CN"/>
            </w:rPr>
            <w:t>4</w:t>
          </w:r>
          <w:r w:rsidRPr="007A472F">
            <w:rPr>
              <w:rFonts w:cs="Times New Roman"/>
              <w:szCs w:val="24"/>
              <w:lang w:eastAsia="zh-CN"/>
            </w:rPr>
            <w:t>）</w:t>
          </w:r>
          <w:r w:rsidRPr="007A472F">
            <w:rPr>
              <w:rFonts w:hint="eastAsia" w:cs="Times New Roman"/>
              <w:szCs w:val="24"/>
              <w:lang w:eastAsia="zh-CN"/>
            </w:rPr>
            <w:t>导致研究药物停用的</w:t>
          </w:r>
          <w:r w:rsidRPr="007A472F">
            <w:rPr>
              <w:rFonts w:cs="Times New Roman"/>
              <w:szCs w:val="24"/>
              <w:lang w:eastAsia="zh-CN"/>
            </w:rPr>
            <w:t>AE</w:t>
          </w:r>
          <w:r w:rsidRPr="007A472F">
            <w:rPr>
              <w:rFonts w:hint="eastAsia" w:cs="Times New Roman"/>
              <w:szCs w:val="24"/>
              <w:lang w:eastAsia="zh-CN"/>
            </w:rPr>
            <w:t>为导致</w:t>
          </w:r>
          <w:r w:rsidRPr="007A472F">
            <w:rPr>
              <w:rFonts w:cs="Times New Roman"/>
              <w:szCs w:val="24"/>
              <w:lang w:eastAsia="zh-CN"/>
            </w:rPr>
            <w:t>IMM01</w:t>
          </w:r>
          <w:r w:rsidRPr="007A472F">
            <w:rPr>
              <w:rFonts w:hint="eastAsia" w:cs="Times New Roman"/>
              <w:szCs w:val="24"/>
              <w:lang w:eastAsia="zh-CN"/>
            </w:rPr>
            <w:t>或</w:t>
          </w:r>
          <w:proofErr w:type="gramStart"/>
          <w:r w:rsidRPr="007A472F">
            <w:rPr>
              <w:rFonts w:cs="Times New Roman"/>
              <w:szCs w:val="24"/>
              <w:lang w:eastAsia="zh-CN"/>
            </w:rPr>
            <w:t>替雷利珠</w:t>
          </w:r>
          <w:r w:rsidRPr="007A472F">
            <w:rPr>
              <w:rFonts w:hint="eastAsia" w:cs="Times New Roman"/>
              <w:szCs w:val="24"/>
              <w:lang w:eastAsia="zh-CN"/>
            </w:rPr>
            <w:t>单</w:t>
          </w:r>
          <w:proofErr w:type="gramEnd"/>
          <w:r w:rsidRPr="007A472F">
            <w:rPr>
              <w:rFonts w:hint="eastAsia" w:cs="Times New Roman"/>
              <w:szCs w:val="24"/>
              <w:lang w:eastAsia="zh-CN"/>
            </w:rPr>
            <w:t>抗永久停用的</w:t>
          </w:r>
          <w:r w:rsidRPr="007A472F">
            <w:rPr>
              <w:rFonts w:cs="Times New Roman"/>
              <w:szCs w:val="24"/>
              <w:lang w:eastAsia="zh-CN"/>
            </w:rPr>
            <w:t>AE</w:t>
          </w:r>
          <w:r w:rsidRPr="007A472F">
            <w:rPr>
              <w:rFonts w:hint="eastAsia" w:cs="Times New Roman"/>
              <w:szCs w:val="24"/>
              <w:lang w:eastAsia="zh-CN"/>
            </w:rPr>
            <w:t>。</w:t>
          </w:r>
        </w:p>
        <w:p w:rsidR="002330F8" w:rsidRDefault="00394453" w14:paraId="0E955FEF" w14:textId="13BBB9B7">
          <w:pPr>
            <w:numPr>
              <w:ilvl w:val="0"/>
              <w:numId w:val="85"/>
            </w:numPr>
            <w:jc w:val="both"/>
            <w:rPr>
              <w:rFonts w:eastAsia="SimSun" w:cs="Times New Roman"/>
              <w:lang w:eastAsia="zh-CN"/>
            </w:rPr>
          </w:pPr>
          <w:r>
            <w:rPr>
              <w:rFonts w:eastAsia="SimSun" w:cs="Times New Roman"/>
              <w:lang w:eastAsia="zh-CN"/>
            </w:rPr>
            <w:t>除非另有说明，否则将使用频率表按</w:t>
          </w:r>
          <w:r w:rsidR="009032E2">
            <w:rPr>
              <w:rFonts w:hint="eastAsia" w:eastAsia="SimSun" w:cs="Times New Roman"/>
              <w:lang w:eastAsia="zh-CN"/>
            </w:rPr>
            <w:t>各个</w:t>
          </w:r>
          <w:r>
            <w:rPr>
              <w:rFonts w:hint="eastAsia" w:eastAsia="SimSun" w:cs="Times New Roman"/>
              <w:lang w:eastAsia="zh-CN"/>
            </w:rPr>
            <w:t>治疗组</w:t>
          </w:r>
          <w:r>
            <w:rPr>
              <w:rFonts w:eastAsia="SimSun" w:cs="Times New Roman"/>
              <w:lang w:eastAsia="zh-CN"/>
            </w:rPr>
            <w:t>SOC</w:t>
          </w:r>
          <w:r>
            <w:rPr>
              <w:rFonts w:eastAsia="SimSun" w:cs="Times New Roman"/>
              <w:lang w:eastAsia="zh-CN"/>
            </w:rPr>
            <w:t>和</w:t>
          </w:r>
          <w:r>
            <w:rPr>
              <w:rFonts w:eastAsia="SimSun" w:cs="Times New Roman"/>
              <w:lang w:eastAsia="zh-CN"/>
            </w:rPr>
            <w:t>PT</w:t>
          </w:r>
          <w:r>
            <w:rPr>
              <w:rFonts w:eastAsia="SimSun" w:cs="Times New Roman"/>
              <w:lang w:eastAsia="zh-CN"/>
            </w:rPr>
            <w:t>发生率降序总结不良事件。如果受试者的同一</w:t>
          </w:r>
          <w:r>
            <w:rPr>
              <w:rFonts w:eastAsia="SimSun" w:cs="Times New Roman"/>
              <w:lang w:eastAsia="zh-CN"/>
            </w:rPr>
            <w:t>AE</w:t>
          </w:r>
          <w:r>
            <w:rPr>
              <w:rFonts w:eastAsia="SimSun" w:cs="Times New Roman"/>
              <w:lang w:eastAsia="zh-CN"/>
            </w:rPr>
            <w:t>报告次数不止一次，则仅对该受试者只</w:t>
          </w:r>
          <w:proofErr w:type="gramStart"/>
          <w:r>
            <w:rPr>
              <w:rFonts w:eastAsia="SimSun" w:cs="Times New Roman"/>
              <w:lang w:eastAsia="zh-CN"/>
            </w:rPr>
            <w:t>计最高</w:t>
          </w:r>
          <w:proofErr w:type="gramEnd"/>
          <w:r>
            <w:rPr>
              <w:rFonts w:eastAsia="SimSun" w:cs="Times New Roman"/>
              <w:lang w:eastAsia="zh-CN"/>
            </w:rPr>
            <w:t>严重程度</w:t>
          </w:r>
          <w:r>
            <w:rPr>
              <w:rFonts w:eastAsia="SimSun" w:cs="Times New Roman"/>
              <w:lang w:eastAsia="zh-CN"/>
            </w:rPr>
            <w:t>/</w:t>
          </w:r>
          <w:r>
            <w:rPr>
              <w:rFonts w:eastAsia="SimSun" w:cs="Times New Roman"/>
              <w:lang w:eastAsia="zh-CN"/>
            </w:rPr>
            <w:t>毒性</w:t>
          </w:r>
          <w:r>
            <w:rPr>
              <w:rFonts w:eastAsia="SimSun" w:cs="Times New Roman"/>
              <w:lang w:eastAsia="zh-CN"/>
            </w:rPr>
            <w:t>/</w:t>
          </w:r>
          <w:r>
            <w:rPr>
              <w:rFonts w:eastAsia="SimSun" w:cs="Times New Roman"/>
              <w:lang w:eastAsia="zh-CN"/>
            </w:rPr>
            <w:t>与研究药物相关性最强的一条。</w:t>
          </w:r>
        </w:p>
      </w:sdtContent>
    </w:sdt>
    <w:bookmarkStart w:name="_Toc201319926" w:displacedByCustomXml="next" w:id="528"/>
    <w:sdt>
      <w:sdtPr>
        <w:rPr>
          <w:rStyle w:val="CPTVariable"/>
        </w:rPr>
        <w:alias w:val="Laboratory Tests"/>
        <w:tag w:val="Laboratory Tests"/>
        <w:id w:val="-1041827952"/>
        <w:lock w:val="contentLocked"/>
        <w:placeholder>
          <w:docPart w:val="E216174DE1E8476B826CAC180B07DFC0"/>
        </w:placeholder>
      </w:sdtPr>
      <w:sdtEndPr>
        <w:rPr>
          <w:rStyle w:val="CPTVariable"/>
        </w:rPr>
      </w:sdtEndPr>
      <w:sdtContent>
        <w:p w:rsidR="002330F8" w:rsidRDefault="00394453" w14:paraId="0E955FF0" w14:textId="77777777">
          <w:pPr>
            <w:pStyle w:val="Heading3"/>
            <w:rPr>
              <w:rStyle w:val="CPTVariable"/>
            </w:rPr>
          </w:pPr>
          <w:r>
            <w:rPr>
              <w:rStyle w:val="CPTVariable"/>
              <w:rFonts w:hint="eastAsia"/>
            </w:rPr>
            <w:t>实验室检查</w:t>
          </w:r>
        </w:p>
      </w:sdtContent>
    </w:sdt>
    <w:bookmarkEnd w:displacedByCustomXml="prev" w:id="528"/>
    <w:sdt>
      <w:sdtPr>
        <w:alias w:val="CPT:LaboratoryTests"/>
        <w:tag w:val="LaboratoryTests"/>
        <w:id w:val="-1404212712"/>
        <w:placeholder>
          <w:docPart w:val="86E4924B5BEE4CE39C9AAB0EB9F399D4"/>
        </w:placeholder>
        <w:rPr>
          <w:rStyle w:val="CPTVariable"/>
          <w:rFonts w:cs="Cordia New"/>
        </w:rPr>
      </w:sdtPr>
      <w:sdtEndPr>
        <w:rPr>
          <w:rStyle w:val="DefaultParagraphFont"/>
          <w:rFonts w:eastAsia="MS Mincho" w:cs="Cordia New"/>
          <w:lang w:eastAsia="ja-JP"/>
        </w:rPr>
      </w:sdtEndPr>
      <w:sdtContent>
        <w:p w:rsidR="002330F8" w:rsidRDefault="00394453" w14:paraId="0E955FF1" w14:textId="77777777">
          <w:pPr>
            <w:pStyle w:val="ListParagraph"/>
            <w:numPr>
              <w:ilvl w:val="0"/>
              <w:numId w:val="86"/>
            </w:numPr>
            <w:rPr>
              <w:rFonts w:eastAsia="SimSun"/>
              <w:lang w:eastAsia="zh-CN"/>
            </w:rPr>
          </w:pPr>
          <w:r>
            <w:rPr>
              <w:rFonts w:eastAsia="SimSun"/>
              <w:lang w:eastAsia="zh-CN"/>
            </w:rPr>
            <w:t>适用的实验室检查结果将根据</w:t>
          </w:r>
          <w:r>
            <w:rPr>
              <w:rFonts w:eastAsia="SimSun"/>
              <w:lang w:eastAsia="zh-CN"/>
            </w:rPr>
            <w:t>NCI-CTCAE</w:t>
          </w:r>
          <w:r>
            <w:rPr>
              <w:rFonts w:eastAsia="SimSun"/>
              <w:lang w:eastAsia="zh-CN"/>
            </w:rPr>
            <w:t>版本</w:t>
          </w:r>
          <w:r>
            <w:rPr>
              <w:rFonts w:eastAsia="SimSun"/>
              <w:color w:val="0000FF"/>
              <w:lang w:eastAsia="zh-CN"/>
            </w:rPr>
            <w:t>5.0</w:t>
          </w:r>
          <w:r>
            <w:rPr>
              <w:rFonts w:eastAsia="SimSun"/>
              <w:lang w:eastAsia="zh-CN"/>
            </w:rPr>
            <w:t>进行分级。如适用，将报告</w:t>
          </w:r>
          <w:r>
            <w:rPr>
              <w:rFonts w:eastAsia="SimSun"/>
              <w:lang w:eastAsia="zh-CN"/>
            </w:rPr>
            <w:t>CTCAE</w:t>
          </w:r>
          <w:r>
            <w:rPr>
              <w:rFonts w:eastAsia="SimSun"/>
              <w:lang w:eastAsia="zh-CN"/>
            </w:rPr>
            <w:t>级别的两个方向（升高、降低）。任何不符合</w:t>
          </w:r>
          <w:r>
            <w:rPr>
              <w:rFonts w:eastAsia="SimSun"/>
              <w:lang w:eastAsia="zh-CN"/>
            </w:rPr>
            <w:t>1</w:t>
          </w:r>
          <w:r>
            <w:rPr>
              <w:rFonts w:eastAsia="SimSun"/>
              <w:lang w:eastAsia="zh-CN"/>
            </w:rPr>
            <w:t>级标准的非缺失结果将报告为</w:t>
          </w:r>
          <w:r>
            <w:rPr>
              <w:rFonts w:eastAsia="SimSun"/>
              <w:lang w:eastAsia="zh-CN"/>
            </w:rPr>
            <w:t>0</w:t>
          </w:r>
          <w:r>
            <w:rPr>
              <w:rFonts w:eastAsia="SimSun"/>
              <w:lang w:eastAsia="zh-CN"/>
            </w:rPr>
            <w:t>级，将不使用</w:t>
          </w:r>
          <w:r>
            <w:rPr>
              <w:rFonts w:eastAsia="SimSun"/>
              <w:lang w:eastAsia="zh-CN"/>
            </w:rPr>
            <w:t>5</w:t>
          </w:r>
          <w:r>
            <w:rPr>
              <w:rFonts w:eastAsia="SimSun"/>
              <w:lang w:eastAsia="zh-CN"/>
            </w:rPr>
            <w:t>级。</w:t>
          </w:r>
        </w:p>
        <w:p w:rsidR="002330F8" w:rsidRDefault="00394453" w14:paraId="0E955FF2" w14:textId="77777777">
          <w:pPr>
            <w:numPr>
              <w:ilvl w:val="0"/>
              <w:numId w:val="86"/>
            </w:numPr>
            <w:jc w:val="both"/>
            <w:rPr>
              <w:rFonts w:eastAsia="SimSun" w:cs="Times New Roman"/>
              <w:szCs w:val="24"/>
              <w:lang w:eastAsia="zh-CN"/>
            </w:rPr>
          </w:pPr>
          <w:r>
            <w:rPr>
              <w:rFonts w:eastAsia="SimSun" w:cs="Times New Roman"/>
              <w:szCs w:val="24"/>
              <w:lang w:eastAsia="zh-CN"/>
            </w:rPr>
            <w:t>如果实验室检查结果以</w:t>
          </w:r>
          <w:r>
            <w:rPr>
              <w:rFonts w:eastAsia="SimSun" w:cs="Times New Roman"/>
              <w:szCs w:val="24"/>
              <w:lang w:eastAsia="zh-CN"/>
            </w:rPr>
            <w:t>“&lt;x”</w:t>
          </w:r>
          <w:r>
            <w:rPr>
              <w:rFonts w:eastAsia="SimSun" w:cs="Times New Roman"/>
              <w:szCs w:val="24"/>
              <w:lang w:eastAsia="zh-CN"/>
            </w:rPr>
            <w:t>、</w:t>
          </w:r>
          <w:r>
            <w:rPr>
              <w:rFonts w:eastAsia="SimSun" w:cs="Times New Roman"/>
              <w:szCs w:val="24"/>
              <w:lang w:eastAsia="zh-CN"/>
            </w:rPr>
            <w:t>“&lt;=x”</w:t>
          </w:r>
          <w:r>
            <w:rPr>
              <w:rFonts w:eastAsia="SimSun" w:cs="Times New Roman"/>
              <w:szCs w:val="24"/>
              <w:lang w:eastAsia="zh-CN"/>
            </w:rPr>
            <w:t>、</w:t>
          </w:r>
          <w:r>
            <w:rPr>
              <w:rFonts w:eastAsia="SimSun" w:cs="Times New Roman"/>
              <w:szCs w:val="24"/>
              <w:lang w:eastAsia="zh-CN"/>
            </w:rPr>
            <w:t>“&gt;x”</w:t>
          </w:r>
          <w:r>
            <w:rPr>
              <w:rFonts w:eastAsia="SimSun" w:cs="Times New Roman"/>
              <w:szCs w:val="24"/>
              <w:lang w:eastAsia="zh-CN"/>
            </w:rPr>
            <w:t>、</w:t>
          </w:r>
          <w:r>
            <w:rPr>
              <w:rFonts w:eastAsia="SimSun" w:cs="Times New Roman"/>
              <w:szCs w:val="24"/>
              <w:lang w:eastAsia="zh-CN"/>
            </w:rPr>
            <w:t>“&gt;=x”</w:t>
          </w:r>
          <w:r>
            <w:rPr>
              <w:rFonts w:eastAsia="SimSun" w:cs="Times New Roman"/>
              <w:szCs w:val="24"/>
              <w:lang w:eastAsia="zh-CN"/>
            </w:rPr>
            <w:t>的形式采集，则将使用</w:t>
          </w:r>
          <w:r>
            <w:rPr>
              <w:rFonts w:eastAsia="SimSun" w:cs="Times New Roman"/>
              <w:color w:val="0000FF"/>
              <w:szCs w:val="24"/>
              <w:lang w:eastAsia="zh-CN"/>
            </w:rPr>
            <w:t>x</w:t>
          </w:r>
          <w:r>
            <w:rPr>
              <w:rFonts w:eastAsia="SimSun" w:cs="Times New Roman"/>
              <w:szCs w:val="24"/>
              <w:lang w:eastAsia="zh-CN"/>
            </w:rPr>
            <w:t>进行总结，并在列表中提供原始结果。</w:t>
          </w:r>
        </w:p>
        <w:p w:rsidR="002330F8" w:rsidRDefault="00394453" w14:paraId="0E955FF3" w14:textId="77777777">
          <w:pPr>
            <w:numPr>
              <w:ilvl w:val="0"/>
              <w:numId w:val="86"/>
            </w:numPr>
            <w:jc w:val="both"/>
            <w:rPr>
              <w:rFonts w:eastAsia="SimSun" w:cs="Times New Roman"/>
              <w:szCs w:val="24"/>
            </w:rPr>
          </w:pPr>
          <w:r>
            <w:rPr>
              <w:rFonts w:eastAsia="SimSun" w:cs="Times New Roman"/>
              <w:szCs w:val="24"/>
              <w:lang w:eastAsia="zh-CN"/>
            </w:rPr>
            <w:t>将使用每次基线后访视时观测值和相对基线变化的描述性统计量检测定量数据的趋势。仅对有基线值和基线后值的受试者计算相对基线变化。</w:t>
          </w:r>
          <w:r>
            <w:rPr>
              <w:rFonts w:eastAsia="SimSun" w:cs="Times New Roman"/>
              <w:szCs w:val="24"/>
            </w:rPr>
            <w:t>基线定义见附录</w:t>
          </w:r>
          <w:r>
            <w:rPr>
              <w:rFonts w:eastAsia="SimSun" w:cs="Times New Roman"/>
              <w:color w:val="0000FF"/>
              <w:szCs w:val="24"/>
            </w:rPr>
            <w:fldChar w:fldCharType="begin"/>
          </w:r>
          <w:r>
            <w:rPr>
              <w:rFonts w:eastAsia="SimSun" w:cs="Times New Roman"/>
              <w:szCs w:val="24"/>
            </w:rPr>
            <w:instrText xml:space="preserve"> REF _Ref167807745 \r \h </w:instrText>
          </w:r>
          <w:r>
            <w:rPr>
              <w:rFonts w:eastAsia="SimSun" w:cs="Times New Roman"/>
              <w:color w:val="0000FF"/>
              <w:szCs w:val="24"/>
            </w:rPr>
          </w:r>
          <w:r>
            <w:rPr>
              <w:rFonts w:eastAsia="SimSun" w:cs="Times New Roman"/>
              <w:color w:val="0000FF"/>
              <w:szCs w:val="24"/>
            </w:rPr>
            <w:fldChar w:fldCharType="separate"/>
          </w:r>
          <w:r>
            <w:rPr>
              <w:rFonts w:eastAsia="SimSun" w:cs="Times New Roman"/>
              <w:szCs w:val="24"/>
            </w:rPr>
            <w:t>15.2</w:t>
          </w:r>
          <w:r>
            <w:rPr>
              <w:rFonts w:eastAsia="SimSun" w:cs="Times New Roman"/>
              <w:color w:val="0000FF"/>
              <w:szCs w:val="24"/>
            </w:rPr>
            <w:fldChar w:fldCharType="end"/>
          </w:r>
          <w:r>
            <w:rPr>
              <w:rFonts w:eastAsia="SimSun" w:cs="Times New Roman"/>
              <w:szCs w:val="24"/>
            </w:rPr>
            <w:t>。</w:t>
          </w:r>
        </w:p>
        <w:p w:rsidR="002330F8" w:rsidRDefault="00394453" w14:paraId="0E955FF4" w14:textId="052A7108">
          <w:pPr>
            <w:numPr>
              <w:ilvl w:val="0"/>
              <w:numId w:val="86"/>
            </w:numPr>
            <w:jc w:val="both"/>
            <w:rPr>
              <w:rFonts w:eastAsia="SimSun" w:cs="Times New Roman"/>
              <w:lang w:eastAsia="zh-CN"/>
            </w:rPr>
          </w:pPr>
          <w:r w:rsidRPr="060FF7EF">
            <w:rPr>
              <w:rFonts w:eastAsia="SimSun" w:cs="Times New Roman"/>
              <w:lang w:eastAsia="zh-CN"/>
            </w:rPr>
            <w:t>此外，将根据</w:t>
          </w:r>
          <w:r w:rsidRPr="060FF7EF">
            <w:rPr>
              <w:rFonts w:eastAsia="SimSun" w:cs="Times New Roman"/>
              <w:color w:val="0000FF"/>
              <w:lang w:eastAsia="zh-CN"/>
            </w:rPr>
            <w:t>CTCAE</w:t>
          </w:r>
          <w:r w:rsidRPr="060FF7EF">
            <w:rPr>
              <w:rFonts w:eastAsia="SimSun" w:cs="Times New Roman"/>
              <w:color w:val="0000FF"/>
              <w:lang w:eastAsia="zh-CN"/>
            </w:rPr>
            <w:t>级别</w:t>
          </w:r>
          <w:r w:rsidRPr="060FF7EF">
            <w:rPr>
              <w:rFonts w:eastAsia="SimSun" w:cs="Times New Roman"/>
              <w:lang w:eastAsia="zh-CN"/>
            </w:rPr>
            <w:t>提供</w:t>
          </w:r>
          <w:r w:rsidRPr="060FF7EF">
            <w:rPr>
              <w:rFonts w:eastAsia="SimSun" w:cs="Times New Roman"/>
              <w:color w:val="0000FF"/>
              <w:lang w:eastAsia="zh-CN"/>
            </w:rPr>
            <w:t>所有</w:t>
          </w:r>
          <w:r w:rsidRPr="060FF7EF">
            <w:rPr>
              <w:rFonts w:eastAsia="SimSun" w:cs="Times New Roman"/>
              <w:lang w:eastAsia="zh-CN"/>
            </w:rPr>
            <w:t>实验室检查基线与基线后</w:t>
          </w:r>
          <w:commentRangeStart w:id="529"/>
          <w:commentRangeStart w:id="530"/>
          <w:commentRangeStart w:id="531"/>
          <w:commentRangeStart w:id="532"/>
          <w:r w:rsidRPr="060FF7EF">
            <w:rPr>
              <w:rFonts w:eastAsia="SimSun" w:cs="Times New Roman"/>
              <w:lang w:eastAsia="zh-CN"/>
            </w:rPr>
            <w:t>最</w:t>
          </w:r>
          <w:ins w:author="Liang, Qunfeng" w:date="2025-07-03T12:19:00Z" w16du:dateUtc="2025-07-03T04:19:00Z" w:id="533">
            <w:r w:rsidR="009D0AC1">
              <w:rPr>
                <w:rFonts w:hint="eastAsia" w:eastAsia="SimSun" w:cs="Times New Roman"/>
                <w:lang w:eastAsia="zh-CN"/>
              </w:rPr>
              <w:t>高</w:t>
            </w:r>
            <w:r w:rsidR="009D0AC1">
              <w:rPr>
                <w:rFonts w:hint="eastAsia" w:eastAsia="SimSun" w:cs="Times New Roman"/>
                <w:lang w:eastAsia="zh-CN"/>
              </w:rPr>
              <w:t>CTCAE</w:t>
            </w:r>
            <w:r w:rsidR="009D0AC1">
              <w:rPr>
                <w:rFonts w:hint="eastAsia" w:eastAsia="SimSun" w:cs="Times New Roman"/>
                <w:lang w:eastAsia="zh-CN"/>
              </w:rPr>
              <w:t>等级</w:t>
            </w:r>
          </w:ins>
          <w:del w:author="Liang, Qunfeng" w:date="2025-07-03T12:19:00Z" w16du:dateUtc="2025-07-03T04:19:00Z" w:id="534">
            <w:r w:rsidRPr="060FF7EF" w:rsidDel="009D0AC1">
              <w:rPr>
                <w:rFonts w:eastAsia="SimSun" w:cs="Times New Roman"/>
                <w:lang w:eastAsia="zh-CN"/>
              </w:rPr>
              <w:delText>差</w:delText>
            </w:r>
          </w:del>
          <w:del w:author="Liang, Qunfeng" w:date="2025-07-03T12:20:00Z" w16du:dateUtc="2025-07-03T04:20:00Z" w:id="535">
            <w:r w:rsidRPr="060FF7EF" w:rsidDel="009D0AC1">
              <w:rPr>
                <w:rFonts w:eastAsia="SimSun" w:cs="Times New Roman"/>
                <w:lang w:eastAsia="zh-CN"/>
              </w:rPr>
              <w:delText>值</w:delText>
            </w:r>
          </w:del>
          <w:commentRangeEnd w:id="529"/>
          <w:r>
            <w:rPr>
              <w:rStyle w:val="CommentReference"/>
            </w:rPr>
            <w:commentReference w:id="529"/>
          </w:r>
          <w:commentRangeEnd w:id="530"/>
          <w:r w:rsidR="00AF75A7">
            <w:rPr>
              <w:rStyle w:val="CommentReference"/>
            </w:rPr>
            <w:commentReference w:id="530"/>
          </w:r>
          <w:commentRangeEnd w:id="531"/>
          <w:r w:rsidR="000F16DE">
            <w:rPr>
              <w:rStyle w:val="CommentReference"/>
            </w:rPr>
            <w:commentReference w:id="531"/>
          </w:r>
          <w:commentRangeEnd w:id="532"/>
          <w:r w:rsidR="00F22D14">
            <w:rPr>
              <w:rStyle w:val="CommentReference"/>
            </w:rPr>
            <w:commentReference w:id="532"/>
          </w:r>
          <w:r w:rsidRPr="060FF7EF">
            <w:rPr>
              <w:rFonts w:eastAsia="SimSun" w:cs="Times New Roman"/>
              <w:lang w:eastAsia="zh-CN"/>
            </w:rPr>
            <w:t>比较的交叉表。</w:t>
          </w:r>
        </w:p>
        <w:p w:rsidR="002330F8" w:rsidRDefault="00394453" w14:paraId="0E955FF5" w14:textId="77777777">
          <w:pPr>
            <w:numPr>
              <w:ilvl w:val="0"/>
              <w:numId w:val="86"/>
            </w:numPr>
            <w:jc w:val="both"/>
            <w:rPr>
              <w:rFonts w:eastAsia="SimSun" w:cs="Times New Roman"/>
              <w:szCs w:val="24"/>
              <w:lang w:eastAsia="zh-CN"/>
            </w:rPr>
          </w:pPr>
          <w:r>
            <w:rPr>
              <w:rFonts w:eastAsia="SimSun" w:cs="Times New Roman"/>
              <w:szCs w:val="24"/>
              <w:lang w:eastAsia="zh-CN"/>
            </w:rPr>
            <w:t>将按受试者和访视列出所有临床实验室检查数据。</w:t>
          </w:r>
        </w:p>
      </w:sdtContent>
    </w:sdt>
    <w:bookmarkStart w:name="_Toc201319927" w:displacedByCustomXml="next" w:id="536"/>
    <w:sdt>
      <w:sdtPr>
        <w:rPr>
          <w:rStyle w:val="CPTVariable"/>
        </w:rPr>
        <w:alias w:val="ECG"/>
        <w:tag w:val="ECG"/>
        <w:id w:val="-1809927432"/>
        <w:lock w:val="contentLocked"/>
        <w:placeholder>
          <w:docPart w:val="E216174DE1E8476B826CAC180B07DFC0"/>
        </w:placeholder>
      </w:sdtPr>
      <w:sdtEndPr>
        <w:rPr>
          <w:rStyle w:val="CPTVariable"/>
        </w:rPr>
      </w:sdtEndPr>
      <w:sdtContent>
        <w:p w:rsidR="002330F8" w:rsidRDefault="00394453" w14:paraId="0E955FF6" w14:textId="77777777">
          <w:pPr>
            <w:pStyle w:val="Heading3"/>
            <w:rPr>
              <w:rStyle w:val="CPTVariable"/>
            </w:rPr>
          </w:pPr>
          <w:r>
            <w:rPr>
              <w:rFonts w:eastAsia="SimSun" w:cs="Times New Roman"/>
              <w:szCs w:val="24"/>
            </w:rPr>
            <w:t>12</w:t>
          </w:r>
          <w:r>
            <w:rPr>
              <w:rFonts w:eastAsia="SimSun" w:cs="Times New Roman"/>
              <w:szCs w:val="24"/>
            </w:rPr>
            <w:t>导联</w:t>
          </w:r>
          <w:r>
            <w:rPr>
              <w:rFonts w:hint="eastAsia" w:eastAsia="SimSun" w:cs="Times New Roman"/>
              <w:szCs w:val="24"/>
            </w:rPr>
            <w:t>心电图</w:t>
          </w:r>
          <w:r>
            <w:rPr>
              <w:rFonts w:hint="eastAsia" w:eastAsia="SimSun" w:cs="Times New Roman"/>
              <w:szCs w:val="24"/>
              <w:lang w:eastAsia="zh-CN"/>
            </w:rPr>
            <w:t>/</w:t>
          </w:r>
          <w:r>
            <w:rPr>
              <w:rFonts w:hint="eastAsia" w:eastAsia="SimSun" w:cs="Times New Roman"/>
              <w:szCs w:val="24"/>
              <w:lang w:eastAsia="zh-CN"/>
            </w:rPr>
            <w:t>心脏彩超</w:t>
          </w:r>
        </w:p>
      </w:sdtContent>
    </w:sdt>
    <w:bookmarkEnd w:displacedByCustomXml="prev" w:id="536"/>
    <w:sdt>
      <w:sdtPr>
        <w:alias w:val="CPT:ECG"/>
        <w:tag w:val="ECG"/>
        <w:id w:val="726805109"/>
        <w:placeholder>
          <w:docPart w:val="7E155E6715D549BEA60A48106975FC90"/>
        </w:placeholder>
        <w:rPr>
          <w:rStyle w:val="CPTVariable"/>
          <w:rFonts w:cs="Cordia New"/>
        </w:rPr>
      </w:sdtPr>
      <w:sdtEndPr>
        <w:rPr>
          <w:rStyle w:val="DefaultParagraphFont"/>
          <w:rFonts w:eastAsia="MS Mincho" w:cs="Cordia New"/>
          <w:lang w:eastAsia="ja-JP"/>
        </w:rPr>
      </w:sdtEndPr>
      <w:sdtContent>
        <w:p w:rsidR="002330F8" w:rsidRDefault="00394453" w14:paraId="0E955FF7" w14:textId="77777777">
          <w:pPr>
            <w:pStyle w:val="ListParagraph"/>
            <w:numPr>
              <w:ilvl w:val="0"/>
              <w:numId w:val="87"/>
            </w:numPr>
            <w:rPr>
              <w:rFonts w:eastAsia="SimSun"/>
            </w:rPr>
          </w:pPr>
          <w:r>
            <w:rPr>
              <w:rStyle w:val="CPTVariable"/>
              <w:rFonts w:hint="eastAsia"/>
              <w:lang w:eastAsia="zh-CN"/>
            </w:rPr>
            <w:t>对于</w:t>
          </w:r>
          <w:r>
            <w:rPr>
              <w:rStyle w:val="CPTVariable"/>
              <w:rFonts w:hint="eastAsia"/>
              <w:lang w:eastAsia="zh-CN"/>
            </w:rPr>
            <w:t>12</w:t>
          </w:r>
          <w:r>
            <w:rPr>
              <w:rStyle w:val="CPTVariable"/>
              <w:rFonts w:hint="eastAsia"/>
              <w:lang w:eastAsia="zh-CN"/>
            </w:rPr>
            <w:t>导联心电图</w:t>
          </w:r>
          <w:r>
            <w:rPr>
              <w:rFonts w:hint="eastAsia" w:eastAsia="SimSun"/>
              <w:lang w:eastAsia="zh-CN"/>
            </w:rPr>
            <w:t>将使用每次基线后访视时观测值和相对基线变化的描述性统计量检测定量数据的趋势。仅对有基线值和基线后值的受试者计算相对基线变化。</w:t>
          </w:r>
          <w:r>
            <w:rPr>
              <w:rFonts w:hint="eastAsia" w:eastAsia="SimSun"/>
            </w:rPr>
            <w:t>基线定义见</w:t>
          </w:r>
          <w:r>
            <w:rPr>
              <w:rFonts w:eastAsia="SimSun"/>
            </w:rPr>
            <w:t>附录</w:t>
          </w:r>
          <w:r>
            <w:rPr>
              <w:rFonts w:eastAsia="SimSun"/>
              <w:color w:val="0000FF"/>
            </w:rPr>
            <w:fldChar w:fldCharType="begin"/>
          </w:r>
          <w:r>
            <w:rPr>
              <w:rFonts w:eastAsia="SimSun"/>
            </w:rPr>
            <w:instrText xml:space="preserve"> REF _Ref167807745 \r \h </w:instrText>
          </w:r>
          <w:r>
            <w:rPr>
              <w:rFonts w:eastAsia="SimSun"/>
              <w:color w:val="0000FF"/>
            </w:rPr>
          </w:r>
          <w:r>
            <w:rPr>
              <w:rFonts w:eastAsia="SimSun"/>
              <w:color w:val="0000FF"/>
            </w:rPr>
            <w:fldChar w:fldCharType="separate"/>
          </w:r>
          <w:r>
            <w:rPr>
              <w:rFonts w:eastAsia="SimSun"/>
            </w:rPr>
            <w:t>15.2</w:t>
          </w:r>
          <w:r>
            <w:rPr>
              <w:rFonts w:eastAsia="SimSun"/>
              <w:color w:val="0000FF"/>
            </w:rPr>
            <w:fldChar w:fldCharType="end"/>
          </w:r>
          <w:r>
            <w:rPr>
              <w:rFonts w:hint="eastAsia" w:eastAsia="SimSun"/>
            </w:rPr>
            <w:t>。</w:t>
          </w:r>
        </w:p>
        <w:p w:rsidR="002330F8" w:rsidRDefault="00394453" w14:paraId="0E955FF8" w14:textId="77777777">
          <w:pPr>
            <w:numPr>
              <w:ilvl w:val="0"/>
              <w:numId w:val="87"/>
            </w:numPr>
            <w:rPr>
              <w:rFonts w:eastAsia="SimSun" w:cs="Times New Roman"/>
              <w:szCs w:val="24"/>
              <w:lang w:eastAsia="zh-CN"/>
            </w:rPr>
          </w:pPr>
          <w:r>
            <w:rPr>
              <w:rFonts w:hint="eastAsia" w:eastAsia="SimSun" w:cs="Times New Roman"/>
              <w:szCs w:val="24"/>
              <w:lang w:eastAsia="zh-CN"/>
            </w:rPr>
            <w:t>对于</w:t>
          </w:r>
          <w:r>
            <w:rPr>
              <w:rFonts w:hint="eastAsia" w:eastAsia="SimSun" w:cs="Times New Roman"/>
              <w:szCs w:val="24"/>
              <w:lang w:eastAsia="zh-CN"/>
            </w:rPr>
            <w:t>12</w:t>
          </w:r>
          <w:r>
            <w:rPr>
              <w:rFonts w:hint="eastAsia" w:eastAsia="SimSun" w:cs="Times New Roman"/>
              <w:szCs w:val="24"/>
              <w:lang w:eastAsia="zh-CN"/>
            </w:rPr>
            <w:t>导联心电图</w:t>
          </w:r>
          <w:r>
            <w:rPr>
              <w:rFonts w:eastAsia="SimSun" w:cs="Times New Roman"/>
              <w:szCs w:val="24"/>
              <w:lang w:eastAsia="zh-CN"/>
            </w:rPr>
            <w:t>将根据临床意义</w:t>
          </w:r>
          <w:r>
            <w:rPr>
              <w:rFonts w:hint="eastAsia" w:eastAsia="SimSun" w:cs="Times New Roman"/>
              <w:szCs w:val="24"/>
              <w:lang w:eastAsia="zh-CN"/>
            </w:rPr>
            <w:t>提供</w:t>
          </w:r>
          <w:r>
            <w:rPr>
              <w:rFonts w:eastAsia="SimSun" w:cs="Times New Roman"/>
              <w:szCs w:val="24"/>
              <w:lang w:eastAsia="zh-CN"/>
            </w:rPr>
            <w:t>基线与基线后</w:t>
          </w:r>
          <w:proofErr w:type="gramStart"/>
          <w:r>
            <w:rPr>
              <w:rFonts w:eastAsia="SimSun" w:cs="Times New Roman"/>
              <w:szCs w:val="24"/>
              <w:lang w:eastAsia="zh-CN"/>
            </w:rPr>
            <w:t>最</w:t>
          </w:r>
          <w:proofErr w:type="gramEnd"/>
          <w:r>
            <w:rPr>
              <w:rFonts w:eastAsia="SimSun" w:cs="Times New Roman"/>
              <w:szCs w:val="24"/>
              <w:lang w:eastAsia="zh-CN"/>
            </w:rPr>
            <w:t>差值</w:t>
          </w:r>
          <w:r>
            <w:rPr>
              <w:rFonts w:hint="eastAsia" w:eastAsia="SimSun" w:cs="Times New Roman"/>
              <w:szCs w:val="24"/>
              <w:lang w:eastAsia="zh-CN"/>
            </w:rPr>
            <w:t>比较</w:t>
          </w:r>
          <w:r>
            <w:rPr>
              <w:rFonts w:eastAsia="SimSun" w:cs="Times New Roman"/>
              <w:szCs w:val="24"/>
              <w:lang w:eastAsia="zh-CN"/>
            </w:rPr>
            <w:t>的</w:t>
          </w:r>
          <w:r>
            <w:rPr>
              <w:rFonts w:hint="eastAsia" w:eastAsia="SimSun" w:cs="Times New Roman"/>
              <w:szCs w:val="24"/>
              <w:lang w:eastAsia="zh-CN"/>
            </w:rPr>
            <w:t>交叉</w:t>
          </w:r>
          <w:r>
            <w:rPr>
              <w:rFonts w:eastAsia="SimSun" w:cs="Times New Roman"/>
              <w:szCs w:val="24"/>
              <w:lang w:eastAsia="zh-CN"/>
            </w:rPr>
            <w:t>表。</w:t>
          </w:r>
        </w:p>
        <w:p w:rsidR="002330F8" w:rsidRDefault="00394453" w14:paraId="0E955FF9" w14:textId="77777777">
          <w:pPr>
            <w:numPr>
              <w:ilvl w:val="0"/>
              <w:numId w:val="87"/>
            </w:numPr>
            <w:rPr>
              <w:rFonts w:eastAsia="SimSun" w:cs="Times New Roman"/>
              <w:szCs w:val="24"/>
              <w:lang w:eastAsia="zh-CN"/>
            </w:rPr>
          </w:pPr>
          <w:r>
            <w:rPr>
              <w:rFonts w:eastAsia="SimSun" w:cs="Times New Roman"/>
              <w:szCs w:val="24"/>
              <w:lang w:eastAsia="zh-CN"/>
            </w:rPr>
            <w:t>将按受试者和访视列出所有</w:t>
          </w:r>
          <w:r>
            <w:rPr>
              <w:rFonts w:eastAsia="SimSun" w:cs="Times New Roman"/>
              <w:szCs w:val="24"/>
              <w:lang w:eastAsia="zh-CN"/>
            </w:rPr>
            <w:t>12</w:t>
          </w:r>
          <w:r>
            <w:rPr>
              <w:rFonts w:eastAsia="SimSun" w:cs="Times New Roman"/>
              <w:szCs w:val="24"/>
              <w:lang w:eastAsia="zh-CN"/>
            </w:rPr>
            <w:t>导联</w:t>
          </w:r>
          <w:r>
            <w:rPr>
              <w:rFonts w:hint="eastAsia" w:eastAsia="SimSun" w:cs="Times New Roman"/>
              <w:szCs w:val="24"/>
              <w:lang w:eastAsia="zh-CN"/>
            </w:rPr>
            <w:t>心电图</w:t>
          </w:r>
          <w:r>
            <w:rPr>
              <w:rFonts w:eastAsia="SimSun" w:cs="Times New Roman"/>
              <w:szCs w:val="24"/>
              <w:lang w:eastAsia="zh-CN"/>
            </w:rPr>
            <w:t>数据。</w:t>
          </w:r>
        </w:p>
        <w:p w:rsidR="002330F8" w:rsidRDefault="00394453" w14:paraId="0E955FFA" w14:textId="77777777">
          <w:pPr>
            <w:numPr>
              <w:ilvl w:val="0"/>
              <w:numId w:val="87"/>
            </w:numPr>
            <w:rPr>
              <w:rFonts w:eastAsia="SimSun" w:cs="Times New Roman"/>
              <w:szCs w:val="24"/>
              <w:lang w:eastAsia="zh-CN"/>
            </w:rPr>
          </w:pPr>
          <w:r>
            <w:rPr>
              <w:rFonts w:eastAsia="SimSun" w:cs="Times New Roman"/>
              <w:szCs w:val="24"/>
              <w:lang w:eastAsia="zh-CN"/>
            </w:rPr>
            <w:t>将按受试者和访视列出所有</w:t>
          </w:r>
          <w:r>
            <w:rPr>
              <w:rFonts w:hint="eastAsia" w:eastAsia="SimSun" w:cs="Times New Roman"/>
              <w:szCs w:val="24"/>
              <w:lang w:eastAsia="zh-CN"/>
            </w:rPr>
            <w:t>心脏彩超</w:t>
          </w:r>
          <w:r>
            <w:rPr>
              <w:rFonts w:eastAsia="SimSun" w:cs="Times New Roman"/>
              <w:szCs w:val="24"/>
              <w:lang w:eastAsia="zh-CN"/>
            </w:rPr>
            <w:t>数据。</w:t>
          </w:r>
        </w:p>
      </w:sdtContent>
    </w:sdt>
    <w:bookmarkStart w:name="_Toc201319928" w:displacedByCustomXml="next" w:id="537"/>
    <w:sdt>
      <w:sdtPr>
        <w:rPr>
          <w:rStyle w:val="CPTVariable"/>
        </w:rPr>
        <w:alias w:val="Vital Signs"/>
        <w:tag w:val="Vital Signs"/>
        <w:id w:val="364414481"/>
        <w:lock w:val="contentLocked"/>
        <w:placeholder>
          <w:docPart w:val="E216174DE1E8476B826CAC180B07DFC0"/>
        </w:placeholder>
      </w:sdtPr>
      <w:sdtEndPr>
        <w:rPr>
          <w:rStyle w:val="CPTVariable"/>
        </w:rPr>
      </w:sdtEndPr>
      <w:sdtContent>
        <w:p w:rsidR="002330F8" w:rsidRDefault="00394453" w14:paraId="0E955FFB" w14:textId="77777777">
          <w:pPr>
            <w:pStyle w:val="Heading3"/>
            <w:rPr>
              <w:rStyle w:val="CPTVariable"/>
            </w:rPr>
          </w:pPr>
          <w:r>
            <w:rPr>
              <w:rStyle w:val="CPTVariable"/>
              <w:rFonts w:hint="eastAsia"/>
            </w:rPr>
            <w:t>生命体征</w:t>
          </w:r>
        </w:p>
      </w:sdtContent>
    </w:sdt>
    <w:bookmarkEnd w:displacedByCustomXml="prev" w:id="537"/>
    <w:sdt>
      <w:sdtPr>
        <w:rPr>
          <w:rStyle w:val="CPTVariable"/>
        </w:rPr>
        <w:alias w:val="CPT:VitalSigns"/>
        <w:tag w:val="VitalSigns"/>
        <w:id w:val="-887641574"/>
        <w:placeholder>
          <w:docPart w:val="F20BC1823912490F82F0F1B9CF46241D"/>
        </w:placeholder>
      </w:sdtPr>
      <w:sdtEndPr>
        <w:rPr>
          <w:rStyle w:val="DefaultParagraphFont"/>
          <w:rFonts w:eastAsia="宋体" w:cs="Times New Roman" w:eastAsiaTheme="minorEastAsia"/>
        </w:rPr>
      </w:sdtEndPr>
      <w:sdtContent>
        <w:p w:rsidR="002330F8" w:rsidRDefault="00394453" w14:paraId="0E955FFC" w14:textId="77777777">
          <w:pPr>
            <w:numPr>
              <w:ilvl w:val="0"/>
              <w:numId w:val="88"/>
            </w:numPr>
            <w:rPr>
              <w:rFonts w:eastAsia="SimSun" w:cs="Times New Roman"/>
              <w:szCs w:val="24"/>
            </w:rPr>
          </w:pPr>
          <w:r>
            <w:rPr>
              <w:rFonts w:eastAsia="SimSun" w:cs="Times New Roman"/>
              <w:szCs w:val="24"/>
              <w:lang w:eastAsia="zh-CN"/>
            </w:rPr>
            <w:t>将按访视列出生命体征观察值和</w:t>
          </w:r>
          <w:r>
            <w:rPr>
              <w:rFonts w:hint="eastAsia" w:eastAsia="SimSun" w:cs="Times New Roman"/>
              <w:szCs w:val="24"/>
              <w:lang w:eastAsia="zh-CN"/>
            </w:rPr>
            <w:t>相对</w:t>
          </w:r>
          <w:r>
            <w:rPr>
              <w:rFonts w:eastAsia="SimSun" w:cs="Times New Roman"/>
              <w:szCs w:val="24"/>
              <w:lang w:eastAsia="zh-CN"/>
            </w:rPr>
            <w:t>基线变化的描述性统计量。</w:t>
          </w:r>
          <w:r>
            <w:rPr>
              <w:rFonts w:hint="eastAsia" w:eastAsia="SimSun" w:cs="Times New Roman"/>
              <w:szCs w:val="24"/>
              <w:lang w:eastAsia="zh-CN"/>
            </w:rPr>
            <w:t>仅对有基线值和基线后值的受试者计算相对基线变化。</w:t>
          </w:r>
          <w:r>
            <w:rPr>
              <w:rFonts w:eastAsia="SimSun" w:cs="Times New Roman"/>
              <w:szCs w:val="24"/>
            </w:rPr>
            <w:t>基线定义见附录</w:t>
          </w:r>
          <w:r>
            <w:rPr>
              <w:rFonts w:eastAsia="SimSun" w:cs="Times New Roman"/>
              <w:szCs w:val="24"/>
            </w:rPr>
            <w:fldChar w:fldCharType="begin"/>
          </w:r>
          <w:r>
            <w:rPr>
              <w:rFonts w:eastAsia="SimSun" w:cs="Times New Roman"/>
              <w:szCs w:val="24"/>
            </w:rPr>
            <w:instrText xml:space="preserve"> REF _Ref167807745 \r \h  \* MERGEFORMAT </w:instrText>
          </w:r>
          <w:r>
            <w:rPr>
              <w:rFonts w:eastAsia="SimSun" w:cs="Times New Roman"/>
              <w:szCs w:val="24"/>
            </w:rPr>
          </w:r>
          <w:r>
            <w:rPr>
              <w:rFonts w:eastAsia="SimSun" w:cs="Times New Roman"/>
              <w:szCs w:val="24"/>
            </w:rPr>
            <w:fldChar w:fldCharType="separate"/>
          </w:r>
          <w:r>
            <w:rPr>
              <w:rFonts w:eastAsia="SimSun" w:cs="Times New Roman"/>
              <w:szCs w:val="24"/>
            </w:rPr>
            <w:t>15.2</w:t>
          </w:r>
          <w:r>
            <w:rPr>
              <w:rFonts w:eastAsia="SimSun" w:cs="Times New Roman"/>
              <w:szCs w:val="24"/>
            </w:rPr>
            <w:fldChar w:fldCharType="end"/>
          </w:r>
          <w:r>
            <w:rPr>
              <w:rFonts w:eastAsia="SimSun" w:cs="Times New Roman"/>
              <w:szCs w:val="24"/>
            </w:rPr>
            <w:t>。</w:t>
          </w:r>
        </w:p>
        <w:p w:rsidR="002330F8" w:rsidRDefault="00394453" w14:paraId="0E955FFD" w14:textId="77777777">
          <w:pPr>
            <w:numPr>
              <w:ilvl w:val="0"/>
              <w:numId w:val="88"/>
            </w:numPr>
            <w:rPr>
              <w:rFonts w:eastAsia="SimSun" w:cs="Times New Roman"/>
              <w:szCs w:val="24"/>
              <w:lang w:eastAsia="zh-CN"/>
            </w:rPr>
          </w:pPr>
          <w:r>
            <w:rPr>
              <w:rFonts w:eastAsia="SimSun" w:cs="Times New Roman"/>
              <w:szCs w:val="24"/>
              <w:lang w:eastAsia="zh-CN"/>
            </w:rPr>
            <w:t>将按受试者和访视列出所有生命体征数据。</w:t>
          </w:r>
        </w:p>
      </w:sdtContent>
    </w:sdt>
    <w:bookmarkStart w:name="_Toc201319929" w:displacedByCustomXml="next" w:id="538"/>
    <w:sdt>
      <w:sdtPr>
        <w:rPr>
          <w:rStyle w:val="CPTVariable"/>
        </w:rPr>
        <w:alias w:val="Physical Examination"/>
        <w:tag w:val="Physical Examination"/>
        <w:id w:val="645794430"/>
        <w:lock w:val="contentLocked"/>
        <w:placeholder>
          <w:docPart w:val="E216174DE1E8476B826CAC180B07DFC0"/>
        </w:placeholder>
      </w:sdtPr>
      <w:sdtEndPr>
        <w:rPr>
          <w:rStyle w:val="CPTVariable"/>
        </w:rPr>
      </w:sdtEndPr>
      <w:sdtContent>
        <w:p w:rsidR="002330F8" w:rsidRDefault="00394453" w14:paraId="0E955FFE" w14:textId="77777777">
          <w:pPr>
            <w:pStyle w:val="Heading3"/>
            <w:rPr>
              <w:rStyle w:val="CPTVariable"/>
            </w:rPr>
          </w:pPr>
          <w:r>
            <w:rPr>
              <w:rStyle w:val="CPTVariable"/>
              <w:rFonts w:hint="eastAsia"/>
            </w:rPr>
            <w:t>体格检查</w:t>
          </w:r>
        </w:p>
      </w:sdtContent>
    </w:sdt>
    <w:bookmarkEnd w:displacedByCustomXml="prev" w:id="538"/>
    <w:sdt>
      <w:sdtPr>
        <w:rPr>
          <w:rStyle w:val="CPTVariable"/>
        </w:rPr>
        <w:alias w:val="CPT:PhysicalExamination"/>
        <w:tag w:val="PhysicalExamination"/>
        <w:id w:val="-18852663"/>
        <w:placeholder>
          <w:docPart w:val="B3B360A93DC14B41BA33BF58163AF739"/>
        </w:placeholder>
      </w:sdtPr>
      <w:sdtEndPr>
        <w:rPr>
          <w:rStyle w:val="DefaultParagraphFont"/>
          <w:rFonts w:eastAsia="宋体" w:cs="Times New Roman" w:eastAsiaTheme="minorEastAsia"/>
        </w:rPr>
      </w:sdtEndPr>
      <w:sdtContent>
        <w:p w:rsidR="002330F8" w:rsidRDefault="00394453" w14:paraId="0E955FFF" w14:textId="77777777">
          <w:pPr>
            <w:numPr>
              <w:ilvl w:val="0"/>
              <w:numId w:val="89"/>
            </w:numPr>
            <w:rPr>
              <w:rFonts w:eastAsia="SimSun" w:cs="Times New Roman"/>
              <w:szCs w:val="24"/>
              <w:lang w:eastAsia="zh-CN"/>
            </w:rPr>
          </w:pPr>
          <w:r>
            <w:rPr>
              <w:rFonts w:eastAsia="SimSun" w:cs="Times New Roman"/>
              <w:szCs w:val="24"/>
              <w:lang w:eastAsia="zh-CN"/>
            </w:rPr>
            <w:t>将按受试者和访视列出所有体格检查结果。</w:t>
          </w:r>
        </w:p>
      </w:sdtContent>
    </w:sdt>
    <w:p w:rsidR="002330F8" w:rsidRDefault="00394453" w14:paraId="0E956000" w14:textId="77777777">
      <w:pPr>
        <w:pStyle w:val="Heading3"/>
        <w:rPr>
          <w:rStyle w:val="CPTVariable"/>
        </w:rPr>
      </w:pPr>
      <w:bookmarkStart w:name="_Toc201319930" w:id="539"/>
      <w:r>
        <w:rPr>
          <w:rStyle w:val="CPTVariable"/>
        </w:rPr>
        <w:t>ECOG</w:t>
      </w:r>
      <w:bookmarkEnd w:id="539"/>
    </w:p>
    <w:p w:rsidR="002330F8" w:rsidRDefault="00394453" w14:paraId="0E956001" w14:textId="77777777">
      <w:pPr>
        <w:numPr>
          <w:ilvl w:val="0"/>
          <w:numId w:val="90"/>
        </w:numPr>
        <w:rPr>
          <w:rFonts w:eastAsia="SimSun" w:cs="Times New Roman"/>
          <w:szCs w:val="24"/>
          <w:lang w:eastAsia="zh-CN"/>
        </w:rPr>
      </w:pPr>
      <w:r>
        <w:rPr>
          <w:rFonts w:hint="eastAsia" w:eastAsia="SimSun" w:cs="Times New Roman"/>
          <w:szCs w:val="24"/>
          <w:lang w:eastAsia="zh-CN"/>
        </w:rPr>
        <w:t>将按访视汇总</w:t>
      </w:r>
      <w:r>
        <w:rPr>
          <w:rFonts w:hint="eastAsia" w:eastAsia="SimSun" w:cs="Times New Roman"/>
          <w:szCs w:val="24"/>
          <w:lang w:eastAsia="zh-CN"/>
        </w:rPr>
        <w:t>ECOG</w:t>
      </w:r>
      <w:r>
        <w:rPr>
          <w:rFonts w:hint="eastAsia" w:eastAsia="SimSun" w:cs="Times New Roman"/>
          <w:szCs w:val="24"/>
          <w:lang w:eastAsia="zh-CN"/>
        </w:rPr>
        <w:t>评分的受试者人数和百分比。</w:t>
      </w:r>
    </w:p>
    <w:p w:rsidR="002330F8" w:rsidRDefault="00394453" w14:paraId="0E956002" w14:textId="77777777">
      <w:pPr>
        <w:numPr>
          <w:ilvl w:val="0"/>
          <w:numId w:val="90"/>
        </w:numPr>
        <w:rPr>
          <w:rFonts w:eastAsia="SimSun" w:cs="Times New Roman"/>
          <w:szCs w:val="24"/>
          <w:lang w:eastAsia="zh-CN"/>
        </w:rPr>
      </w:pPr>
      <w:r>
        <w:rPr>
          <w:rFonts w:hint="eastAsia" w:eastAsia="SimSun" w:cs="Times New Roman"/>
          <w:szCs w:val="24"/>
          <w:lang w:eastAsia="zh-CN"/>
        </w:rPr>
        <w:t>将按受试者和访视列出所有</w:t>
      </w:r>
      <w:r>
        <w:rPr>
          <w:rFonts w:hint="eastAsia" w:eastAsia="SimSun" w:cs="Times New Roman"/>
          <w:szCs w:val="24"/>
          <w:lang w:eastAsia="zh-CN"/>
        </w:rPr>
        <w:t>ECOG</w:t>
      </w:r>
      <w:r>
        <w:rPr>
          <w:rFonts w:hint="eastAsia" w:eastAsia="SimSun" w:cs="Times New Roman"/>
          <w:szCs w:val="24"/>
          <w:lang w:eastAsia="zh-CN"/>
        </w:rPr>
        <w:t>数据。</w:t>
      </w:r>
    </w:p>
    <w:p w:rsidR="002330F8" w:rsidRDefault="00394453" w14:paraId="0E956003" w14:textId="77777777">
      <w:pPr>
        <w:pStyle w:val="Heading3"/>
        <w:rPr>
          <w:rFonts w:hint="eastAsia"/>
          <w:lang w:eastAsia="zh-CN"/>
        </w:rPr>
      </w:pPr>
      <w:bookmarkStart w:name="_Toc201319931" w:id="540"/>
      <w:r>
        <w:rPr>
          <w:rFonts w:hint="eastAsia"/>
        </w:rPr>
        <w:t>其他安全性分析</w:t>
      </w:r>
      <w:bookmarkEnd w:id="540"/>
    </w:p>
    <w:p w:rsidR="002330F8" w:rsidRDefault="00394453" w14:paraId="0E956004" w14:textId="77777777">
      <w:pPr>
        <w:numPr>
          <w:ilvl w:val="0"/>
          <w:numId w:val="91"/>
        </w:numPr>
        <w:rPr>
          <w:rFonts w:eastAsia="SimSun" w:cs="Times New Roman"/>
          <w:szCs w:val="24"/>
          <w:lang w:eastAsia="zh-CN"/>
        </w:rPr>
      </w:pPr>
      <w:r>
        <w:rPr>
          <w:rFonts w:hint="eastAsia" w:eastAsia="SimSun" w:cs="Times New Roman"/>
          <w:szCs w:val="24"/>
          <w:lang w:eastAsia="zh-CN"/>
        </w:rPr>
        <w:t>将对死亡受试者的死亡原因进行列表展示。</w:t>
      </w:r>
    </w:p>
    <w:p w:rsidR="00E536C5" w:rsidP="00E536C5" w:rsidRDefault="00E536C5" w14:paraId="6E629AA5" w14:textId="77777777">
      <w:pPr>
        <w:pStyle w:val="Heading1"/>
        <w:rPr>
          <w:rFonts w:hint="eastAsia"/>
          <w:lang w:eastAsia="zh-CN"/>
        </w:rPr>
      </w:pPr>
      <w:bookmarkStart w:name="_Toc201319932" w:id="541"/>
      <w:bookmarkStart w:name="_Toc75640072" w:id="542"/>
      <w:r>
        <w:rPr>
          <w:rFonts w:hint="eastAsia"/>
          <w:lang w:eastAsia="zh-CN"/>
        </w:rPr>
        <w:t>药代动力学分析</w:t>
      </w:r>
      <w:bookmarkEnd w:id="541"/>
    </w:p>
    <w:p w:rsidR="00E536C5" w:rsidP="00E536C5" w:rsidRDefault="00E536C5" w14:paraId="57D3A6BF" w14:textId="77777777">
      <w:pPr>
        <w:pStyle w:val="Heading2"/>
        <w:rPr>
          <w:rStyle w:val="CPTVariable"/>
          <w:lang w:eastAsia="zh-CN"/>
        </w:rPr>
      </w:pPr>
      <w:bookmarkStart w:name="_Toc201319933" w:id="543"/>
      <w:r w:rsidRPr="008D4BAA">
        <w:rPr>
          <w:rStyle w:val="CPTVariable"/>
          <w:lang w:eastAsia="zh-CN"/>
        </w:rPr>
        <w:t>计划</w:t>
      </w:r>
      <w:r w:rsidRPr="008D4BAA">
        <w:rPr>
          <w:rStyle w:val="CPTVariable"/>
          <w:rFonts w:hint="eastAsia"/>
          <w:lang w:eastAsia="zh-CN"/>
        </w:rPr>
        <w:t>进行的药代动力学分析概述</w:t>
      </w:r>
      <w:bookmarkEnd w:id="543"/>
    </w:p>
    <w:p w:rsidRPr="002850E3" w:rsidR="00E536C5" w:rsidP="00E536C5" w:rsidRDefault="00E536C5" w14:paraId="6DB0E27F" w14:textId="3C008615">
      <w:pPr>
        <w:ind w:firstLine="480" w:firstLineChars="200"/>
        <w:rPr>
          <w:rFonts w:eastAsia="SimSun" w:cs="Times New Roman"/>
          <w:lang w:eastAsia="zh-CN"/>
        </w:rPr>
      </w:pPr>
      <w:r w:rsidRPr="002850E3">
        <w:rPr>
          <w:rFonts w:eastAsia="SimSun" w:cs="Times New Roman"/>
          <w:lang w:eastAsia="zh-CN"/>
        </w:rPr>
        <w:t>除非另外说明，药代动力学分析将基于</w:t>
      </w:r>
      <w:r w:rsidRPr="002850E3">
        <w:rPr>
          <w:rFonts w:eastAsia="Calibri" w:cs="Times New Roman"/>
          <w:lang w:eastAsia="zh-CN"/>
        </w:rPr>
        <w:t>PKCS</w:t>
      </w:r>
      <w:r w:rsidRPr="002850E3">
        <w:rPr>
          <w:rFonts w:eastAsia="SimSun" w:cs="Times New Roman"/>
          <w:lang w:eastAsia="zh-CN"/>
        </w:rPr>
        <w:t>。</w:t>
      </w:r>
      <w:r w:rsidR="004D0A3D">
        <w:rPr>
          <w:rFonts w:eastAsia="SimSun" w:cs="Times New Roman"/>
          <w:lang w:eastAsia="zh-CN"/>
        </w:rPr>
        <w:fldChar w:fldCharType="begin"/>
      </w:r>
      <w:r w:rsidR="004D0A3D">
        <w:rPr>
          <w:rFonts w:eastAsia="SimSun" w:cs="Times New Roman"/>
          <w:lang w:eastAsia="zh-CN"/>
        </w:rPr>
        <w:instrText xml:space="preserve"> REF _Ref173145013 \r \h </w:instrText>
      </w:r>
      <w:r w:rsidR="004D0A3D">
        <w:rPr>
          <w:rFonts w:eastAsia="SimSun" w:cs="Times New Roman"/>
          <w:lang w:eastAsia="zh-CN"/>
        </w:rPr>
      </w:r>
      <w:r w:rsidR="004D0A3D">
        <w:rPr>
          <w:rFonts w:eastAsia="SimSun" w:cs="Times New Roman"/>
          <w:lang w:eastAsia="zh-CN"/>
        </w:rPr>
        <w:fldChar w:fldCharType="separate"/>
      </w:r>
      <w:r w:rsidR="004D0A3D">
        <w:rPr>
          <w:rFonts w:hint="eastAsia" w:eastAsia="SimSun" w:cs="Times New Roman"/>
          <w:lang w:eastAsia="zh-CN"/>
        </w:rPr>
        <w:t>表</w:t>
      </w:r>
      <w:r w:rsidR="004D0A3D">
        <w:rPr>
          <w:rFonts w:hint="eastAsia" w:eastAsia="SimSun" w:cs="Times New Roman"/>
          <w:lang w:eastAsia="zh-CN"/>
        </w:rPr>
        <w:t>8</w:t>
      </w:r>
      <w:r w:rsidR="004D0A3D">
        <w:rPr>
          <w:rFonts w:eastAsia="SimSun" w:cs="Times New Roman"/>
          <w:lang w:eastAsia="zh-CN"/>
        </w:rPr>
        <w:fldChar w:fldCharType="end"/>
      </w:r>
      <w:r w:rsidRPr="002850E3">
        <w:rPr>
          <w:rFonts w:eastAsia="SimSun" w:cs="Times New Roman"/>
          <w:lang w:eastAsia="zh-CN"/>
        </w:rPr>
        <w:t>提供了计划进行的药代动力学分析的概览。</w:t>
      </w:r>
    </w:p>
    <w:p w:rsidRPr="00B636EB" w:rsidR="00E536C5" w:rsidP="00E536C5" w:rsidRDefault="00E536C5" w14:paraId="35EE1EAB" w14:textId="77777777">
      <w:pPr>
        <w:pStyle w:val="captiontable"/>
        <w:numPr>
          <w:ilvl w:val="2"/>
          <w:numId w:val="20"/>
        </w:numPr>
        <w:spacing w:before="120" w:after="120"/>
        <w:jc w:val="both"/>
        <w:rPr>
          <w:rStyle w:val="CPTVariable"/>
          <w:lang w:eastAsia="zh-CN"/>
        </w:rPr>
      </w:pPr>
      <w:bookmarkStart w:name="_Ref173145013" w:id="544"/>
      <w:r w:rsidRPr="00B636EB">
        <w:rPr>
          <w:rStyle w:val="CPTVariable"/>
          <w:rFonts w:hint="eastAsia"/>
          <w:lang w:eastAsia="zh-CN"/>
        </w:rPr>
        <w:t>计划进行的药代动力学分析概览</w:t>
      </w:r>
      <w:bookmarkEnd w:id="544"/>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68"/>
        <w:gridCol w:w="742"/>
        <w:gridCol w:w="742"/>
        <w:gridCol w:w="742"/>
        <w:gridCol w:w="742"/>
        <w:gridCol w:w="1090"/>
        <w:gridCol w:w="883"/>
        <w:gridCol w:w="741"/>
      </w:tblGrid>
      <w:tr w:rsidRPr="002850E3" w:rsidR="00E536C5" w:rsidTr="001F0FCE" w14:paraId="4BDA83DF" w14:textId="77777777">
        <w:trPr>
          <w:tblHeader/>
        </w:trPr>
        <w:tc>
          <w:tcPr>
            <w:tcW w:w="1961" w:type="pct"/>
            <w:vMerge w:val="restart"/>
            <w:shd w:val="clear" w:color="auto" w:fill="F2F2F2"/>
          </w:tcPr>
          <w:p w:rsidRPr="002850E3" w:rsidR="00E536C5" w:rsidP="001F0FCE" w:rsidRDefault="00E536C5" w14:paraId="0B1B5BC5" w14:textId="77777777">
            <w:pPr>
              <w:spacing w:before="0" w:after="0"/>
              <w:rPr>
                <w:rFonts w:eastAsia="SimSun" w:cs="Arial Narrow"/>
                <w:b/>
                <w:sz w:val="22"/>
                <w:lang w:val="en-GB"/>
              </w:rPr>
            </w:pPr>
            <w:r w:rsidRPr="002850E3">
              <w:rPr>
                <w:rFonts w:hint="eastAsia" w:eastAsia="SimSun" w:cs="Arial Narrow"/>
                <w:b/>
                <w:sz w:val="22"/>
                <w:lang w:val="en-GB" w:eastAsia="zh-CN"/>
              </w:rPr>
              <w:t>终点</w:t>
            </w:r>
            <w:r w:rsidRPr="002850E3">
              <w:rPr>
                <w:rFonts w:eastAsia="SimSun" w:cs="Arial Narrow"/>
                <w:b/>
                <w:sz w:val="22"/>
                <w:lang w:val="en-GB"/>
              </w:rPr>
              <w:t>/</w:t>
            </w:r>
            <w:r w:rsidRPr="002850E3">
              <w:rPr>
                <w:rFonts w:hint="eastAsia" w:eastAsia="SimSun" w:cs="Arial Narrow"/>
                <w:b/>
                <w:sz w:val="22"/>
                <w:lang w:val="en-GB" w:eastAsia="zh-CN"/>
              </w:rPr>
              <w:t>参数</w:t>
            </w:r>
            <w:r w:rsidRPr="002850E3">
              <w:rPr>
                <w:rFonts w:eastAsia="SimSun" w:cs="Arial Narrow"/>
                <w:b/>
                <w:sz w:val="22"/>
                <w:lang w:val="en-GB"/>
              </w:rPr>
              <w:t>/</w:t>
            </w:r>
            <w:r w:rsidRPr="002850E3">
              <w:rPr>
                <w:rFonts w:hint="eastAsia" w:eastAsia="SimSun" w:cs="Arial Narrow"/>
                <w:b/>
                <w:sz w:val="22"/>
                <w:lang w:val="en-GB" w:eastAsia="zh-CN"/>
              </w:rPr>
              <w:t>显示类别</w:t>
            </w:r>
          </w:p>
        </w:tc>
        <w:tc>
          <w:tcPr>
            <w:tcW w:w="1190" w:type="pct"/>
            <w:gridSpan w:val="3"/>
            <w:shd w:val="clear" w:color="auto" w:fill="F2F2F2"/>
          </w:tcPr>
          <w:p w:rsidRPr="002850E3" w:rsidR="00E536C5" w:rsidP="001F0FCE" w:rsidRDefault="00E536C5" w14:paraId="339C3948" w14:textId="77777777">
            <w:pPr>
              <w:spacing w:before="0" w:after="0"/>
              <w:jc w:val="center"/>
              <w:rPr>
                <w:rFonts w:eastAsia="SimSun" w:cs="Arial Narrow"/>
                <w:b/>
                <w:sz w:val="22"/>
                <w:lang w:val="en-GB" w:eastAsia="zh-CN"/>
              </w:rPr>
            </w:pPr>
            <w:r w:rsidRPr="002850E3">
              <w:rPr>
                <w:rFonts w:hint="eastAsia" w:eastAsia="SimSun" w:cs="Arial Narrow"/>
                <w:b/>
                <w:sz w:val="22"/>
                <w:lang w:val="en-GB" w:eastAsia="zh-CN"/>
              </w:rPr>
              <w:t>统计分析</w:t>
            </w:r>
          </w:p>
        </w:tc>
        <w:tc>
          <w:tcPr>
            <w:tcW w:w="980" w:type="pct"/>
            <w:gridSpan w:val="2"/>
            <w:shd w:val="clear" w:color="auto" w:fill="F2F2F2"/>
          </w:tcPr>
          <w:p w:rsidRPr="002850E3" w:rsidR="00E536C5" w:rsidP="001F0FCE" w:rsidRDefault="00E536C5" w14:paraId="0B4E5926" w14:textId="77777777">
            <w:pPr>
              <w:spacing w:before="0" w:after="0"/>
              <w:jc w:val="center"/>
              <w:rPr>
                <w:rFonts w:eastAsia="SimSun" w:cs="Arial Narrow"/>
                <w:b/>
                <w:sz w:val="22"/>
                <w:lang w:val="en-GB"/>
              </w:rPr>
            </w:pPr>
            <w:r w:rsidRPr="002850E3">
              <w:rPr>
                <w:rFonts w:hint="eastAsia" w:eastAsia="SimSun" w:cs="Arial Narrow"/>
                <w:b/>
                <w:sz w:val="22"/>
                <w:lang w:val="en-GB" w:eastAsia="zh-CN"/>
              </w:rPr>
              <w:t>汇总</w:t>
            </w:r>
          </w:p>
        </w:tc>
        <w:tc>
          <w:tcPr>
            <w:tcW w:w="868" w:type="pct"/>
            <w:gridSpan w:val="2"/>
            <w:shd w:val="clear" w:color="auto" w:fill="F2F2F2"/>
          </w:tcPr>
          <w:p w:rsidRPr="002850E3" w:rsidR="00E536C5" w:rsidP="001F0FCE" w:rsidRDefault="00E536C5" w14:paraId="57BEC00C" w14:textId="77777777">
            <w:pPr>
              <w:spacing w:before="0" w:after="0"/>
              <w:jc w:val="center"/>
              <w:rPr>
                <w:rFonts w:eastAsia="SimSun" w:cs="Arial Narrow"/>
                <w:b/>
                <w:sz w:val="22"/>
                <w:lang w:val="en-GB"/>
              </w:rPr>
            </w:pPr>
            <w:r w:rsidRPr="002850E3">
              <w:rPr>
                <w:rFonts w:hint="eastAsia" w:eastAsia="SimSun" w:cs="Arial Narrow"/>
                <w:b/>
                <w:sz w:val="22"/>
                <w:lang w:val="en-GB" w:eastAsia="zh-CN"/>
              </w:rPr>
              <w:t>个人</w:t>
            </w:r>
          </w:p>
        </w:tc>
      </w:tr>
      <w:tr w:rsidRPr="002850E3" w:rsidR="00E536C5" w:rsidTr="001F0FCE" w14:paraId="41E1CFD7" w14:textId="77777777">
        <w:trPr>
          <w:tblHeader/>
        </w:trPr>
        <w:tc>
          <w:tcPr>
            <w:tcW w:w="1961" w:type="pct"/>
            <w:vMerge/>
            <w:shd w:val="clear" w:color="auto" w:fill="F2F2F2"/>
          </w:tcPr>
          <w:p w:rsidRPr="002850E3" w:rsidR="00E536C5" w:rsidP="001F0FCE" w:rsidRDefault="00E536C5" w14:paraId="1901D0FD" w14:textId="77777777">
            <w:pPr>
              <w:spacing w:before="0" w:after="0"/>
              <w:rPr>
                <w:rFonts w:eastAsia="SimSun" w:cs="Arial Narrow"/>
                <w:b/>
                <w:sz w:val="22"/>
                <w:lang w:val="en-GB"/>
              </w:rPr>
            </w:pPr>
          </w:p>
        </w:tc>
        <w:tc>
          <w:tcPr>
            <w:tcW w:w="397" w:type="pct"/>
            <w:shd w:val="clear" w:color="auto" w:fill="F2F2F2"/>
          </w:tcPr>
          <w:p w:rsidRPr="002850E3" w:rsidR="00E536C5" w:rsidP="001F0FCE" w:rsidRDefault="00E536C5" w14:paraId="75BB3E9E" w14:textId="77777777">
            <w:pPr>
              <w:spacing w:before="0" w:after="0"/>
              <w:jc w:val="center"/>
              <w:rPr>
                <w:rFonts w:eastAsia="SimSun" w:cs="Arial Narrow"/>
                <w:b/>
                <w:sz w:val="22"/>
                <w:lang w:val="en-GB" w:eastAsia="zh-CN"/>
              </w:rPr>
            </w:pPr>
            <w:r w:rsidRPr="002850E3">
              <w:rPr>
                <w:rFonts w:hint="eastAsia" w:eastAsia="SimSun" w:cs="Arial Narrow"/>
                <w:b/>
                <w:sz w:val="22"/>
                <w:lang w:val="en-GB" w:eastAsia="zh-CN"/>
              </w:rPr>
              <w:t>T</w:t>
            </w:r>
          </w:p>
        </w:tc>
        <w:tc>
          <w:tcPr>
            <w:tcW w:w="397" w:type="pct"/>
            <w:shd w:val="clear" w:color="auto" w:fill="F2F2F2"/>
          </w:tcPr>
          <w:p w:rsidRPr="002850E3" w:rsidR="00E536C5" w:rsidP="001F0FCE" w:rsidRDefault="00E536C5" w14:paraId="2B5E22E5" w14:textId="77777777">
            <w:pPr>
              <w:spacing w:before="0" w:after="0"/>
              <w:jc w:val="center"/>
              <w:rPr>
                <w:rFonts w:eastAsia="SimSun" w:cs="Arial Narrow"/>
                <w:b/>
                <w:sz w:val="22"/>
                <w:lang w:val="en-GB" w:eastAsia="zh-CN"/>
              </w:rPr>
            </w:pPr>
            <w:r w:rsidRPr="002850E3">
              <w:rPr>
                <w:rFonts w:hint="eastAsia" w:eastAsia="SimSun" w:cs="Arial Narrow"/>
                <w:b/>
                <w:sz w:val="22"/>
                <w:lang w:val="en-GB" w:eastAsia="zh-CN"/>
              </w:rPr>
              <w:t>F</w:t>
            </w:r>
          </w:p>
        </w:tc>
        <w:tc>
          <w:tcPr>
            <w:tcW w:w="397" w:type="pct"/>
            <w:shd w:val="clear" w:color="auto" w:fill="F2F2F2"/>
          </w:tcPr>
          <w:p w:rsidRPr="002850E3" w:rsidR="00E536C5" w:rsidP="001F0FCE" w:rsidRDefault="00E536C5" w14:paraId="556D6975" w14:textId="77777777">
            <w:pPr>
              <w:spacing w:before="0" w:after="0"/>
              <w:jc w:val="center"/>
              <w:rPr>
                <w:rFonts w:eastAsia="SimSun" w:cs="Arial Narrow"/>
                <w:b/>
                <w:sz w:val="22"/>
                <w:lang w:val="en-GB" w:eastAsia="zh-CN"/>
              </w:rPr>
            </w:pPr>
            <w:r w:rsidRPr="002850E3">
              <w:rPr>
                <w:rFonts w:hint="eastAsia" w:eastAsia="SimSun" w:cs="Arial Narrow"/>
                <w:b/>
                <w:sz w:val="22"/>
                <w:lang w:val="en-GB" w:eastAsia="zh-CN"/>
              </w:rPr>
              <w:t>L</w:t>
            </w:r>
          </w:p>
        </w:tc>
        <w:tc>
          <w:tcPr>
            <w:tcW w:w="397" w:type="pct"/>
            <w:shd w:val="clear" w:color="auto" w:fill="F2F2F2"/>
          </w:tcPr>
          <w:p w:rsidRPr="002850E3" w:rsidR="00E536C5" w:rsidP="001F0FCE" w:rsidRDefault="00E536C5" w14:paraId="6173852B" w14:textId="77777777">
            <w:pPr>
              <w:spacing w:before="0" w:after="0"/>
              <w:jc w:val="center"/>
              <w:rPr>
                <w:rFonts w:eastAsia="SimSun" w:cs="Arial Narrow"/>
                <w:b/>
                <w:sz w:val="22"/>
                <w:lang w:val="en-GB"/>
              </w:rPr>
            </w:pPr>
            <w:r w:rsidRPr="002850E3">
              <w:rPr>
                <w:rFonts w:hint="eastAsia" w:eastAsia="SimSun" w:cs="Arial Narrow"/>
                <w:b/>
                <w:sz w:val="22"/>
                <w:lang w:val="en-GB" w:eastAsia="zh-CN"/>
              </w:rPr>
              <w:t>T</w:t>
            </w:r>
          </w:p>
        </w:tc>
        <w:tc>
          <w:tcPr>
            <w:tcW w:w="583" w:type="pct"/>
            <w:shd w:val="clear" w:color="auto" w:fill="F2F2F2"/>
          </w:tcPr>
          <w:p w:rsidRPr="002850E3" w:rsidR="00E536C5" w:rsidP="001F0FCE" w:rsidRDefault="00E536C5" w14:paraId="27C8B065" w14:textId="77777777">
            <w:pPr>
              <w:spacing w:before="0" w:after="0"/>
              <w:jc w:val="center"/>
              <w:rPr>
                <w:rFonts w:eastAsia="SimSun" w:cs="Arial Narrow"/>
                <w:b/>
                <w:sz w:val="22"/>
                <w:lang w:val="en-GB"/>
              </w:rPr>
            </w:pPr>
            <w:r w:rsidRPr="002850E3">
              <w:rPr>
                <w:rFonts w:hint="eastAsia" w:eastAsia="SimSun" w:cs="Arial Narrow"/>
                <w:b/>
                <w:sz w:val="22"/>
                <w:lang w:val="en-GB" w:eastAsia="zh-CN"/>
              </w:rPr>
              <w:t>F</w:t>
            </w:r>
          </w:p>
        </w:tc>
        <w:tc>
          <w:tcPr>
            <w:tcW w:w="472" w:type="pct"/>
            <w:shd w:val="clear" w:color="auto" w:fill="F2F2F2"/>
          </w:tcPr>
          <w:p w:rsidRPr="002850E3" w:rsidR="00E536C5" w:rsidP="001F0FCE" w:rsidRDefault="00E536C5" w14:paraId="5923CA23" w14:textId="77777777">
            <w:pPr>
              <w:spacing w:before="0" w:after="0"/>
              <w:jc w:val="center"/>
              <w:rPr>
                <w:rFonts w:eastAsia="SimSun" w:cs="Arial Narrow"/>
                <w:b/>
                <w:sz w:val="22"/>
                <w:lang w:val="en-GB"/>
              </w:rPr>
            </w:pPr>
            <w:r w:rsidRPr="002850E3">
              <w:rPr>
                <w:rFonts w:hint="eastAsia" w:eastAsia="SimSun" w:cs="Arial Narrow"/>
                <w:b/>
                <w:sz w:val="22"/>
                <w:lang w:val="en-GB" w:eastAsia="zh-CN"/>
              </w:rPr>
              <w:t>F</w:t>
            </w:r>
          </w:p>
        </w:tc>
        <w:tc>
          <w:tcPr>
            <w:tcW w:w="396" w:type="pct"/>
            <w:shd w:val="clear" w:color="auto" w:fill="F2F2F2"/>
          </w:tcPr>
          <w:p w:rsidRPr="002850E3" w:rsidR="00E536C5" w:rsidP="001F0FCE" w:rsidRDefault="00E536C5" w14:paraId="4D0E8A70" w14:textId="77777777">
            <w:pPr>
              <w:spacing w:before="0" w:after="0"/>
              <w:jc w:val="center"/>
              <w:rPr>
                <w:rFonts w:eastAsia="SimSun" w:cs="Arial Narrow"/>
                <w:b/>
                <w:sz w:val="22"/>
                <w:lang w:val="en-GB"/>
              </w:rPr>
            </w:pPr>
            <w:r w:rsidRPr="002850E3">
              <w:rPr>
                <w:rFonts w:hint="eastAsia" w:eastAsia="SimSun" w:cs="Arial Narrow"/>
                <w:b/>
                <w:sz w:val="22"/>
                <w:lang w:val="en-GB" w:eastAsia="zh-CN"/>
              </w:rPr>
              <w:t>L</w:t>
            </w:r>
          </w:p>
        </w:tc>
      </w:tr>
      <w:tr w:rsidRPr="002850E3" w:rsidR="00E536C5" w:rsidTr="001F0FCE" w14:paraId="0D70FB5D" w14:textId="77777777">
        <w:tc>
          <w:tcPr>
            <w:tcW w:w="5000" w:type="pct"/>
            <w:gridSpan w:val="8"/>
            <w:shd w:val="clear" w:color="auto" w:fill="FFFFCC"/>
          </w:tcPr>
          <w:p w:rsidRPr="002850E3" w:rsidR="00E536C5" w:rsidP="001F0FCE" w:rsidRDefault="00E536C5" w14:paraId="0EEF4D31" w14:textId="77777777">
            <w:pPr>
              <w:spacing w:before="0" w:after="0"/>
              <w:rPr>
                <w:rFonts w:eastAsia="SimSun" w:cs="Arial Narrow"/>
                <w:b/>
                <w:bCs/>
                <w:sz w:val="22"/>
                <w:szCs w:val="24"/>
                <w:lang w:val="en-GB" w:eastAsia="zh-CN"/>
              </w:rPr>
            </w:pPr>
            <w:r w:rsidRPr="002850E3">
              <w:rPr>
                <w:rFonts w:hint="eastAsia" w:eastAsia="SimSun" w:cs="Arial Narrow"/>
                <w:b/>
                <w:bCs/>
                <w:sz w:val="22"/>
                <w:szCs w:val="24"/>
                <w:lang w:val="en-GB" w:eastAsia="zh-CN"/>
              </w:rPr>
              <w:t>血药浓度</w:t>
            </w:r>
          </w:p>
        </w:tc>
      </w:tr>
      <w:tr w:rsidRPr="002850E3" w:rsidR="00E536C5" w:rsidTr="001F0FCE" w14:paraId="60F886C5" w14:textId="77777777">
        <w:tc>
          <w:tcPr>
            <w:tcW w:w="1961" w:type="pct"/>
          </w:tcPr>
          <w:p w:rsidRPr="002850E3" w:rsidR="00E536C5" w:rsidP="001F0FCE" w:rsidRDefault="00E536C5" w14:paraId="4267D8DB" w14:textId="77777777">
            <w:pPr>
              <w:spacing w:before="0" w:after="0"/>
              <w:rPr>
                <w:rFonts w:eastAsia="SimSun" w:cs="Arial Narrow"/>
                <w:sz w:val="22"/>
                <w:lang w:val="en-GB"/>
              </w:rPr>
            </w:pPr>
            <w:r>
              <w:rPr>
                <w:rFonts w:hint="eastAsia" w:eastAsia="SimSun" w:cs="Arial Narrow"/>
                <w:sz w:val="22"/>
                <w:lang w:val="en-GB" w:eastAsia="zh-CN"/>
              </w:rPr>
              <w:t>首次给药</w:t>
            </w:r>
          </w:p>
        </w:tc>
        <w:tc>
          <w:tcPr>
            <w:tcW w:w="397" w:type="pct"/>
          </w:tcPr>
          <w:p w:rsidRPr="002850E3" w:rsidR="00E536C5" w:rsidP="001F0FCE" w:rsidRDefault="00E536C5" w14:paraId="24F71AA2" w14:textId="77777777">
            <w:pPr>
              <w:spacing w:before="0" w:after="0"/>
              <w:jc w:val="center"/>
              <w:rPr>
                <w:rFonts w:eastAsia="SimSun" w:cs="Arial Narrow"/>
                <w:sz w:val="22"/>
                <w:szCs w:val="24"/>
                <w:lang w:val="en-GB" w:eastAsia="zh-CN"/>
              </w:rPr>
            </w:pPr>
          </w:p>
        </w:tc>
        <w:tc>
          <w:tcPr>
            <w:tcW w:w="397" w:type="pct"/>
          </w:tcPr>
          <w:p w:rsidRPr="002850E3" w:rsidR="00E536C5" w:rsidP="001F0FCE" w:rsidRDefault="00E536C5" w14:paraId="36C580DC" w14:textId="77777777">
            <w:pPr>
              <w:spacing w:before="0" w:after="0"/>
              <w:jc w:val="center"/>
              <w:rPr>
                <w:rFonts w:eastAsia="SimSun" w:cs="Arial Narrow"/>
                <w:sz w:val="22"/>
                <w:szCs w:val="24"/>
                <w:lang w:val="en-GB" w:eastAsia="zh-CN"/>
              </w:rPr>
            </w:pPr>
          </w:p>
        </w:tc>
        <w:tc>
          <w:tcPr>
            <w:tcW w:w="397" w:type="pct"/>
          </w:tcPr>
          <w:p w:rsidRPr="002850E3" w:rsidR="00E536C5" w:rsidP="001F0FCE" w:rsidRDefault="00E536C5" w14:paraId="51ED40C0" w14:textId="77777777">
            <w:pPr>
              <w:spacing w:before="0" w:after="0"/>
              <w:jc w:val="center"/>
              <w:rPr>
                <w:rFonts w:eastAsia="SimSun" w:cs="Arial Narrow"/>
                <w:sz w:val="22"/>
                <w:szCs w:val="24"/>
                <w:lang w:val="en-GB" w:eastAsia="zh-CN"/>
              </w:rPr>
            </w:pPr>
          </w:p>
        </w:tc>
        <w:tc>
          <w:tcPr>
            <w:tcW w:w="397" w:type="pct"/>
            <w:vAlign w:val="center"/>
          </w:tcPr>
          <w:p w:rsidRPr="002850E3" w:rsidR="00E536C5" w:rsidP="001F0FCE" w:rsidRDefault="00E536C5" w14:paraId="15D9F4DF" w14:textId="77777777">
            <w:pPr>
              <w:spacing w:before="0" w:after="0"/>
              <w:jc w:val="center"/>
              <w:rPr>
                <w:rFonts w:eastAsia="SimSun" w:cs="Arial Narrow"/>
                <w:sz w:val="22"/>
                <w:szCs w:val="24"/>
                <w:lang w:val="en-GB" w:eastAsia="zh-CN"/>
              </w:rPr>
            </w:pPr>
            <w:r w:rsidRPr="002850E3">
              <w:rPr>
                <w:rFonts w:hint="eastAsia" w:eastAsia="SimSun" w:cs="Arial Narrow"/>
                <w:sz w:val="22"/>
                <w:szCs w:val="24"/>
                <w:lang w:val="en-GB" w:eastAsia="zh-CN"/>
              </w:rPr>
              <w:t>Y</w:t>
            </w:r>
          </w:p>
        </w:tc>
        <w:tc>
          <w:tcPr>
            <w:tcW w:w="583" w:type="pct"/>
          </w:tcPr>
          <w:p w:rsidRPr="002850E3" w:rsidR="00E536C5" w:rsidP="001F0FCE" w:rsidRDefault="00E536C5" w14:paraId="6593D0CC" w14:textId="77777777">
            <w:pPr>
              <w:spacing w:before="0" w:after="0"/>
              <w:jc w:val="center"/>
              <w:rPr>
                <w:rFonts w:eastAsia="SimSun" w:cs="Arial Narrow"/>
                <w:color w:val="000000"/>
                <w:sz w:val="22"/>
                <w:lang w:val="en-GB"/>
              </w:rPr>
            </w:pPr>
            <w:r w:rsidRPr="002850E3">
              <w:rPr>
                <w:rFonts w:eastAsia="SimSun" w:cs="Arial Narrow"/>
                <w:color w:val="000000"/>
                <w:sz w:val="22"/>
                <w:lang w:val="en-GB"/>
              </w:rPr>
              <w:t>Y</w:t>
            </w:r>
            <w:r w:rsidRPr="002850E3">
              <w:rPr>
                <w:rFonts w:eastAsia="SimSun" w:cs="Arial Narrow"/>
                <w:color w:val="000000"/>
                <w:sz w:val="22"/>
                <w:vertAlign w:val="superscript"/>
                <w:lang w:val="en-GB"/>
              </w:rPr>
              <w:t>1</w:t>
            </w:r>
          </w:p>
        </w:tc>
        <w:tc>
          <w:tcPr>
            <w:tcW w:w="472" w:type="pct"/>
          </w:tcPr>
          <w:p w:rsidRPr="002850E3" w:rsidR="00E536C5" w:rsidP="001F0FCE" w:rsidRDefault="00E536C5" w14:paraId="72BE0E61" w14:textId="77777777">
            <w:pPr>
              <w:spacing w:before="0" w:after="0"/>
              <w:jc w:val="center"/>
              <w:rPr>
                <w:rFonts w:eastAsia="SimSun" w:cs="Arial Narrow"/>
                <w:color w:val="000000"/>
                <w:sz w:val="22"/>
                <w:lang w:val="en-GB"/>
              </w:rPr>
            </w:pPr>
            <w:r w:rsidRPr="002850E3">
              <w:rPr>
                <w:rFonts w:eastAsia="SimSun" w:cs="Arial Narrow"/>
                <w:color w:val="000000"/>
                <w:sz w:val="22"/>
                <w:lang w:val="en-GB"/>
              </w:rPr>
              <w:t>Y</w:t>
            </w:r>
            <w:r w:rsidRPr="002850E3">
              <w:rPr>
                <w:rFonts w:eastAsia="SimSun" w:cs="Arial Narrow"/>
                <w:color w:val="000000"/>
                <w:sz w:val="22"/>
                <w:vertAlign w:val="superscript"/>
                <w:lang w:val="en-GB"/>
              </w:rPr>
              <w:t>1</w:t>
            </w:r>
          </w:p>
        </w:tc>
        <w:tc>
          <w:tcPr>
            <w:tcW w:w="396" w:type="pct"/>
            <w:vMerge w:val="restart"/>
            <w:vAlign w:val="center"/>
          </w:tcPr>
          <w:p w:rsidRPr="002850E3" w:rsidR="00E536C5" w:rsidP="001F0FCE" w:rsidRDefault="00E536C5" w14:paraId="003A8B24" w14:textId="77777777">
            <w:pPr>
              <w:spacing w:before="0" w:after="0"/>
              <w:jc w:val="center"/>
              <w:rPr>
                <w:rFonts w:eastAsia="SimSun" w:cs="Arial Narrow"/>
                <w:color w:val="000000"/>
                <w:sz w:val="22"/>
                <w:lang w:val="en-GB"/>
              </w:rPr>
            </w:pPr>
            <w:r w:rsidRPr="002850E3">
              <w:rPr>
                <w:rFonts w:hint="eastAsia" w:eastAsia="SimSun" w:cs="Arial Narrow"/>
                <w:sz w:val="22"/>
                <w:szCs w:val="24"/>
                <w:lang w:val="en-GB" w:eastAsia="zh-CN"/>
              </w:rPr>
              <w:t>Y</w:t>
            </w:r>
          </w:p>
        </w:tc>
      </w:tr>
      <w:tr w:rsidRPr="002850E3" w:rsidR="00E536C5" w:rsidTr="001F0FCE" w14:paraId="58856BC1" w14:textId="77777777">
        <w:tc>
          <w:tcPr>
            <w:tcW w:w="1961" w:type="pct"/>
          </w:tcPr>
          <w:p w:rsidRPr="002850E3" w:rsidR="00E536C5" w:rsidP="001F0FCE" w:rsidRDefault="00E536C5" w14:paraId="3957113B" w14:textId="77777777">
            <w:pPr>
              <w:spacing w:before="0" w:after="0"/>
              <w:rPr>
                <w:rFonts w:eastAsia="SimSun" w:cs="Arial Narrow"/>
                <w:sz w:val="22"/>
                <w:lang w:val="en-GB" w:eastAsia="zh-CN"/>
              </w:rPr>
            </w:pPr>
            <w:r>
              <w:rPr>
                <w:rFonts w:hint="eastAsia" w:eastAsia="SimSun" w:cs="Arial Narrow"/>
                <w:sz w:val="22"/>
                <w:lang w:val="en-GB" w:eastAsia="zh-CN"/>
              </w:rPr>
              <w:t>多次给药</w:t>
            </w:r>
          </w:p>
        </w:tc>
        <w:tc>
          <w:tcPr>
            <w:tcW w:w="397" w:type="pct"/>
          </w:tcPr>
          <w:p w:rsidRPr="002850E3" w:rsidR="00E536C5" w:rsidP="001F0FCE" w:rsidRDefault="00E536C5" w14:paraId="5C3CC83E" w14:textId="77777777">
            <w:pPr>
              <w:spacing w:before="0" w:after="0"/>
              <w:jc w:val="center"/>
              <w:rPr>
                <w:rFonts w:eastAsia="SimSun" w:cs="Arial Narrow"/>
                <w:sz w:val="22"/>
                <w:szCs w:val="24"/>
                <w:lang w:val="en-GB" w:eastAsia="zh-CN"/>
              </w:rPr>
            </w:pPr>
          </w:p>
        </w:tc>
        <w:tc>
          <w:tcPr>
            <w:tcW w:w="397" w:type="pct"/>
          </w:tcPr>
          <w:p w:rsidRPr="002850E3" w:rsidR="00E536C5" w:rsidP="001F0FCE" w:rsidRDefault="00E536C5" w14:paraId="22DADB20" w14:textId="77777777">
            <w:pPr>
              <w:spacing w:before="0" w:after="0"/>
              <w:jc w:val="center"/>
              <w:rPr>
                <w:rFonts w:eastAsia="SimSun" w:cs="Arial Narrow"/>
                <w:sz w:val="22"/>
                <w:szCs w:val="24"/>
                <w:lang w:val="en-GB" w:eastAsia="zh-CN"/>
              </w:rPr>
            </w:pPr>
          </w:p>
        </w:tc>
        <w:tc>
          <w:tcPr>
            <w:tcW w:w="397" w:type="pct"/>
          </w:tcPr>
          <w:p w:rsidRPr="002850E3" w:rsidR="00E536C5" w:rsidP="001F0FCE" w:rsidRDefault="00E536C5" w14:paraId="411523FB" w14:textId="77777777">
            <w:pPr>
              <w:spacing w:before="0" w:after="0"/>
              <w:jc w:val="center"/>
              <w:rPr>
                <w:rFonts w:eastAsia="SimSun" w:cs="Arial Narrow"/>
                <w:sz w:val="22"/>
                <w:szCs w:val="24"/>
                <w:lang w:val="en-GB" w:eastAsia="zh-CN"/>
              </w:rPr>
            </w:pPr>
          </w:p>
        </w:tc>
        <w:tc>
          <w:tcPr>
            <w:tcW w:w="397" w:type="pct"/>
          </w:tcPr>
          <w:p w:rsidRPr="002850E3" w:rsidR="00E536C5" w:rsidP="001F0FCE" w:rsidRDefault="00E536C5" w14:paraId="6312275A" w14:textId="77777777">
            <w:pPr>
              <w:spacing w:before="0" w:after="0"/>
              <w:jc w:val="center"/>
              <w:rPr>
                <w:rFonts w:eastAsia="SimSun" w:cs="Arial Narrow"/>
                <w:sz w:val="22"/>
                <w:szCs w:val="24"/>
                <w:lang w:val="en-GB" w:eastAsia="zh-CN"/>
              </w:rPr>
            </w:pPr>
            <w:r w:rsidRPr="002850E3">
              <w:rPr>
                <w:rFonts w:hint="eastAsia" w:eastAsia="SimSun" w:cs="Arial Narrow"/>
                <w:sz w:val="22"/>
                <w:szCs w:val="24"/>
                <w:lang w:val="en-GB" w:eastAsia="zh-CN"/>
              </w:rPr>
              <w:t>Y</w:t>
            </w:r>
          </w:p>
        </w:tc>
        <w:tc>
          <w:tcPr>
            <w:tcW w:w="583" w:type="pct"/>
          </w:tcPr>
          <w:p w:rsidRPr="002850E3" w:rsidR="00E536C5" w:rsidP="001F0FCE" w:rsidRDefault="00E536C5" w14:paraId="4A7C995C" w14:textId="77777777">
            <w:pPr>
              <w:spacing w:before="0" w:after="0"/>
              <w:jc w:val="center"/>
              <w:rPr>
                <w:rFonts w:eastAsia="SimSun" w:cs="Arial Narrow"/>
                <w:color w:val="000000"/>
                <w:sz w:val="22"/>
                <w:lang w:val="en-GB"/>
              </w:rPr>
            </w:pPr>
            <w:r w:rsidRPr="002850E3">
              <w:rPr>
                <w:rFonts w:eastAsia="SimSun" w:cs="Arial Narrow"/>
                <w:color w:val="000000"/>
                <w:sz w:val="22"/>
                <w:lang w:val="en-GB"/>
              </w:rPr>
              <w:t>Y</w:t>
            </w:r>
            <w:r w:rsidRPr="002850E3">
              <w:rPr>
                <w:rFonts w:eastAsia="SimSun" w:cs="Arial Narrow"/>
                <w:color w:val="000000"/>
                <w:sz w:val="22"/>
                <w:vertAlign w:val="superscript"/>
                <w:lang w:val="en-GB"/>
              </w:rPr>
              <w:t>1</w:t>
            </w:r>
            <w:r w:rsidRPr="002850E3">
              <w:rPr>
                <w:rFonts w:hint="eastAsia" w:eastAsia="SimSun" w:cs="Arial Narrow"/>
                <w:color w:val="000000"/>
                <w:sz w:val="22"/>
                <w:vertAlign w:val="superscript"/>
                <w:lang w:val="en-GB" w:eastAsia="zh-CN"/>
              </w:rPr>
              <w:t>,2</w:t>
            </w:r>
          </w:p>
        </w:tc>
        <w:tc>
          <w:tcPr>
            <w:tcW w:w="472" w:type="pct"/>
          </w:tcPr>
          <w:p w:rsidRPr="002850E3" w:rsidR="00E536C5" w:rsidP="001F0FCE" w:rsidRDefault="00E536C5" w14:paraId="29144D51" w14:textId="77777777">
            <w:pPr>
              <w:spacing w:before="0" w:after="0"/>
              <w:jc w:val="center"/>
              <w:rPr>
                <w:rFonts w:eastAsia="SimSun" w:cs="Arial Narrow"/>
                <w:color w:val="000000"/>
                <w:sz w:val="22"/>
                <w:lang w:val="en-GB"/>
              </w:rPr>
            </w:pPr>
            <w:r w:rsidRPr="002850E3">
              <w:rPr>
                <w:rFonts w:eastAsia="SimSun" w:cs="Arial Narrow"/>
                <w:color w:val="000000"/>
                <w:sz w:val="22"/>
                <w:lang w:val="en-GB"/>
              </w:rPr>
              <w:t>Y</w:t>
            </w:r>
            <w:r w:rsidRPr="002850E3">
              <w:rPr>
                <w:rFonts w:eastAsia="SimSun" w:cs="Arial Narrow"/>
                <w:color w:val="000000"/>
                <w:sz w:val="22"/>
                <w:vertAlign w:val="superscript"/>
                <w:lang w:val="en-GB"/>
              </w:rPr>
              <w:t>1</w:t>
            </w:r>
            <w:r w:rsidRPr="002850E3">
              <w:rPr>
                <w:rFonts w:hint="eastAsia" w:eastAsia="SimSun" w:cs="Arial Narrow"/>
                <w:color w:val="000000"/>
                <w:sz w:val="22"/>
                <w:vertAlign w:val="superscript"/>
                <w:lang w:val="en-GB" w:eastAsia="zh-CN"/>
              </w:rPr>
              <w:t>,2</w:t>
            </w:r>
          </w:p>
        </w:tc>
        <w:tc>
          <w:tcPr>
            <w:tcW w:w="396" w:type="pct"/>
            <w:vMerge/>
            <w:vAlign w:val="center"/>
          </w:tcPr>
          <w:p w:rsidRPr="002850E3" w:rsidR="00E536C5" w:rsidP="001F0FCE" w:rsidRDefault="00E536C5" w14:paraId="0AE6EFAD" w14:textId="77777777">
            <w:pPr>
              <w:spacing w:before="0" w:after="0"/>
              <w:jc w:val="center"/>
              <w:rPr>
                <w:rFonts w:eastAsia="SimSun" w:cs="Arial Narrow"/>
                <w:sz w:val="22"/>
                <w:szCs w:val="24"/>
                <w:lang w:val="en-GB" w:eastAsia="zh-CN"/>
              </w:rPr>
            </w:pPr>
          </w:p>
        </w:tc>
      </w:tr>
      <w:tr w:rsidRPr="002850E3" w:rsidR="00E536C5" w:rsidTr="001F0FCE" w14:paraId="04E59917" w14:textId="77777777">
        <w:tc>
          <w:tcPr>
            <w:tcW w:w="5000" w:type="pct"/>
            <w:gridSpan w:val="8"/>
            <w:shd w:val="clear" w:color="auto" w:fill="FFFFCC"/>
          </w:tcPr>
          <w:p w:rsidRPr="002850E3" w:rsidR="00E536C5" w:rsidP="001F0FCE" w:rsidRDefault="00E536C5" w14:paraId="1183B5E4" w14:textId="77777777">
            <w:pPr>
              <w:spacing w:before="0" w:after="0"/>
              <w:rPr>
                <w:rFonts w:eastAsia="SimSun" w:cs="Arial Narrow"/>
                <w:b/>
                <w:bCs/>
                <w:sz w:val="22"/>
                <w:szCs w:val="24"/>
                <w:lang w:val="en-GB" w:eastAsia="zh-CN"/>
              </w:rPr>
            </w:pPr>
            <w:r>
              <w:rPr>
                <w:rFonts w:hint="eastAsia" w:eastAsia="SimSun" w:cs="Arial Narrow"/>
                <w:b/>
                <w:bCs/>
                <w:sz w:val="22"/>
                <w:szCs w:val="24"/>
                <w:lang w:val="en-GB" w:eastAsia="zh-CN"/>
              </w:rPr>
              <w:t>首次给药后</w:t>
            </w:r>
            <w:r w:rsidRPr="002850E3">
              <w:rPr>
                <w:rFonts w:hint="eastAsia" w:eastAsia="SimSun" w:cs="Arial Narrow"/>
                <w:b/>
                <w:bCs/>
                <w:sz w:val="22"/>
                <w:szCs w:val="24"/>
                <w:lang w:val="en-GB" w:eastAsia="zh-CN"/>
              </w:rPr>
              <w:t>血浆药代动力学参数</w:t>
            </w:r>
          </w:p>
        </w:tc>
      </w:tr>
      <w:tr w:rsidRPr="002850E3" w:rsidR="00E536C5" w:rsidTr="001F0FCE" w14:paraId="6F93A2C2" w14:textId="77777777">
        <w:tc>
          <w:tcPr>
            <w:tcW w:w="1961" w:type="pct"/>
            <w:tcBorders>
              <w:bottom w:val="single" w:color="auto" w:sz="4" w:space="0"/>
            </w:tcBorders>
          </w:tcPr>
          <w:p w:rsidRPr="002850E3" w:rsidR="00E536C5" w:rsidP="001F0FCE" w:rsidRDefault="00E536C5" w14:paraId="772EAFBD" w14:textId="77777777">
            <w:pPr>
              <w:spacing w:before="0" w:after="0"/>
              <w:rPr>
                <w:rFonts w:eastAsia="SimSun" w:cs="Arial Narrow"/>
                <w:sz w:val="22"/>
                <w:lang w:val="en-GB" w:eastAsia="zh-CN"/>
              </w:rPr>
            </w:pPr>
            <w:r w:rsidRPr="002850E3">
              <w:rPr>
                <w:rFonts w:eastAsia="SimSun" w:cs="Arial Narrow"/>
                <w:sz w:val="22"/>
                <w:lang w:val="en-GB" w:eastAsia="zh-CN"/>
              </w:rPr>
              <w:t>AUC</w:t>
            </w:r>
            <w:r w:rsidRPr="002850E3">
              <w:rPr>
                <w:rFonts w:eastAsia="SimSun" w:cs="Arial Narrow"/>
                <w:sz w:val="22"/>
                <w:vertAlign w:val="subscript"/>
                <w:lang w:val="en-GB" w:eastAsia="zh-CN"/>
              </w:rPr>
              <w:t>0-t</w:t>
            </w:r>
          </w:p>
        </w:tc>
        <w:tc>
          <w:tcPr>
            <w:tcW w:w="397" w:type="pct"/>
          </w:tcPr>
          <w:p w:rsidRPr="002850E3" w:rsidR="00E536C5" w:rsidP="001F0FCE" w:rsidRDefault="00E536C5" w14:paraId="5518E231"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36AA4772"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3D83AB7E" w14:textId="77777777">
            <w:pPr>
              <w:spacing w:before="0" w:after="0"/>
              <w:jc w:val="center"/>
              <w:rPr>
                <w:rFonts w:eastAsia="SimSun" w:cs="Arial Narrow"/>
                <w:color w:val="000000"/>
                <w:sz w:val="22"/>
                <w:lang w:val="en-GB" w:eastAsia="zh-CN"/>
              </w:rPr>
            </w:pPr>
          </w:p>
        </w:tc>
        <w:tc>
          <w:tcPr>
            <w:tcW w:w="397" w:type="pct"/>
            <w:vMerge w:val="restart"/>
            <w:vAlign w:val="center"/>
          </w:tcPr>
          <w:p w:rsidRPr="002850E3" w:rsidR="00E536C5" w:rsidP="001F0FCE" w:rsidRDefault="00E536C5" w14:paraId="7F56DAC2" w14:textId="77777777">
            <w:pPr>
              <w:spacing w:before="0" w:after="0"/>
              <w:jc w:val="center"/>
              <w:rPr>
                <w:rFonts w:eastAsia="SimSun" w:cs="Arial Narrow"/>
                <w:color w:val="000000"/>
                <w:sz w:val="22"/>
                <w:lang w:val="en-GB" w:eastAsia="zh-CN"/>
              </w:rPr>
            </w:pPr>
            <w:r w:rsidRPr="002850E3">
              <w:rPr>
                <w:rFonts w:hint="eastAsia" w:eastAsia="SimSun" w:cs="Arial Narrow"/>
                <w:color w:val="000000"/>
                <w:sz w:val="22"/>
                <w:lang w:val="en-GB" w:eastAsia="zh-CN"/>
              </w:rPr>
              <w:t>Y</w:t>
            </w:r>
          </w:p>
        </w:tc>
        <w:tc>
          <w:tcPr>
            <w:tcW w:w="583" w:type="pct"/>
            <w:tcBorders>
              <w:bottom w:val="single" w:color="auto" w:sz="4" w:space="0"/>
            </w:tcBorders>
          </w:tcPr>
          <w:p w:rsidRPr="002850E3" w:rsidR="00E536C5" w:rsidP="001F0FCE" w:rsidRDefault="00E536C5" w14:paraId="42134A73"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791BEEEC" w14:textId="77777777">
            <w:pPr>
              <w:spacing w:before="0" w:after="0"/>
              <w:jc w:val="center"/>
              <w:rPr>
                <w:rFonts w:eastAsia="SimSun" w:cs="Arial Narrow"/>
                <w:color w:val="000000"/>
                <w:sz w:val="22"/>
                <w:lang w:val="en-GB" w:eastAsia="zh-CN"/>
              </w:rPr>
            </w:pPr>
          </w:p>
        </w:tc>
        <w:tc>
          <w:tcPr>
            <w:tcW w:w="396" w:type="pct"/>
            <w:vMerge w:val="restart"/>
            <w:vAlign w:val="center"/>
          </w:tcPr>
          <w:p w:rsidRPr="002850E3" w:rsidR="00E536C5" w:rsidP="001F0FCE" w:rsidRDefault="00E536C5" w14:paraId="3FA9C913" w14:textId="77777777">
            <w:pPr>
              <w:spacing w:before="0" w:after="0"/>
              <w:jc w:val="center"/>
              <w:rPr>
                <w:rFonts w:eastAsia="SimSun" w:cs="Arial Narrow"/>
                <w:color w:val="000000"/>
                <w:sz w:val="22"/>
                <w:lang w:val="en-GB" w:eastAsia="zh-CN"/>
              </w:rPr>
            </w:pPr>
            <w:r w:rsidRPr="002850E3">
              <w:rPr>
                <w:rFonts w:eastAsia="SimSun" w:cs="Arial Narrow"/>
                <w:color w:val="000000"/>
                <w:sz w:val="22"/>
                <w:lang w:val="en-GB" w:eastAsia="zh-CN"/>
              </w:rPr>
              <w:t>Y</w:t>
            </w:r>
          </w:p>
        </w:tc>
      </w:tr>
      <w:tr w:rsidRPr="002850E3" w:rsidR="00E536C5" w:rsidTr="001F0FCE" w14:paraId="3DB9912E" w14:textId="77777777">
        <w:tc>
          <w:tcPr>
            <w:tcW w:w="1961" w:type="pct"/>
            <w:tcBorders>
              <w:bottom w:val="single" w:color="auto" w:sz="4" w:space="0"/>
            </w:tcBorders>
          </w:tcPr>
          <w:p w:rsidRPr="002850E3" w:rsidR="00E536C5" w:rsidP="001F0FCE" w:rsidRDefault="00E536C5" w14:paraId="0DD7E9E9" w14:textId="77777777">
            <w:pPr>
              <w:spacing w:before="0" w:after="0"/>
              <w:rPr>
                <w:rFonts w:eastAsia="SimSun" w:cs="Arial Narrow"/>
                <w:b/>
                <w:bCs/>
                <w:sz w:val="22"/>
                <w:lang w:val="en-GB" w:eastAsia="zh-CN"/>
              </w:rPr>
            </w:pPr>
            <w:r w:rsidRPr="002850E3">
              <w:rPr>
                <w:rFonts w:eastAsia="SimSun" w:cs="Arial Narrow"/>
                <w:sz w:val="22"/>
                <w:lang w:val="en-GB" w:eastAsia="zh-CN"/>
              </w:rPr>
              <w:t>AUC</w:t>
            </w:r>
            <w:r w:rsidRPr="002850E3">
              <w:rPr>
                <w:rFonts w:eastAsia="SimSun" w:cs="Arial Narrow"/>
                <w:sz w:val="22"/>
                <w:vertAlign w:val="subscript"/>
                <w:lang w:val="en-GB" w:eastAsia="zh-CN"/>
              </w:rPr>
              <w:t>0-</w:t>
            </w:r>
            <w:r>
              <w:rPr>
                <w:rFonts w:hint="eastAsia" w:eastAsia="SimSun" w:cs="Arial Narrow"/>
                <w:sz w:val="22"/>
                <w:vertAlign w:val="subscript"/>
                <w:lang w:val="en-GB" w:eastAsia="zh-CN"/>
              </w:rPr>
              <w:t>16</w:t>
            </w:r>
            <w:r w:rsidRPr="002850E3">
              <w:rPr>
                <w:rFonts w:eastAsia="SimSun" w:cs="Arial Narrow"/>
                <w:sz w:val="22"/>
                <w:vertAlign w:val="subscript"/>
                <w:lang w:val="en-GB" w:eastAsia="zh-CN"/>
              </w:rPr>
              <w:t>8</w:t>
            </w:r>
          </w:p>
        </w:tc>
        <w:tc>
          <w:tcPr>
            <w:tcW w:w="397" w:type="pct"/>
          </w:tcPr>
          <w:p w:rsidRPr="002850E3" w:rsidR="00E536C5" w:rsidP="001F0FCE" w:rsidRDefault="00E536C5" w14:paraId="2F3545D2"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29C44948"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6A3C0746" w14:textId="77777777">
            <w:pPr>
              <w:spacing w:before="0" w:after="0"/>
              <w:jc w:val="center"/>
              <w:rPr>
                <w:rFonts w:eastAsia="SimSun" w:cs="Arial Narrow"/>
                <w:color w:val="000000"/>
                <w:sz w:val="22"/>
                <w:lang w:val="en-GB" w:eastAsia="zh-CN"/>
              </w:rPr>
            </w:pPr>
          </w:p>
        </w:tc>
        <w:tc>
          <w:tcPr>
            <w:tcW w:w="397" w:type="pct"/>
            <w:vMerge/>
            <w:vAlign w:val="center"/>
          </w:tcPr>
          <w:p w:rsidRPr="002850E3" w:rsidR="00E536C5" w:rsidP="001F0FCE" w:rsidRDefault="00E536C5" w14:paraId="1BF00A82" w14:textId="77777777">
            <w:pPr>
              <w:spacing w:before="0" w:after="0"/>
              <w:jc w:val="center"/>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62CFDD4A"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5B694556" w14:textId="77777777">
            <w:pPr>
              <w:spacing w:before="0" w:after="0"/>
              <w:jc w:val="center"/>
              <w:rPr>
                <w:rFonts w:eastAsia="SimSun" w:cs="Arial Narrow"/>
                <w:color w:val="000000"/>
                <w:sz w:val="22"/>
                <w:lang w:val="en-GB" w:eastAsia="zh-CN"/>
              </w:rPr>
            </w:pPr>
          </w:p>
        </w:tc>
        <w:tc>
          <w:tcPr>
            <w:tcW w:w="396" w:type="pct"/>
            <w:vMerge/>
            <w:vAlign w:val="center"/>
          </w:tcPr>
          <w:p w:rsidRPr="002850E3" w:rsidR="00E536C5" w:rsidP="001F0FCE" w:rsidRDefault="00E536C5" w14:paraId="7095CBD5" w14:textId="77777777">
            <w:pPr>
              <w:spacing w:before="0" w:after="0"/>
              <w:jc w:val="center"/>
              <w:rPr>
                <w:rFonts w:eastAsia="SimSun" w:cs="Arial Narrow"/>
                <w:color w:val="000000"/>
                <w:sz w:val="22"/>
                <w:lang w:val="en-GB" w:eastAsia="zh-CN"/>
              </w:rPr>
            </w:pPr>
          </w:p>
        </w:tc>
      </w:tr>
      <w:tr w:rsidRPr="002850E3" w:rsidR="00E536C5" w:rsidTr="001F0FCE" w14:paraId="04293237" w14:textId="77777777">
        <w:tc>
          <w:tcPr>
            <w:tcW w:w="1961" w:type="pct"/>
            <w:tcBorders>
              <w:bottom w:val="single" w:color="auto" w:sz="4" w:space="0"/>
            </w:tcBorders>
          </w:tcPr>
          <w:p w:rsidRPr="002850E3" w:rsidR="00E536C5" w:rsidP="001F0FCE" w:rsidRDefault="00E536C5" w14:paraId="130373A5" w14:textId="77777777">
            <w:pPr>
              <w:spacing w:before="0" w:after="0"/>
              <w:rPr>
                <w:rFonts w:eastAsia="SimSun" w:cs="Arial Narrow"/>
                <w:sz w:val="22"/>
                <w:vertAlign w:val="superscript"/>
                <w:lang w:val="en-GB" w:eastAsia="zh-CN"/>
              </w:rPr>
            </w:pPr>
            <w:r w:rsidRPr="002850E3">
              <w:rPr>
                <w:rFonts w:eastAsia="SimSun" w:cs="Arial Narrow"/>
                <w:sz w:val="22"/>
                <w:lang w:val="en-GB" w:eastAsia="zh-CN"/>
              </w:rPr>
              <w:t>AUC</w:t>
            </w:r>
            <w:r w:rsidRPr="002850E3">
              <w:rPr>
                <w:rFonts w:eastAsia="SimSun" w:cs="Arial Narrow"/>
                <w:sz w:val="22"/>
                <w:vertAlign w:val="subscript"/>
                <w:lang w:val="en-GB" w:eastAsia="zh-CN"/>
              </w:rPr>
              <w:t>0-inf</w:t>
            </w:r>
          </w:p>
        </w:tc>
        <w:tc>
          <w:tcPr>
            <w:tcW w:w="397" w:type="pct"/>
          </w:tcPr>
          <w:p w:rsidRPr="002850E3" w:rsidR="00E536C5" w:rsidP="001F0FCE" w:rsidRDefault="00E536C5" w14:paraId="067843EE"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4ED2C3C6"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06AD5342" w14:textId="77777777">
            <w:pPr>
              <w:spacing w:before="0" w:after="0"/>
              <w:jc w:val="center"/>
              <w:rPr>
                <w:rFonts w:eastAsia="SimSun" w:cs="Arial Narrow"/>
                <w:color w:val="000000"/>
                <w:sz w:val="22"/>
                <w:lang w:val="en-GB" w:eastAsia="zh-CN"/>
              </w:rPr>
            </w:pPr>
          </w:p>
        </w:tc>
        <w:tc>
          <w:tcPr>
            <w:tcW w:w="397" w:type="pct"/>
            <w:vMerge/>
          </w:tcPr>
          <w:p w:rsidRPr="002850E3" w:rsidR="00E536C5" w:rsidP="001F0FCE" w:rsidRDefault="00E536C5" w14:paraId="425FB3AA" w14:textId="77777777">
            <w:pPr>
              <w:spacing w:before="0" w:after="0"/>
              <w:jc w:val="center"/>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6C7C4C6F"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778D29B2" w14:textId="77777777">
            <w:pPr>
              <w:spacing w:before="0" w:after="0"/>
              <w:jc w:val="center"/>
              <w:rPr>
                <w:rFonts w:eastAsia="SimSun" w:cs="Arial Narrow"/>
                <w:color w:val="000000"/>
                <w:sz w:val="22"/>
                <w:lang w:val="en-GB" w:eastAsia="zh-CN"/>
              </w:rPr>
            </w:pPr>
          </w:p>
        </w:tc>
        <w:tc>
          <w:tcPr>
            <w:tcW w:w="396" w:type="pct"/>
            <w:vMerge/>
          </w:tcPr>
          <w:p w:rsidRPr="002850E3" w:rsidR="00E536C5" w:rsidP="001F0FCE" w:rsidRDefault="00E536C5" w14:paraId="7D8576BD" w14:textId="77777777">
            <w:pPr>
              <w:spacing w:before="0" w:after="0"/>
              <w:jc w:val="center"/>
              <w:rPr>
                <w:rFonts w:eastAsia="SimSun" w:cs="Arial Narrow"/>
                <w:color w:val="000000"/>
                <w:sz w:val="22"/>
                <w:lang w:val="en-GB" w:eastAsia="zh-CN"/>
              </w:rPr>
            </w:pPr>
          </w:p>
        </w:tc>
      </w:tr>
      <w:tr w:rsidRPr="002850E3" w:rsidR="00E536C5" w:rsidTr="001F0FCE" w14:paraId="3D518EE3" w14:textId="77777777">
        <w:tc>
          <w:tcPr>
            <w:tcW w:w="1961" w:type="pct"/>
            <w:tcBorders>
              <w:bottom w:val="single" w:color="auto" w:sz="4" w:space="0"/>
            </w:tcBorders>
          </w:tcPr>
          <w:p w:rsidRPr="002850E3" w:rsidR="00E536C5" w:rsidP="001F0FCE" w:rsidRDefault="00E536C5" w14:paraId="3B781DB4" w14:textId="77777777">
            <w:pPr>
              <w:spacing w:before="0" w:after="0"/>
              <w:rPr>
                <w:rFonts w:eastAsia="SimSun" w:cs="Arial Narrow"/>
                <w:sz w:val="22"/>
                <w:vertAlign w:val="superscript"/>
                <w:lang w:val="en-GB" w:eastAsia="zh-CN"/>
              </w:rPr>
            </w:pPr>
            <w:r w:rsidRPr="002850E3">
              <w:rPr>
                <w:rFonts w:eastAsia="SimSun" w:cs="Arial Narrow"/>
                <w:sz w:val="22"/>
                <w:lang w:val="en-GB" w:eastAsia="zh-CN"/>
              </w:rPr>
              <w:t>C</w:t>
            </w:r>
            <w:r w:rsidRPr="002850E3">
              <w:rPr>
                <w:rFonts w:eastAsia="SimSun" w:cs="Arial Narrow"/>
                <w:sz w:val="22"/>
                <w:vertAlign w:val="subscript"/>
                <w:lang w:val="en-GB" w:eastAsia="zh-CN"/>
              </w:rPr>
              <w:t>max</w:t>
            </w:r>
          </w:p>
        </w:tc>
        <w:tc>
          <w:tcPr>
            <w:tcW w:w="397" w:type="pct"/>
          </w:tcPr>
          <w:p w:rsidRPr="002850E3" w:rsidR="00E536C5" w:rsidP="001F0FCE" w:rsidRDefault="00E536C5" w14:paraId="0A18654D"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64F2E574"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555992F8" w14:textId="77777777">
            <w:pPr>
              <w:spacing w:before="0" w:after="0"/>
              <w:jc w:val="center"/>
              <w:rPr>
                <w:rFonts w:eastAsia="SimSun" w:cs="Arial Narrow"/>
                <w:color w:val="000000"/>
                <w:sz w:val="22"/>
                <w:lang w:val="en-GB" w:eastAsia="zh-CN"/>
              </w:rPr>
            </w:pPr>
          </w:p>
        </w:tc>
        <w:tc>
          <w:tcPr>
            <w:tcW w:w="397" w:type="pct"/>
            <w:vMerge/>
          </w:tcPr>
          <w:p w:rsidRPr="002850E3" w:rsidR="00E536C5" w:rsidP="001F0FCE" w:rsidRDefault="00E536C5" w14:paraId="68680949" w14:textId="77777777">
            <w:pPr>
              <w:spacing w:before="0" w:after="0"/>
              <w:jc w:val="center"/>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7A392383"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7D144B4D" w14:textId="77777777">
            <w:pPr>
              <w:spacing w:before="0" w:after="0"/>
              <w:jc w:val="center"/>
              <w:rPr>
                <w:rFonts w:eastAsia="SimSun" w:cs="Arial Narrow"/>
                <w:color w:val="000000"/>
                <w:sz w:val="22"/>
                <w:lang w:val="en-GB" w:eastAsia="zh-CN"/>
              </w:rPr>
            </w:pPr>
          </w:p>
        </w:tc>
        <w:tc>
          <w:tcPr>
            <w:tcW w:w="396" w:type="pct"/>
            <w:vMerge/>
          </w:tcPr>
          <w:p w:rsidRPr="002850E3" w:rsidR="00E536C5" w:rsidP="001F0FCE" w:rsidRDefault="00E536C5" w14:paraId="0E99CCC6" w14:textId="77777777">
            <w:pPr>
              <w:spacing w:before="0" w:after="0"/>
              <w:jc w:val="center"/>
              <w:rPr>
                <w:rFonts w:eastAsia="SimSun" w:cs="Arial Narrow"/>
                <w:color w:val="000000"/>
                <w:sz w:val="22"/>
                <w:lang w:val="en-GB" w:eastAsia="zh-CN"/>
              </w:rPr>
            </w:pPr>
          </w:p>
        </w:tc>
      </w:tr>
      <w:tr w:rsidRPr="002850E3" w:rsidR="00E536C5" w:rsidTr="001F0FCE" w14:paraId="69F5C237" w14:textId="77777777">
        <w:tc>
          <w:tcPr>
            <w:tcW w:w="1961" w:type="pct"/>
            <w:tcBorders>
              <w:bottom w:val="single" w:color="auto" w:sz="4" w:space="0"/>
            </w:tcBorders>
          </w:tcPr>
          <w:p w:rsidRPr="002850E3" w:rsidR="00E536C5" w:rsidP="001F0FCE" w:rsidRDefault="00E536C5" w14:paraId="7CE374D3" w14:textId="77777777">
            <w:pPr>
              <w:spacing w:before="0" w:after="0"/>
              <w:rPr>
                <w:rFonts w:eastAsia="SimSun" w:cs="Arial Narrow"/>
                <w:sz w:val="22"/>
                <w:vertAlign w:val="superscript"/>
                <w:lang w:val="en-GB" w:eastAsia="zh-CN"/>
              </w:rPr>
            </w:pPr>
            <w:proofErr w:type="spellStart"/>
            <w:r w:rsidRPr="002850E3">
              <w:rPr>
                <w:rFonts w:hint="eastAsia" w:eastAsia="SimSun" w:cs="Arial Narrow"/>
                <w:sz w:val="22"/>
                <w:lang w:val="en-GB" w:eastAsia="zh-CN"/>
              </w:rPr>
              <w:t>T</w:t>
            </w:r>
            <w:r w:rsidRPr="002850E3">
              <w:rPr>
                <w:rFonts w:eastAsia="SimSun" w:cs="Arial Narrow"/>
                <w:sz w:val="22"/>
                <w:vertAlign w:val="subscript"/>
                <w:lang w:val="en-GB" w:eastAsia="zh-CN"/>
              </w:rPr>
              <w:t>max</w:t>
            </w:r>
            <w:proofErr w:type="spellEnd"/>
          </w:p>
        </w:tc>
        <w:tc>
          <w:tcPr>
            <w:tcW w:w="397" w:type="pct"/>
          </w:tcPr>
          <w:p w:rsidRPr="002850E3" w:rsidR="00E536C5" w:rsidP="001F0FCE" w:rsidRDefault="00E536C5" w14:paraId="3D05C51A"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2167596E"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14DE826B" w14:textId="77777777">
            <w:pPr>
              <w:spacing w:before="0" w:after="0"/>
              <w:jc w:val="center"/>
              <w:rPr>
                <w:rFonts w:eastAsia="SimSun" w:cs="Arial Narrow"/>
                <w:color w:val="000000"/>
                <w:sz w:val="22"/>
                <w:lang w:val="en-GB" w:eastAsia="zh-CN"/>
              </w:rPr>
            </w:pPr>
          </w:p>
        </w:tc>
        <w:tc>
          <w:tcPr>
            <w:tcW w:w="397" w:type="pct"/>
            <w:vMerge/>
          </w:tcPr>
          <w:p w:rsidRPr="002850E3" w:rsidR="00E536C5" w:rsidP="001F0FCE" w:rsidRDefault="00E536C5" w14:paraId="373DF1DA" w14:textId="77777777">
            <w:pPr>
              <w:spacing w:before="0" w:after="0"/>
              <w:jc w:val="center"/>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5E740DC3"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2540DC51" w14:textId="77777777">
            <w:pPr>
              <w:spacing w:before="0" w:after="0"/>
              <w:jc w:val="center"/>
              <w:rPr>
                <w:rFonts w:eastAsia="SimSun" w:cs="Arial Narrow"/>
                <w:color w:val="000000"/>
                <w:sz w:val="22"/>
                <w:lang w:val="en-GB" w:eastAsia="zh-CN"/>
              </w:rPr>
            </w:pPr>
          </w:p>
        </w:tc>
        <w:tc>
          <w:tcPr>
            <w:tcW w:w="396" w:type="pct"/>
            <w:vMerge/>
          </w:tcPr>
          <w:p w:rsidRPr="002850E3" w:rsidR="00E536C5" w:rsidP="001F0FCE" w:rsidRDefault="00E536C5" w14:paraId="4450C72C" w14:textId="77777777">
            <w:pPr>
              <w:spacing w:before="0" w:after="0"/>
              <w:jc w:val="center"/>
              <w:rPr>
                <w:rFonts w:eastAsia="SimSun" w:cs="Arial Narrow"/>
                <w:color w:val="000000"/>
                <w:sz w:val="22"/>
                <w:lang w:val="en-GB" w:eastAsia="zh-CN"/>
              </w:rPr>
            </w:pPr>
          </w:p>
        </w:tc>
      </w:tr>
      <w:tr w:rsidRPr="002850E3" w:rsidR="00E536C5" w:rsidTr="001F0FCE" w14:paraId="1F5B51EF" w14:textId="77777777">
        <w:tc>
          <w:tcPr>
            <w:tcW w:w="1961" w:type="pct"/>
            <w:tcBorders>
              <w:bottom w:val="single" w:color="auto" w:sz="4" w:space="0"/>
            </w:tcBorders>
          </w:tcPr>
          <w:p w:rsidRPr="002850E3" w:rsidR="00E536C5" w:rsidP="001F0FCE" w:rsidRDefault="00E536C5" w14:paraId="1428B304" w14:textId="77777777">
            <w:pPr>
              <w:spacing w:before="0" w:after="0"/>
              <w:rPr>
                <w:rFonts w:eastAsia="SimSun" w:cs="Arial Narrow"/>
                <w:sz w:val="22"/>
                <w:lang w:val="en-GB" w:eastAsia="zh-CN"/>
              </w:rPr>
            </w:pPr>
            <w:r w:rsidRPr="002850E3">
              <w:rPr>
                <w:rFonts w:eastAsia="SimSun" w:cs="Arial Narrow"/>
                <w:sz w:val="22"/>
                <w:lang w:val="en-GB" w:eastAsia="zh-CN"/>
              </w:rPr>
              <w:t>t</w:t>
            </w:r>
            <w:r w:rsidRPr="002850E3">
              <w:rPr>
                <w:rFonts w:eastAsia="SimSun" w:cs="Arial Narrow"/>
                <w:sz w:val="22"/>
                <w:vertAlign w:val="subscript"/>
                <w:lang w:val="en-GB" w:eastAsia="zh-CN"/>
              </w:rPr>
              <w:t>1/2</w:t>
            </w:r>
          </w:p>
        </w:tc>
        <w:tc>
          <w:tcPr>
            <w:tcW w:w="397" w:type="pct"/>
          </w:tcPr>
          <w:p w:rsidRPr="002850E3" w:rsidR="00E536C5" w:rsidP="001F0FCE" w:rsidRDefault="00E536C5" w14:paraId="78685DAB"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56DE5252"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2A08EE87" w14:textId="77777777">
            <w:pPr>
              <w:spacing w:before="0" w:after="0"/>
              <w:jc w:val="center"/>
              <w:rPr>
                <w:rFonts w:eastAsia="SimSun" w:cs="Arial Narrow"/>
                <w:color w:val="000000"/>
                <w:sz w:val="22"/>
                <w:lang w:val="en-GB" w:eastAsia="zh-CN"/>
              </w:rPr>
            </w:pPr>
          </w:p>
        </w:tc>
        <w:tc>
          <w:tcPr>
            <w:tcW w:w="397" w:type="pct"/>
            <w:vMerge/>
          </w:tcPr>
          <w:p w:rsidRPr="002850E3" w:rsidR="00E536C5" w:rsidP="001F0FCE" w:rsidRDefault="00E536C5" w14:paraId="33B3899C" w14:textId="77777777">
            <w:pPr>
              <w:spacing w:before="0" w:after="0"/>
              <w:jc w:val="center"/>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09B2F3FA"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31466A2E" w14:textId="77777777">
            <w:pPr>
              <w:spacing w:before="0" w:after="0"/>
              <w:jc w:val="center"/>
              <w:rPr>
                <w:rFonts w:eastAsia="SimSun" w:cs="Arial Narrow"/>
                <w:color w:val="000000"/>
                <w:sz w:val="22"/>
                <w:lang w:val="en-GB" w:eastAsia="zh-CN"/>
              </w:rPr>
            </w:pPr>
          </w:p>
        </w:tc>
        <w:tc>
          <w:tcPr>
            <w:tcW w:w="396" w:type="pct"/>
            <w:vMerge/>
          </w:tcPr>
          <w:p w:rsidRPr="002850E3" w:rsidR="00E536C5" w:rsidP="001F0FCE" w:rsidRDefault="00E536C5" w14:paraId="75642E90" w14:textId="77777777">
            <w:pPr>
              <w:spacing w:before="0" w:after="0"/>
              <w:jc w:val="center"/>
              <w:rPr>
                <w:rFonts w:eastAsia="SimSun" w:cs="Arial Narrow"/>
                <w:color w:val="000000"/>
                <w:sz w:val="22"/>
                <w:lang w:val="en-GB" w:eastAsia="zh-CN"/>
              </w:rPr>
            </w:pPr>
          </w:p>
        </w:tc>
      </w:tr>
      <w:tr w:rsidRPr="002850E3" w:rsidR="00E536C5" w:rsidTr="001F0FCE" w14:paraId="2FDA241E" w14:textId="77777777">
        <w:tc>
          <w:tcPr>
            <w:tcW w:w="1961" w:type="pct"/>
            <w:tcBorders>
              <w:bottom w:val="single" w:color="auto" w:sz="4" w:space="0"/>
            </w:tcBorders>
          </w:tcPr>
          <w:p w:rsidRPr="002850E3" w:rsidR="00E536C5" w:rsidP="001F0FCE" w:rsidRDefault="00E536C5" w14:paraId="0D630EFA" w14:textId="77777777">
            <w:pPr>
              <w:spacing w:before="0" w:after="0"/>
              <w:rPr>
                <w:rFonts w:eastAsia="SimSun" w:cs="Arial Narrow"/>
                <w:sz w:val="22"/>
                <w:lang w:val="en-GB" w:eastAsia="zh-CN"/>
              </w:rPr>
            </w:pPr>
            <w:proofErr w:type="spellStart"/>
            <w:r w:rsidRPr="002850E3">
              <w:rPr>
                <w:rFonts w:eastAsia="SimSun" w:cs="Arial Narrow"/>
                <w:sz w:val="22"/>
                <w:lang w:val="en-GB" w:eastAsia="zh-CN"/>
              </w:rPr>
              <w:t>V</w:t>
            </w:r>
            <w:r w:rsidRPr="00024506">
              <w:rPr>
                <w:rFonts w:hint="eastAsia" w:eastAsia="SimSun" w:cs="Arial Narrow"/>
                <w:sz w:val="22"/>
                <w:vertAlign w:val="subscript"/>
                <w:lang w:val="en-GB" w:eastAsia="zh-CN"/>
              </w:rPr>
              <w:t>z</w:t>
            </w:r>
            <w:proofErr w:type="spellEnd"/>
          </w:p>
        </w:tc>
        <w:tc>
          <w:tcPr>
            <w:tcW w:w="397" w:type="pct"/>
          </w:tcPr>
          <w:p w:rsidRPr="002850E3" w:rsidR="00E536C5" w:rsidP="001F0FCE" w:rsidRDefault="00E536C5" w14:paraId="2C42356F"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0308A80A"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7E232A65" w14:textId="77777777">
            <w:pPr>
              <w:spacing w:before="0" w:after="0"/>
              <w:jc w:val="center"/>
              <w:rPr>
                <w:rFonts w:eastAsia="SimSun" w:cs="Arial Narrow"/>
                <w:color w:val="000000"/>
                <w:sz w:val="22"/>
                <w:lang w:val="en-GB" w:eastAsia="zh-CN"/>
              </w:rPr>
            </w:pPr>
          </w:p>
        </w:tc>
        <w:tc>
          <w:tcPr>
            <w:tcW w:w="397" w:type="pct"/>
            <w:vMerge/>
          </w:tcPr>
          <w:p w:rsidRPr="002850E3" w:rsidR="00E536C5" w:rsidP="001F0FCE" w:rsidRDefault="00E536C5" w14:paraId="261E6FB0" w14:textId="77777777">
            <w:pPr>
              <w:spacing w:before="0" w:after="0"/>
              <w:jc w:val="center"/>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78AF7B3D"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7F17DE39" w14:textId="77777777">
            <w:pPr>
              <w:spacing w:before="0" w:after="0"/>
              <w:jc w:val="center"/>
              <w:rPr>
                <w:rFonts w:eastAsia="SimSun" w:cs="Arial Narrow"/>
                <w:color w:val="000000"/>
                <w:sz w:val="22"/>
                <w:lang w:val="en-GB" w:eastAsia="zh-CN"/>
              </w:rPr>
            </w:pPr>
          </w:p>
        </w:tc>
        <w:tc>
          <w:tcPr>
            <w:tcW w:w="396" w:type="pct"/>
            <w:vMerge/>
          </w:tcPr>
          <w:p w:rsidRPr="002850E3" w:rsidR="00E536C5" w:rsidP="001F0FCE" w:rsidRDefault="00E536C5" w14:paraId="51B535B4" w14:textId="77777777">
            <w:pPr>
              <w:spacing w:before="0" w:after="0"/>
              <w:jc w:val="center"/>
              <w:rPr>
                <w:rFonts w:eastAsia="SimSun" w:cs="Arial Narrow"/>
                <w:color w:val="000000"/>
                <w:sz w:val="22"/>
                <w:lang w:val="en-GB" w:eastAsia="zh-CN"/>
              </w:rPr>
            </w:pPr>
          </w:p>
        </w:tc>
      </w:tr>
      <w:tr w:rsidRPr="002850E3" w:rsidR="00E536C5" w:rsidTr="001F0FCE" w14:paraId="69263E5A" w14:textId="77777777">
        <w:tc>
          <w:tcPr>
            <w:tcW w:w="1961" w:type="pct"/>
            <w:tcBorders>
              <w:bottom w:val="single" w:color="auto" w:sz="4" w:space="0"/>
            </w:tcBorders>
          </w:tcPr>
          <w:p w:rsidRPr="002850E3" w:rsidR="00E536C5" w:rsidP="001F0FCE" w:rsidRDefault="00E536C5" w14:paraId="5EA851B0" w14:textId="77777777">
            <w:pPr>
              <w:spacing w:before="0" w:after="0"/>
              <w:rPr>
                <w:rFonts w:eastAsia="SimSun" w:cs="Arial Narrow"/>
                <w:sz w:val="22"/>
                <w:lang w:val="en-GB" w:eastAsia="zh-CN"/>
              </w:rPr>
            </w:pPr>
            <w:r w:rsidRPr="002850E3">
              <w:rPr>
                <w:rFonts w:eastAsia="SimSun" w:cs="Arial Narrow"/>
                <w:sz w:val="22"/>
                <w:lang w:val="en-GB" w:eastAsia="zh-CN"/>
              </w:rPr>
              <w:t>CL</w:t>
            </w:r>
          </w:p>
        </w:tc>
        <w:tc>
          <w:tcPr>
            <w:tcW w:w="397" w:type="pct"/>
          </w:tcPr>
          <w:p w:rsidRPr="002850E3" w:rsidR="00E536C5" w:rsidP="001F0FCE" w:rsidRDefault="00E536C5" w14:paraId="7A52AF04"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511123BD"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1994EA18" w14:textId="77777777">
            <w:pPr>
              <w:spacing w:before="0" w:after="0"/>
              <w:jc w:val="center"/>
              <w:rPr>
                <w:rFonts w:eastAsia="SimSun" w:cs="Arial Narrow"/>
                <w:color w:val="000000"/>
                <w:sz w:val="22"/>
                <w:lang w:val="en-GB" w:eastAsia="zh-CN"/>
              </w:rPr>
            </w:pPr>
          </w:p>
        </w:tc>
        <w:tc>
          <w:tcPr>
            <w:tcW w:w="397" w:type="pct"/>
            <w:vMerge/>
          </w:tcPr>
          <w:p w:rsidRPr="002850E3" w:rsidR="00E536C5" w:rsidP="001F0FCE" w:rsidRDefault="00E536C5" w14:paraId="00E56BCC" w14:textId="77777777">
            <w:pPr>
              <w:spacing w:before="0" w:after="0"/>
              <w:jc w:val="center"/>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7C6512C0"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4C8D3EF2" w14:textId="77777777">
            <w:pPr>
              <w:spacing w:before="0" w:after="0"/>
              <w:jc w:val="center"/>
              <w:rPr>
                <w:rFonts w:eastAsia="SimSun" w:cs="Arial Narrow"/>
                <w:color w:val="000000"/>
                <w:sz w:val="22"/>
                <w:lang w:val="en-GB" w:eastAsia="zh-CN"/>
              </w:rPr>
            </w:pPr>
          </w:p>
        </w:tc>
        <w:tc>
          <w:tcPr>
            <w:tcW w:w="396" w:type="pct"/>
            <w:vMerge/>
          </w:tcPr>
          <w:p w:rsidRPr="002850E3" w:rsidR="00E536C5" w:rsidP="001F0FCE" w:rsidRDefault="00E536C5" w14:paraId="61B49E35" w14:textId="77777777">
            <w:pPr>
              <w:spacing w:before="0" w:after="0"/>
              <w:jc w:val="center"/>
              <w:rPr>
                <w:rFonts w:eastAsia="SimSun" w:cs="Arial Narrow"/>
                <w:color w:val="000000"/>
                <w:sz w:val="22"/>
                <w:lang w:val="en-GB" w:eastAsia="zh-CN"/>
              </w:rPr>
            </w:pPr>
          </w:p>
        </w:tc>
      </w:tr>
      <w:tr w:rsidRPr="002850E3" w:rsidR="00E536C5" w:rsidTr="001F0FCE" w14:paraId="027AB0C3" w14:textId="77777777">
        <w:tc>
          <w:tcPr>
            <w:tcW w:w="1961" w:type="pct"/>
            <w:tcBorders>
              <w:bottom w:val="single" w:color="auto" w:sz="4" w:space="0"/>
            </w:tcBorders>
          </w:tcPr>
          <w:p w:rsidRPr="002850E3" w:rsidR="00E536C5" w:rsidP="001F0FCE" w:rsidRDefault="00E536C5" w14:paraId="7B33007F" w14:textId="77777777">
            <w:pPr>
              <w:spacing w:before="0" w:after="0"/>
              <w:rPr>
                <w:rFonts w:eastAsia="SimSun" w:cs="Arial Narrow"/>
                <w:sz w:val="22"/>
                <w:lang w:val="en-GB" w:eastAsia="zh-CN"/>
              </w:rPr>
            </w:pPr>
            <w:r w:rsidRPr="002850E3">
              <w:rPr>
                <w:rFonts w:hint="eastAsia" w:eastAsia="SimSun" w:cs="Arial Narrow"/>
                <w:sz w:val="22"/>
                <w:lang w:val="en-GB" w:eastAsia="zh-CN"/>
              </w:rPr>
              <w:t>M</w:t>
            </w:r>
            <w:r w:rsidRPr="002850E3">
              <w:rPr>
                <w:rFonts w:eastAsia="SimSun" w:cs="Arial Narrow"/>
                <w:sz w:val="22"/>
                <w:lang w:val="en-GB" w:eastAsia="zh-CN"/>
              </w:rPr>
              <w:t>RT</w:t>
            </w:r>
            <w:r w:rsidRPr="002850E3">
              <w:rPr>
                <w:rFonts w:eastAsia="SimSun" w:cs="Arial Narrow"/>
                <w:sz w:val="22"/>
                <w:vertAlign w:val="subscript"/>
                <w:lang w:val="en-GB" w:eastAsia="zh-CN"/>
              </w:rPr>
              <w:t>0-t</w:t>
            </w:r>
          </w:p>
        </w:tc>
        <w:tc>
          <w:tcPr>
            <w:tcW w:w="397" w:type="pct"/>
          </w:tcPr>
          <w:p w:rsidRPr="002850E3" w:rsidR="00E536C5" w:rsidP="001F0FCE" w:rsidRDefault="00E536C5" w14:paraId="6EA7075D"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18D2651C"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5A7DB36B" w14:textId="77777777">
            <w:pPr>
              <w:spacing w:before="0" w:after="0"/>
              <w:jc w:val="center"/>
              <w:rPr>
                <w:rFonts w:eastAsia="SimSun" w:cs="Arial Narrow"/>
                <w:color w:val="000000"/>
                <w:sz w:val="22"/>
                <w:lang w:val="en-GB" w:eastAsia="zh-CN"/>
              </w:rPr>
            </w:pPr>
          </w:p>
        </w:tc>
        <w:tc>
          <w:tcPr>
            <w:tcW w:w="397" w:type="pct"/>
            <w:vMerge/>
          </w:tcPr>
          <w:p w:rsidRPr="002850E3" w:rsidR="00E536C5" w:rsidP="001F0FCE" w:rsidRDefault="00E536C5" w14:paraId="2358FE51" w14:textId="77777777">
            <w:pPr>
              <w:spacing w:before="0" w:after="0"/>
              <w:jc w:val="center"/>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2821393A"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1D9D2AB5" w14:textId="77777777">
            <w:pPr>
              <w:spacing w:before="0" w:after="0"/>
              <w:jc w:val="center"/>
              <w:rPr>
                <w:rFonts w:eastAsia="SimSun" w:cs="Arial Narrow"/>
                <w:color w:val="000000"/>
                <w:sz w:val="22"/>
                <w:lang w:val="en-GB" w:eastAsia="zh-CN"/>
              </w:rPr>
            </w:pPr>
          </w:p>
        </w:tc>
        <w:tc>
          <w:tcPr>
            <w:tcW w:w="396" w:type="pct"/>
            <w:vMerge/>
          </w:tcPr>
          <w:p w:rsidRPr="002850E3" w:rsidR="00E536C5" w:rsidP="001F0FCE" w:rsidRDefault="00E536C5" w14:paraId="317C23EB" w14:textId="77777777">
            <w:pPr>
              <w:spacing w:before="0" w:after="0"/>
              <w:jc w:val="center"/>
              <w:rPr>
                <w:rFonts w:eastAsia="SimSun" w:cs="Arial Narrow"/>
                <w:color w:val="000000"/>
                <w:sz w:val="22"/>
                <w:lang w:val="en-GB" w:eastAsia="zh-CN"/>
              </w:rPr>
            </w:pPr>
          </w:p>
        </w:tc>
      </w:tr>
      <w:tr w:rsidRPr="002850E3" w:rsidR="00E536C5" w:rsidTr="001F0FCE" w14:paraId="55E995A8" w14:textId="77777777">
        <w:tc>
          <w:tcPr>
            <w:tcW w:w="1961" w:type="pct"/>
            <w:tcBorders>
              <w:bottom w:val="single" w:color="auto" w:sz="4" w:space="0"/>
            </w:tcBorders>
          </w:tcPr>
          <w:p w:rsidRPr="002850E3" w:rsidR="00E536C5" w:rsidP="001F0FCE" w:rsidRDefault="00E536C5" w14:paraId="37DBD9C5" w14:textId="77777777">
            <w:pPr>
              <w:spacing w:before="0" w:after="0"/>
              <w:rPr>
                <w:rFonts w:eastAsia="SimSun" w:cs="Arial Narrow"/>
                <w:sz w:val="22"/>
                <w:lang w:val="en-GB" w:eastAsia="zh-CN"/>
              </w:rPr>
            </w:pPr>
            <w:r w:rsidRPr="002850E3">
              <w:rPr>
                <w:rFonts w:hint="eastAsia" w:eastAsia="SimSun" w:cs="Arial Narrow"/>
                <w:sz w:val="22"/>
                <w:lang w:val="en-GB" w:eastAsia="zh-CN"/>
              </w:rPr>
              <w:t>M</w:t>
            </w:r>
            <w:r w:rsidRPr="002850E3">
              <w:rPr>
                <w:rFonts w:eastAsia="SimSun" w:cs="Arial Narrow"/>
                <w:sz w:val="22"/>
                <w:lang w:val="en-GB" w:eastAsia="zh-CN"/>
              </w:rPr>
              <w:t>RT</w:t>
            </w:r>
            <w:r w:rsidRPr="002850E3">
              <w:rPr>
                <w:rFonts w:eastAsia="SimSun" w:cs="Arial Narrow"/>
                <w:sz w:val="22"/>
                <w:vertAlign w:val="subscript"/>
                <w:lang w:val="en-GB" w:eastAsia="zh-CN"/>
              </w:rPr>
              <w:t>0-</w:t>
            </w:r>
            <w:r w:rsidRPr="002850E3">
              <w:rPr>
                <w:rFonts w:hint="eastAsia" w:eastAsia="SimSun" w:cs="Arial Narrow"/>
                <w:sz w:val="22"/>
                <w:vertAlign w:val="subscript"/>
                <w:lang w:val="en-GB" w:eastAsia="zh-CN"/>
              </w:rPr>
              <w:t>inf</w:t>
            </w:r>
          </w:p>
        </w:tc>
        <w:tc>
          <w:tcPr>
            <w:tcW w:w="397" w:type="pct"/>
          </w:tcPr>
          <w:p w:rsidRPr="002850E3" w:rsidR="00E536C5" w:rsidP="001F0FCE" w:rsidRDefault="00E536C5" w14:paraId="083E2580"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53315C31"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27AAA296" w14:textId="77777777">
            <w:pPr>
              <w:spacing w:before="0" w:after="0"/>
              <w:jc w:val="center"/>
              <w:rPr>
                <w:rFonts w:eastAsia="SimSun" w:cs="Arial Narrow"/>
                <w:color w:val="000000"/>
                <w:sz w:val="22"/>
                <w:lang w:val="en-GB" w:eastAsia="zh-CN"/>
              </w:rPr>
            </w:pPr>
          </w:p>
        </w:tc>
        <w:tc>
          <w:tcPr>
            <w:tcW w:w="397" w:type="pct"/>
            <w:vMerge/>
          </w:tcPr>
          <w:p w:rsidRPr="002850E3" w:rsidR="00E536C5" w:rsidP="001F0FCE" w:rsidRDefault="00E536C5" w14:paraId="582C25B7" w14:textId="77777777">
            <w:pPr>
              <w:spacing w:before="0" w:after="0"/>
              <w:jc w:val="center"/>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30AFB36D"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5F831D2F" w14:textId="77777777">
            <w:pPr>
              <w:spacing w:before="0" w:after="0"/>
              <w:jc w:val="center"/>
              <w:rPr>
                <w:rFonts w:eastAsia="SimSun" w:cs="Arial Narrow"/>
                <w:color w:val="000000"/>
                <w:sz w:val="22"/>
                <w:lang w:val="en-GB" w:eastAsia="zh-CN"/>
              </w:rPr>
            </w:pPr>
          </w:p>
        </w:tc>
        <w:tc>
          <w:tcPr>
            <w:tcW w:w="396" w:type="pct"/>
            <w:vMerge/>
          </w:tcPr>
          <w:p w:rsidRPr="002850E3" w:rsidR="00E536C5" w:rsidP="001F0FCE" w:rsidRDefault="00E536C5" w14:paraId="440383F1" w14:textId="77777777">
            <w:pPr>
              <w:spacing w:before="0" w:after="0"/>
              <w:jc w:val="center"/>
              <w:rPr>
                <w:rFonts w:eastAsia="SimSun" w:cs="Arial Narrow"/>
                <w:color w:val="000000"/>
                <w:sz w:val="22"/>
                <w:lang w:val="en-GB" w:eastAsia="zh-CN"/>
              </w:rPr>
            </w:pPr>
          </w:p>
        </w:tc>
      </w:tr>
      <w:tr w:rsidRPr="002850E3" w:rsidR="00E536C5" w:rsidTr="001F0FCE" w14:paraId="077235EE" w14:textId="77777777">
        <w:tc>
          <w:tcPr>
            <w:tcW w:w="1961" w:type="pct"/>
            <w:tcBorders>
              <w:bottom w:val="single" w:color="auto" w:sz="4" w:space="0"/>
            </w:tcBorders>
          </w:tcPr>
          <w:p w:rsidRPr="002850E3" w:rsidR="00E536C5" w:rsidP="001F0FCE" w:rsidRDefault="00E536C5" w14:paraId="7D1F3774" w14:textId="77777777">
            <w:pPr>
              <w:spacing w:before="0" w:after="0"/>
              <w:rPr>
                <w:rFonts w:eastAsia="SimSun" w:cs="Arial Narrow"/>
                <w:sz w:val="22"/>
                <w:lang w:val="en-GB" w:eastAsia="zh-CN"/>
              </w:rPr>
            </w:pPr>
            <w:proofErr w:type="spellStart"/>
            <w:r w:rsidRPr="002850E3">
              <w:rPr>
                <w:rFonts w:eastAsia="SimSun" w:cs="Times New Roman"/>
                <w:sz w:val="22"/>
                <w:lang w:val="en-GB" w:eastAsia="zh-CN"/>
              </w:rPr>
              <w:t>λ</w:t>
            </w:r>
            <w:r w:rsidRPr="002850E3">
              <w:rPr>
                <w:rFonts w:hint="eastAsia" w:eastAsia="SimSun" w:cs="Times New Roman"/>
                <w:sz w:val="22"/>
                <w:vertAlign w:val="subscript"/>
                <w:lang w:val="en-GB" w:eastAsia="zh-CN"/>
              </w:rPr>
              <w:t>z</w:t>
            </w:r>
            <w:proofErr w:type="spellEnd"/>
          </w:p>
        </w:tc>
        <w:tc>
          <w:tcPr>
            <w:tcW w:w="397" w:type="pct"/>
          </w:tcPr>
          <w:p w:rsidRPr="002850E3" w:rsidR="00E536C5" w:rsidP="001F0FCE" w:rsidRDefault="00E536C5" w14:paraId="319F4CC9"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4751875F"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1DC324E0" w14:textId="77777777">
            <w:pPr>
              <w:spacing w:before="0" w:after="0"/>
              <w:jc w:val="center"/>
              <w:rPr>
                <w:rFonts w:eastAsia="SimSun" w:cs="Arial Narrow"/>
                <w:color w:val="000000"/>
                <w:sz w:val="22"/>
                <w:lang w:val="en-GB" w:eastAsia="zh-CN"/>
              </w:rPr>
            </w:pPr>
          </w:p>
        </w:tc>
        <w:tc>
          <w:tcPr>
            <w:tcW w:w="397" w:type="pct"/>
            <w:vMerge/>
          </w:tcPr>
          <w:p w:rsidRPr="002850E3" w:rsidR="00E536C5" w:rsidP="001F0FCE" w:rsidRDefault="00E536C5" w14:paraId="626A6549" w14:textId="77777777">
            <w:pPr>
              <w:spacing w:before="0" w:after="0"/>
              <w:jc w:val="center"/>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26BC9F67"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2D3BEBE4" w14:textId="77777777">
            <w:pPr>
              <w:spacing w:before="0" w:after="0"/>
              <w:jc w:val="center"/>
              <w:rPr>
                <w:rFonts w:eastAsia="SimSun" w:cs="Arial Narrow"/>
                <w:color w:val="000000"/>
                <w:sz w:val="22"/>
                <w:lang w:val="en-GB" w:eastAsia="zh-CN"/>
              </w:rPr>
            </w:pPr>
          </w:p>
        </w:tc>
        <w:tc>
          <w:tcPr>
            <w:tcW w:w="396" w:type="pct"/>
            <w:vMerge/>
          </w:tcPr>
          <w:p w:rsidRPr="002850E3" w:rsidR="00E536C5" w:rsidP="001F0FCE" w:rsidRDefault="00E536C5" w14:paraId="6ED54984" w14:textId="77777777">
            <w:pPr>
              <w:spacing w:before="0" w:after="0"/>
              <w:jc w:val="center"/>
              <w:rPr>
                <w:rFonts w:eastAsia="SimSun" w:cs="Arial Narrow"/>
                <w:color w:val="000000"/>
                <w:sz w:val="22"/>
                <w:lang w:val="en-GB" w:eastAsia="zh-CN"/>
              </w:rPr>
            </w:pPr>
          </w:p>
        </w:tc>
      </w:tr>
      <w:tr w:rsidRPr="002850E3" w:rsidR="00E536C5" w:rsidTr="001F0FCE" w14:paraId="61204F0B" w14:textId="77777777">
        <w:tc>
          <w:tcPr>
            <w:tcW w:w="5000" w:type="pct"/>
            <w:gridSpan w:val="8"/>
            <w:tcBorders>
              <w:bottom w:val="single" w:color="auto" w:sz="4" w:space="0"/>
            </w:tcBorders>
            <w:shd w:val="clear" w:color="auto" w:fill="FFFFCC"/>
          </w:tcPr>
          <w:p w:rsidRPr="002850E3" w:rsidR="00E536C5" w:rsidP="001F0FCE" w:rsidRDefault="00E536C5" w14:paraId="438BB15F" w14:textId="77777777">
            <w:pPr>
              <w:spacing w:before="0" w:after="0"/>
              <w:rPr>
                <w:rFonts w:eastAsia="SimSun" w:cs="Arial Narrow"/>
                <w:b/>
                <w:bCs/>
                <w:color w:val="000000"/>
                <w:sz w:val="22"/>
                <w:lang w:val="en-GB" w:eastAsia="zh-CN"/>
              </w:rPr>
            </w:pPr>
            <w:r>
              <w:rPr>
                <w:rFonts w:hint="eastAsia" w:eastAsia="SimSun" w:cs="Arial Narrow"/>
                <w:b/>
                <w:bCs/>
                <w:color w:val="000000"/>
                <w:sz w:val="22"/>
                <w:lang w:val="en-GB" w:eastAsia="zh-CN"/>
              </w:rPr>
              <w:t>多次给药后</w:t>
            </w:r>
            <w:r w:rsidRPr="002850E3">
              <w:rPr>
                <w:rFonts w:hint="eastAsia" w:eastAsia="SimSun" w:cs="Arial Narrow"/>
                <w:b/>
                <w:bCs/>
                <w:color w:val="000000"/>
                <w:sz w:val="22"/>
                <w:lang w:val="en-GB" w:eastAsia="zh-CN"/>
              </w:rPr>
              <w:t>血浆药代动力学参数</w:t>
            </w:r>
          </w:p>
        </w:tc>
      </w:tr>
      <w:tr w:rsidRPr="002850E3" w:rsidR="00E536C5" w:rsidTr="001F0FCE" w14:paraId="35E92310" w14:textId="77777777">
        <w:tc>
          <w:tcPr>
            <w:tcW w:w="1961" w:type="pct"/>
            <w:tcBorders>
              <w:bottom w:val="single" w:color="auto" w:sz="4" w:space="0"/>
            </w:tcBorders>
          </w:tcPr>
          <w:p w:rsidRPr="00EE3B76" w:rsidR="00E536C5" w:rsidP="001F0FCE" w:rsidRDefault="00E536C5" w14:paraId="2F85486A" w14:textId="77777777">
            <w:pPr>
              <w:spacing w:before="0" w:after="0"/>
              <w:rPr>
                <w:rFonts w:eastAsia="SimSun" w:cs="Arial Narrow"/>
                <w:szCs w:val="24"/>
                <w:vertAlign w:val="superscript"/>
                <w:lang w:val="en-GB" w:eastAsia="zh-CN"/>
              </w:rPr>
            </w:pPr>
            <w:r w:rsidRPr="00EE3B76">
              <w:rPr>
                <w:rFonts w:eastAsia="SimSun" w:cs="Arial Narrow"/>
                <w:szCs w:val="24"/>
                <w:lang w:val="en-GB" w:eastAsia="zh-CN"/>
              </w:rPr>
              <w:t>AUC</w:t>
            </w:r>
            <w:r w:rsidRPr="00C002B3">
              <w:rPr>
                <w:color w:val="000000" w:themeColor="text1"/>
                <w:szCs w:val="24"/>
                <w:vertAlign w:val="subscript"/>
                <w:lang w:eastAsia="zh-CN"/>
              </w:rPr>
              <w:t>0-</w:t>
            </w:r>
            <w:r>
              <w:rPr>
                <w:rFonts w:hint="eastAsia"/>
                <w:color w:val="000000" w:themeColor="text1"/>
                <w:szCs w:val="24"/>
                <w:vertAlign w:val="subscript"/>
                <w:lang w:eastAsia="zh-CN"/>
              </w:rPr>
              <w:t>tau</w:t>
            </w:r>
          </w:p>
        </w:tc>
        <w:tc>
          <w:tcPr>
            <w:tcW w:w="397" w:type="pct"/>
          </w:tcPr>
          <w:p w:rsidRPr="002850E3" w:rsidR="00E536C5" w:rsidP="001F0FCE" w:rsidRDefault="00E536C5" w14:paraId="2737E82C"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26D29569"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77BAA42C" w14:textId="77777777">
            <w:pPr>
              <w:spacing w:before="0" w:after="0"/>
              <w:jc w:val="center"/>
              <w:rPr>
                <w:rFonts w:eastAsia="SimSun" w:cs="Arial Narrow"/>
                <w:color w:val="000000"/>
                <w:sz w:val="22"/>
                <w:lang w:val="en-GB" w:eastAsia="zh-CN"/>
              </w:rPr>
            </w:pPr>
          </w:p>
        </w:tc>
        <w:tc>
          <w:tcPr>
            <w:tcW w:w="397" w:type="pct"/>
            <w:vMerge w:val="restart"/>
            <w:vAlign w:val="center"/>
          </w:tcPr>
          <w:p w:rsidRPr="002850E3" w:rsidR="00E536C5" w:rsidP="001F0FCE" w:rsidRDefault="00E536C5" w14:paraId="4E3933AE" w14:textId="77777777">
            <w:pPr>
              <w:spacing w:before="0" w:after="0"/>
              <w:jc w:val="center"/>
              <w:rPr>
                <w:rFonts w:eastAsia="SimSun" w:cs="Arial Narrow"/>
                <w:color w:val="000000"/>
                <w:sz w:val="22"/>
                <w:lang w:val="en-GB" w:eastAsia="zh-CN"/>
              </w:rPr>
            </w:pPr>
            <w:r w:rsidRPr="002850E3">
              <w:rPr>
                <w:rFonts w:hint="eastAsia" w:eastAsia="SimSun" w:cs="Arial Narrow"/>
                <w:color w:val="000000"/>
                <w:sz w:val="22"/>
                <w:lang w:val="en-GB" w:eastAsia="zh-CN"/>
              </w:rPr>
              <w:t>Y</w:t>
            </w:r>
          </w:p>
        </w:tc>
        <w:tc>
          <w:tcPr>
            <w:tcW w:w="583" w:type="pct"/>
            <w:tcBorders>
              <w:bottom w:val="single" w:color="auto" w:sz="4" w:space="0"/>
            </w:tcBorders>
          </w:tcPr>
          <w:p w:rsidRPr="002850E3" w:rsidR="00E536C5" w:rsidP="001F0FCE" w:rsidRDefault="00E536C5" w14:paraId="03807241"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71ABEB7F" w14:textId="77777777">
            <w:pPr>
              <w:spacing w:before="0" w:after="0"/>
              <w:jc w:val="center"/>
              <w:rPr>
                <w:rFonts w:eastAsia="SimSun" w:cs="Arial Narrow"/>
                <w:color w:val="000000"/>
                <w:sz w:val="22"/>
                <w:lang w:val="en-GB" w:eastAsia="zh-CN"/>
              </w:rPr>
            </w:pPr>
          </w:p>
        </w:tc>
        <w:tc>
          <w:tcPr>
            <w:tcW w:w="396" w:type="pct"/>
            <w:vMerge w:val="restart"/>
            <w:vAlign w:val="center"/>
          </w:tcPr>
          <w:p w:rsidRPr="002850E3" w:rsidR="00E536C5" w:rsidP="001F0FCE" w:rsidRDefault="00E536C5" w14:paraId="6B7656B4" w14:textId="77777777">
            <w:pPr>
              <w:spacing w:before="0" w:after="0"/>
              <w:jc w:val="center"/>
              <w:rPr>
                <w:rFonts w:eastAsia="SimSun" w:cs="Arial Narrow"/>
                <w:color w:val="000000"/>
                <w:sz w:val="22"/>
                <w:lang w:val="en-GB"/>
              </w:rPr>
            </w:pPr>
            <w:r w:rsidRPr="002850E3">
              <w:rPr>
                <w:rFonts w:hint="eastAsia" w:eastAsia="SimSun" w:cs="Arial Narrow"/>
                <w:color w:val="000000"/>
                <w:sz w:val="22"/>
                <w:lang w:val="en-GB" w:eastAsia="zh-CN"/>
              </w:rPr>
              <w:t>Y</w:t>
            </w:r>
          </w:p>
        </w:tc>
      </w:tr>
      <w:tr w:rsidRPr="002850E3" w:rsidR="00E536C5" w:rsidTr="001F0FCE" w14:paraId="087627D3" w14:textId="77777777">
        <w:tc>
          <w:tcPr>
            <w:tcW w:w="1961" w:type="pct"/>
            <w:tcBorders>
              <w:bottom w:val="single" w:color="auto" w:sz="4" w:space="0"/>
            </w:tcBorders>
          </w:tcPr>
          <w:p w:rsidRPr="002850E3" w:rsidR="00E536C5" w:rsidP="001F0FCE" w:rsidRDefault="00E536C5" w14:paraId="4BF2F767" w14:textId="77777777">
            <w:pPr>
              <w:spacing w:before="0" w:after="0"/>
              <w:rPr>
                <w:rFonts w:eastAsia="SimSun" w:cs="Arial Narrow"/>
                <w:sz w:val="22"/>
                <w:vertAlign w:val="superscript"/>
                <w:lang w:val="en-GB" w:eastAsia="zh-CN"/>
              </w:rPr>
            </w:pPr>
            <w:proofErr w:type="spellStart"/>
            <w:proofErr w:type="gramStart"/>
            <w:r w:rsidRPr="002850E3">
              <w:rPr>
                <w:rFonts w:eastAsia="SimSun" w:cs="Arial Narrow"/>
                <w:szCs w:val="24"/>
                <w:lang w:val="en-GB"/>
              </w:rPr>
              <w:t>C</w:t>
            </w:r>
            <w:r w:rsidRPr="002850E3">
              <w:rPr>
                <w:rFonts w:eastAsia="SimSun" w:cs="Arial Narrow"/>
                <w:szCs w:val="24"/>
                <w:vertAlign w:val="subscript"/>
                <w:lang w:val="en-GB"/>
              </w:rPr>
              <w:t>max,</w:t>
            </w:r>
            <w:r>
              <w:rPr>
                <w:rFonts w:eastAsia="SimSun" w:cs="Arial Narrow"/>
                <w:szCs w:val="24"/>
                <w:vertAlign w:val="subscript"/>
                <w:lang w:val="en-GB"/>
              </w:rPr>
              <w:t>ss</w:t>
            </w:r>
            <w:proofErr w:type="spellEnd"/>
            <w:proofErr w:type="gramEnd"/>
          </w:p>
        </w:tc>
        <w:tc>
          <w:tcPr>
            <w:tcW w:w="397" w:type="pct"/>
          </w:tcPr>
          <w:p w:rsidRPr="002850E3" w:rsidR="00E536C5" w:rsidP="001F0FCE" w:rsidRDefault="00E536C5" w14:paraId="4309F50C"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700AA3E6"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633EA6E3" w14:textId="77777777">
            <w:pPr>
              <w:spacing w:before="0" w:after="0"/>
              <w:jc w:val="center"/>
              <w:rPr>
                <w:rFonts w:eastAsia="SimSun" w:cs="Arial Narrow"/>
                <w:color w:val="000000"/>
                <w:sz w:val="22"/>
                <w:lang w:val="en-GB" w:eastAsia="zh-CN"/>
              </w:rPr>
            </w:pPr>
          </w:p>
        </w:tc>
        <w:tc>
          <w:tcPr>
            <w:tcW w:w="397" w:type="pct"/>
            <w:vMerge/>
          </w:tcPr>
          <w:p w:rsidRPr="002850E3" w:rsidR="00E536C5" w:rsidP="001F0FCE" w:rsidRDefault="00E536C5" w14:paraId="759547E0" w14:textId="77777777">
            <w:pPr>
              <w:spacing w:before="0" w:after="0"/>
              <w:jc w:val="center"/>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7AF34E6A"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63142407" w14:textId="77777777">
            <w:pPr>
              <w:spacing w:before="0" w:after="0"/>
              <w:jc w:val="center"/>
              <w:rPr>
                <w:rFonts w:eastAsia="SimSun" w:cs="Arial Narrow"/>
                <w:color w:val="000000"/>
                <w:sz w:val="22"/>
                <w:lang w:val="en-GB" w:eastAsia="zh-CN"/>
              </w:rPr>
            </w:pPr>
          </w:p>
        </w:tc>
        <w:tc>
          <w:tcPr>
            <w:tcW w:w="396" w:type="pct"/>
            <w:vMerge/>
          </w:tcPr>
          <w:p w:rsidRPr="002850E3" w:rsidR="00E536C5" w:rsidP="001F0FCE" w:rsidRDefault="00E536C5" w14:paraId="16B71390" w14:textId="77777777">
            <w:pPr>
              <w:spacing w:before="0" w:after="0"/>
              <w:jc w:val="center"/>
              <w:rPr>
                <w:rFonts w:eastAsia="SimSun" w:cs="Arial Narrow"/>
                <w:color w:val="000000"/>
                <w:sz w:val="22"/>
                <w:lang w:val="en-GB" w:eastAsia="zh-CN"/>
              </w:rPr>
            </w:pPr>
          </w:p>
        </w:tc>
      </w:tr>
      <w:tr w:rsidRPr="002850E3" w:rsidR="00E536C5" w:rsidTr="001F0FCE" w14:paraId="08EFD540" w14:textId="77777777">
        <w:tc>
          <w:tcPr>
            <w:tcW w:w="1961" w:type="pct"/>
            <w:tcBorders>
              <w:bottom w:val="single" w:color="auto" w:sz="4" w:space="0"/>
            </w:tcBorders>
          </w:tcPr>
          <w:p w:rsidRPr="002850E3" w:rsidR="00E536C5" w:rsidP="001F0FCE" w:rsidRDefault="00E536C5" w14:paraId="37E27915" w14:textId="77777777">
            <w:pPr>
              <w:spacing w:before="0" w:after="0"/>
              <w:rPr>
                <w:rFonts w:eastAsia="SimSun" w:cs="Arial Narrow"/>
                <w:sz w:val="22"/>
                <w:vertAlign w:val="superscript"/>
                <w:lang w:val="en-GB" w:eastAsia="zh-CN"/>
              </w:rPr>
            </w:pPr>
            <w:proofErr w:type="spellStart"/>
            <w:proofErr w:type="gramStart"/>
            <w:r w:rsidRPr="002850E3">
              <w:rPr>
                <w:rFonts w:eastAsia="SimSun" w:cs="Arial Narrow"/>
                <w:szCs w:val="24"/>
                <w:lang w:val="en-GB"/>
              </w:rPr>
              <w:t>C</w:t>
            </w:r>
            <w:r w:rsidRPr="002850E3">
              <w:rPr>
                <w:rFonts w:eastAsia="SimSun" w:cs="Arial Narrow"/>
                <w:szCs w:val="24"/>
                <w:vertAlign w:val="subscript"/>
                <w:lang w:val="en-GB" w:eastAsia="zh-CN"/>
              </w:rPr>
              <w:t>min</w:t>
            </w:r>
            <w:r w:rsidRPr="002850E3">
              <w:rPr>
                <w:rFonts w:eastAsia="SimSun" w:cs="Arial Narrow"/>
                <w:szCs w:val="24"/>
                <w:vertAlign w:val="subscript"/>
                <w:lang w:val="en-GB"/>
              </w:rPr>
              <w:t>,</w:t>
            </w:r>
            <w:r>
              <w:rPr>
                <w:rFonts w:eastAsia="SimSun" w:cs="Arial Narrow"/>
                <w:szCs w:val="24"/>
                <w:vertAlign w:val="subscript"/>
                <w:lang w:val="en-GB"/>
              </w:rPr>
              <w:t>ss</w:t>
            </w:r>
            <w:proofErr w:type="spellEnd"/>
            <w:proofErr w:type="gramEnd"/>
          </w:p>
        </w:tc>
        <w:tc>
          <w:tcPr>
            <w:tcW w:w="397" w:type="pct"/>
          </w:tcPr>
          <w:p w:rsidRPr="002850E3" w:rsidR="00E536C5" w:rsidP="001F0FCE" w:rsidRDefault="00E536C5" w14:paraId="064BF3A6"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2ACED2B1"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5B758A4B" w14:textId="77777777">
            <w:pPr>
              <w:spacing w:before="0" w:after="0"/>
              <w:jc w:val="center"/>
              <w:rPr>
                <w:rFonts w:eastAsia="SimSun" w:cs="Arial Narrow"/>
                <w:color w:val="000000"/>
                <w:sz w:val="22"/>
                <w:lang w:val="en-GB" w:eastAsia="zh-CN"/>
              </w:rPr>
            </w:pPr>
          </w:p>
        </w:tc>
        <w:tc>
          <w:tcPr>
            <w:tcW w:w="397" w:type="pct"/>
            <w:vMerge/>
          </w:tcPr>
          <w:p w:rsidRPr="002850E3" w:rsidR="00E536C5" w:rsidP="001F0FCE" w:rsidRDefault="00E536C5" w14:paraId="47474FB7" w14:textId="77777777">
            <w:pPr>
              <w:spacing w:before="0" w:after="0"/>
              <w:jc w:val="center"/>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15C9EB9C"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7E608820" w14:textId="77777777">
            <w:pPr>
              <w:spacing w:before="0" w:after="0"/>
              <w:jc w:val="center"/>
              <w:rPr>
                <w:rFonts w:eastAsia="SimSun" w:cs="Arial Narrow"/>
                <w:color w:val="000000"/>
                <w:sz w:val="22"/>
                <w:lang w:val="en-GB" w:eastAsia="zh-CN"/>
              </w:rPr>
            </w:pPr>
          </w:p>
        </w:tc>
        <w:tc>
          <w:tcPr>
            <w:tcW w:w="396" w:type="pct"/>
            <w:vMerge/>
          </w:tcPr>
          <w:p w:rsidRPr="002850E3" w:rsidR="00E536C5" w:rsidP="001F0FCE" w:rsidRDefault="00E536C5" w14:paraId="58532644" w14:textId="77777777">
            <w:pPr>
              <w:spacing w:before="0" w:after="0"/>
              <w:jc w:val="center"/>
              <w:rPr>
                <w:rFonts w:eastAsia="SimSun" w:cs="Arial Narrow"/>
                <w:color w:val="000000"/>
                <w:sz w:val="22"/>
                <w:lang w:val="en-GB" w:eastAsia="zh-CN"/>
              </w:rPr>
            </w:pPr>
          </w:p>
        </w:tc>
      </w:tr>
      <w:tr w:rsidRPr="002850E3" w:rsidR="00E536C5" w:rsidTr="001F0FCE" w14:paraId="6E5433C8" w14:textId="77777777">
        <w:tc>
          <w:tcPr>
            <w:tcW w:w="1961" w:type="pct"/>
            <w:tcBorders>
              <w:bottom w:val="single" w:color="auto" w:sz="4" w:space="0"/>
            </w:tcBorders>
          </w:tcPr>
          <w:p w:rsidRPr="002850E3" w:rsidR="00E536C5" w:rsidP="001F0FCE" w:rsidRDefault="00E536C5" w14:paraId="73D4A3DB" w14:textId="77777777">
            <w:pPr>
              <w:spacing w:before="0" w:after="0"/>
              <w:rPr>
                <w:rFonts w:eastAsia="SimSun" w:cs="Arial Narrow"/>
                <w:sz w:val="22"/>
                <w:vertAlign w:val="superscript"/>
                <w:lang w:val="en-GB" w:eastAsia="zh-CN"/>
              </w:rPr>
            </w:pPr>
            <w:proofErr w:type="spellStart"/>
            <w:proofErr w:type="gramStart"/>
            <w:r w:rsidRPr="002850E3">
              <w:rPr>
                <w:rFonts w:eastAsia="SimSun" w:cs="Arial Narrow"/>
                <w:szCs w:val="24"/>
                <w:lang w:val="en-GB"/>
              </w:rPr>
              <w:t>C</w:t>
            </w:r>
            <w:r w:rsidRPr="002850E3">
              <w:rPr>
                <w:rFonts w:eastAsia="SimSun" w:cs="Arial Narrow"/>
                <w:szCs w:val="24"/>
                <w:vertAlign w:val="subscript"/>
                <w:lang w:val="en-GB"/>
              </w:rPr>
              <w:t>avg,</w:t>
            </w:r>
            <w:r>
              <w:rPr>
                <w:rFonts w:eastAsia="SimSun" w:cs="Arial Narrow"/>
                <w:szCs w:val="24"/>
                <w:vertAlign w:val="subscript"/>
                <w:lang w:val="en-GB"/>
              </w:rPr>
              <w:t>ss</w:t>
            </w:r>
            <w:proofErr w:type="spellEnd"/>
            <w:proofErr w:type="gramEnd"/>
          </w:p>
        </w:tc>
        <w:tc>
          <w:tcPr>
            <w:tcW w:w="397" w:type="pct"/>
          </w:tcPr>
          <w:p w:rsidRPr="002850E3" w:rsidR="00E536C5" w:rsidP="001F0FCE" w:rsidRDefault="00E536C5" w14:paraId="3F9EFDD2"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517C4578"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2781E0D1" w14:textId="77777777">
            <w:pPr>
              <w:spacing w:before="0" w:after="0"/>
              <w:jc w:val="center"/>
              <w:rPr>
                <w:rFonts w:eastAsia="SimSun" w:cs="Arial Narrow"/>
                <w:color w:val="000000"/>
                <w:sz w:val="22"/>
                <w:lang w:val="en-GB" w:eastAsia="zh-CN"/>
              </w:rPr>
            </w:pPr>
          </w:p>
        </w:tc>
        <w:tc>
          <w:tcPr>
            <w:tcW w:w="397" w:type="pct"/>
            <w:vMerge/>
          </w:tcPr>
          <w:p w:rsidRPr="002850E3" w:rsidR="00E536C5" w:rsidP="001F0FCE" w:rsidRDefault="00E536C5" w14:paraId="3C9A6BB2" w14:textId="77777777">
            <w:pPr>
              <w:spacing w:before="0" w:after="0"/>
              <w:jc w:val="center"/>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0B22673B"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41DEF490" w14:textId="77777777">
            <w:pPr>
              <w:spacing w:before="0" w:after="0"/>
              <w:jc w:val="center"/>
              <w:rPr>
                <w:rFonts w:eastAsia="SimSun" w:cs="Arial Narrow"/>
                <w:color w:val="000000"/>
                <w:sz w:val="22"/>
                <w:lang w:val="en-GB" w:eastAsia="zh-CN"/>
              </w:rPr>
            </w:pPr>
          </w:p>
        </w:tc>
        <w:tc>
          <w:tcPr>
            <w:tcW w:w="396" w:type="pct"/>
            <w:vMerge/>
          </w:tcPr>
          <w:p w:rsidRPr="002850E3" w:rsidR="00E536C5" w:rsidP="001F0FCE" w:rsidRDefault="00E536C5" w14:paraId="2158FFA5" w14:textId="77777777">
            <w:pPr>
              <w:spacing w:before="0" w:after="0"/>
              <w:jc w:val="center"/>
              <w:rPr>
                <w:rFonts w:eastAsia="SimSun" w:cs="Arial Narrow"/>
                <w:color w:val="000000"/>
                <w:sz w:val="22"/>
                <w:lang w:val="en-GB" w:eastAsia="zh-CN"/>
              </w:rPr>
            </w:pPr>
          </w:p>
        </w:tc>
      </w:tr>
      <w:tr w:rsidRPr="002850E3" w:rsidR="00E536C5" w:rsidTr="001F0FCE" w14:paraId="02233B2A" w14:textId="77777777">
        <w:tc>
          <w:tcPr>
            <w:tcW w:w="1961" w:type="pct"/>
            <w:tcBorders>
              <w:bottom w:val="single" w:color="auto" w:sz="4" w:space="0"/>
            </w:tcBorders>
          </w:tcPr>
          <w:p w:rsidRPr="002850E3" w:rsidR="00E536C5" w:rsidP="001F0FCE" w:rsidRDefault="00E536C5" w14:paraId="2F536D81" w14:textId="77777777">
            <w:pPr>
              <w:spacing w:before="0" w:after="0"/>
              <w:rPr>
                <w:rFonts w:eastAsia="SimSun" w:cs="Arial Narrow"/>
                <w:sz w:val="22"/>
                <w:lang w:val="en-GB" w:eastAsia="zh-CN"/>
              </w:rPr>
            </w:pPr>
            <w:proofErr w:type="spellStart"/>
            <w:proofErr w:type="gramStart"/>
            <w:r w:rsidRPr="002850E3">
              <w:rPr>
                <w:rFonts w:eastAsia="SimSun" w:cs="Arial Narrow"/>
                <w:sz w:val="22"/>
                <w:lang w:val="en-GB" w:eastAsia="zh-CN"/>
              </w:rPr>
              <w:t>T</w:t>
            </w:r>
            <w:r w:rsidRPr="002850E3">
              <w:rPr>
                <w:rFonts w:eastAsia="SimSun" w:cs="Arial Narrow"/>
                <w:sz w:val="22"/>
                <w:vertAlign w:val="subscript"/>
                <w:lang w:val="en-GB" w:eastAsia="zh-CN"/>
              </w:rPr>
              <w:t>max,</w:t>
            </w:r>
            <w:r>
              <w:rPr>
                <w:rFonts w:eastAsia="SimSun" w:cs="Arial Narrow"/>
                <w:sz w:val="22"/>
                <w:vertAlign w:val="subscript"/>
                <w:lang w:val="en-GB" w:eastAsia="zh-CN"/>
              </w:rPr>
              <w:t>ss</w:t>
            </w:r>
            <w:proofErr w:type="spellEnd"/>
            <w:proofErr w:type="gramEnd"/>
          </w:p>
        </w:tc>
        <w:tc>
          <w:tcPr>
            <w:tcW w:w="397" w:type="pct"/>
          </w:tcPr>
          <w:p w:rsidRPr="002850E3" w:rsidR="00E536C5" w:rsidP="001F0FCE" w:rsidRDefault="00E536C5" w14:paraId="2E9CAC6E"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4B8FC523"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658AAD00" w14:textId="77777777">
            <w:pPr>
              <w:spacing w:before="0" w:after="0"/>
              <w:jc w:val="center"/>
              <w:rPr>
                <w:rFonts w:eastAsia="SimSun" w:cs="Arial Narrow"/>
                <w:color w:val="000000"/>
                <w:sz w:val="22"/>
                <w:lang w:val="en-GB" w:eastAsia="zh-CN"/>
              </w:rPr>
            </w:pPr>
          </w:p>
        </w:tc>
        <w:tc>
          <w:tcPr>
            <w:tcW w:w="397" w:type="pct"/>
            <w:vMerge/>
          </w:tcPr>
          <w:p w:rsidRPr="002850E3" w:rsidR="00E536C5" w:rsidP="001F0FCE" w:rsidRDefault="00E536C5" w14:paraId="141BB850" w14:textId="77777777">
            <w:pPr>
              <w:spacing w:before="0" w:after="0"/>
              <w:jc w:val="center"/>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067A8A57"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2619E4B4" w14:textId="77777777">
            <w:pPr>
              <w:spacing w:before="0" w:after="0"/>
              <w:jc w:val="center"/>
              <w:rPr>
                <w:rFonts w:eastAsia="SimSun" w:cs="Arial Narrow"/>
                <w:color w:val="000000"/>
                <w:sz w:val="22"/>
                <w:lang w:val="en-GB" w:eastAsia="zh-CN"/>
              </w:rPr>
            </w:pPr>
          </w:p>
        </w:tc>
        <w:tc>
          <w:tcPr>
            <w:tcW w:w="396" w:type="pct"/>
            <w:vMerge/>
          </w:tcPr>
          <w:p w:rsidRPr="002850E3" w:rsidR="00E536C5" w:rsidP="001F0FCE" w:rsidRDefault="00E536C5" w14:paraId="4A67909A" w14:textId="77777777">
            <w:pPr>
              <w:spacing w:before="0" w:after="0"/>
              <w:jc w:val="center"/>
              <w:rPr>
                <w:rFonts w:eastAsia="SimSun" w:cs="Arial Narrow"/>
                <w:color w:val="000000"/>
                <w:sz w:val="22"/>
                <w:lang w:val="en-GB" w:eastAsia="zh-CN"/>
              </w:rPr>
            </w:pPr>
          </w:p>
        </w:tc>
      </w:tr>
      <w:tr w:rsidRPr="002850E3" w:rsidR="00E536C5" w:rsidTr="001F0FCE" w14:paraId="183B529A" w14:textId="77777777">
        <w:tc>
          <w:tcPr>
            <w:tcW w:w="1961" w:type="pct"/>
            <w:tcBorders>
              <w:bottom w:val="single" w:color="auto" w:sz="4" w:space="0"/>
            </w:tcBorders>
          </w:tcPr>
          <w:p w:rsidRPr="002850E3" w:rsidR="00E536C5" w:rsidP="001F0FCE" w:rsidRDefault="00E536C5" w14:paraId="1CA17E38" w14:textId="77777777">
            <w:pPr>
              <w:spacing w:before="0" w:after="0"/>
              <w:rPr>
                <w:rFonts w:eastAsia="SimSun" w:cs="Arial Narrow"/>
                <w:sz w:val="22"/>
                <w:lang w:val="en-GB" w:eastAsia="zh-CN"/>
              </w:rPr>
            </w:pPr>
            <w:r w:rsidRPr="002850E3">
              <w:rPr>
                <w:rFonts w:eastAsia="SimSun" w:cs="Arial Narrow"/>
                <w:sz w:val="22"/>
                <w:lang w:val="en-GB" w:eastAsia="zh-CN"/>
              </w:rPr>
              <w:t>t</w:t>
            </w:r>
            <w:r w:rsidRPr="002850E3">
              <w:rPr>
                <w:rFonts w:eastAsia="SimSun" w:cs="Arial Narrow"/>
                <w:sz w:val="22"/>
                <w:vertAlign w:val="subscript"/>
                <w:lang w:val="en-GB" w:eastAsia="zh-CN"/>
              </w:rPr>
              <w:t>1/2</w:t>
            </w:r>
          </w:p>
        </w:tc>
        <w:tc>
          <w:tcPr>
            <w:tcW w:w="397" w:type="pct"/>
          </w:tcPr>
          <w:p w:rsidRPr="002850E3" w:rsidR="00E536C5" w:rsidP="001F0FCE" w:rsidRDefault="00E536C5" w14:paraId="7A73FA84"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4E5E986E"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1E0AA52E" w14:textId="77777777">
            <w:pPr>
              <w:spacing w:before="0" w:after="0"/>
              <w:jc w:val="center"/>
              <w:rPr>
                <w:rFonts w:eastAsia="SimSun" w:cs="Arial Narrow"/>
                <w:color w:val="000000"/>
                <w:sz w:val="22"/>
                <w:lang w:val="en-GB" w:eastAsia="zh-CN"/>
              </w:rPr>
            </w:pPr>
          </w:p>
        </w:tc>
        <w:tc>
          <w:tcPr>
            <w:tcW w:w="397" w:type="pct"/>
            <w:vMerge/>
          </w:tcPr>
          <w:p w:rsidRPr="002850E3" w:rsidR="00E536C5" w:rsidP="001F0FCE" w:rsidRDefault="00E536C5" w14:paraId="196F9ACC" w14:textId="77777777">
            <w:pPr>
              <w:spacing w:before="0" w:after="0"/>
              <w:jc w:val="center"/>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699249B7"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2C22E7DE" w14:textId="77777777">
            <w:pPr>
              <w:spacing w:before="0" w:after="0"/>
              <w:jc w:val="center"/>
              <w:rPr>
                <w:rFonts w:eastAsia="SimSun" w:cs="Arial Narrow"/>
                <w:color w:val="000000"/>
                <w:sz w:val="22"/>
                <w:lang w:val="en-GB" w:eastAsia="zh-CN"/>
              </w:rPr>
            </w:pPr>
          </w:p>
        </w:tc>
        <w:tc>
          <w:tcPr>
            <w:tcW w:w="396" w:type="pct"/>
            <w:vMerge/>
          </w:tcPr>
          <w:p w:rsidRPr="002850E3" w:rsidR="00E536C5" w:rsidP="001F0FCE" w:rsidRDefault="00E536C5" w14:paraId="52260930" w14:textId="77777777">
            <w:pPr>
              <w:spacing w:before="0" w:after="0"/>
              <w:jc w:val="center"/>
              <w:rPr>
                <w:rFonts w:eastAsia="SimSun" w:cs="Arial Narrow"/>
                <w:color w:val="000000"/>
                <w:sz w:val="22"/>
                <w:lang w:val="en-GB" w:eastAsia="zh-CN"/>
              </w:rPr>
            </w:pPr>
          </w:p>
        </w:tc>
      </w:tr>
      <w:tr w:rsidRPr="002850E3" w:rsidR="00E536C5" w:rsidTr="001F0FCE" w14:paraId="09AC51F5" w14:textId="77777777">
        <w:tc>
          <w:tcPr>
            <w:tcW w:w="1961" w:type="pct"/>
            <w:tcBorders>
              <w:bottom w:val="single" w:color="auto" w:sz="4" w:space="0"/>
            </w:tcBorders>
          </w:tcPr>
          <w:p w:rsidRPr="002850E3" w:rsidR="00E536C5" w:rsidP="001F0FCE" w:rsidRDefault="00E536C5" w14:paraId="36DCA175" w14:textId="77777777">
            <w:pPr>
              <w:spacing w:before="0" w:after="0"/>
              <w:rPr>
                <w:rFonts w:eastAsia="SimSun" w:cs="Arial Narrow"/>
                <w:sz w:val="22"/>
                <w:lang w:val="en-GB" w:eastAsia="zh-CN"/>
              </w:rPr>
            </w:pPr>
            <w:proofErr w:type="spellStart"/>
            <w:proofErr w:type="gramStart"/>
            <w:r>
              <w:rPr>
                <w:rFonts w:hint="eastAsia" w:eastAsia="SimSun" w:cs="Arial Narrow"/>
                <w:sz w:val="22"/>
                <w:lang w:val="en-GB" w:eastAsia="zh-CN"/>
              </w:rPr>
              <w:t>V</w:t>
            </w:r>
            <w:r w:rsidRPr="005D0DAC">
              <w:rPr>
                <w:rFonts w:hint="eastAsia" w:eastAsia="SimSun" w:cs="Arial Narrow"/>
                <w:sz w:val="22"/>
                <w:vertAlign w:val="subscript"/>
                <w:lang w:val="en-GB" w:eastAsia="zh-CN"/>
              </w:rPr>
              <w:t>z,ss</w:t>
            </w:r>
            <w:proofErr w:type="spellEnd"/>
            <w:proofErr w:type="gramEnd"/>
          </w:p>
        </w:tc>
        <w:tc>
          <w:tcPr>
            <w:tcW w:w="397" w:type="pct"/>
          </w:tcPr>
          <w:p w:rsidRPr="002850E3" w:rsidR="00E536C5" w:rsidP="001F0FCE" w:rsidRDefault="00E536C5" w14:paraId="492AD23B"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0ACFFB47"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67E77E19" w14:textId="77777777">
            <w:pPr>
              <w:spacing w:before="0" w:after="0"/>
              <w:jc w:val="center"/>
              <w:rPr>
                <w:rFonts w:eastAsia="SimSun" w:cs="Arial Narrow"/>
                <w:color w:val="000000"/>
                <w:sz w:val="22"/>
                <w:lang w:val="en-GB" w:eastAsia="zh-CN"/>
              </w:rPr>
            </w:pPr>
          </w:p>
        </w:tc>
        <w:tc>
          <w:tcPr>
            <w:tcW w:w="397" w:type="pct"/>
            <w:vMerge/>
          </w:tcPr>
          <w:p w:rsidRPr="002850E3" w:rsidR="00E536C5" w:rsidP="001F0FCE" w:rsidRDefault="00E536C5" w14:paraId="36DD84D6" w14:textId="77777777">
            <w:pPr>
              <w:spacing w:before="0" w:after="0"/>
              <w:jc w:val="center"/>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6B3DD3F7"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3DF99CD9" w14:textId="77777777">
            <w:pPr>
              <w:spacing w:before="0" w:after="0"/>
              <w:jc w:val="center"/>
              <w:rPr>
                <w:rFonts w:eastAsia="SimSun" w:cs="Arial Narrow"/>
                <w:color w:val="000000"/>
                <w:sz w:val="22"/>
                <w:lang w:val="en-GB" w:eastAsia="zh-CN"/>
              </w:rPr>
            </w:pPr>
          </w:p>
        </w:tc>
        <w:tc>
          <w:tcPr>
            <w:tcW w:w="396" w:type="pct"/>
            <w:vMerge/>
          </w:tcPr>
          <w:p w:rsidRPr="002850E3" w:rsidR="00E536C5" w:rsidP="001F0FCE" w:rsidRDefault="00E536C5" w14:paraId="2C02FCE3" w14:textId="77777777">
            <w:pPr>
              <w:spacing w:before="0" w:after="0"/>
              <w:jc w:val="center"/>
              <w:rPr>
                <w:rFonts w:eastAsia="SimSun" w:cs="Arial Narrow"/>
                <w:color w:val="000000"/>
                <w:sz w:val="22"/>
                <w:lang w:val="en-GB" w:eastAsia="zh-CN"/>
              </w:rPr>
            </w:pPr>
          </w:p>
        </w:tc>
      </w:tr>
      <w:tr w:rsidRPr="002850E3" w:rsidR="00E536C5" w:rsidTr="001F0FCE" w14:paraId="6A3BF640" w14:textId="77777777">
        <w:tc>
          <w:tcPr>
            <w:tcW w:w="1961" w:type="pct"/>
            <w:tcBorders>
              <w:bottom w:val="single" w:color="auto" w:sz="4" w:space="0"/>
            </w:tcBorders>
          </w:tcPr>
          <w:p w:rsidRPr="002850E3" w:rsidR="00E536C5" w:rsidP="001F0FCE" w:rsidRDefault="00E536C5" w14:paraId="32D0CE0A" w14:textId="77777777">
            <w:pPr>
              <w:spacing w:before="0" w:after="0"/>
              <w:rPr>
                <w:rFonts w:eastAsia="SimSun" w:cs="Arial Narrow"/>
                <w:sz w:val="22"/>
                <w:lang w:val="en-GB" w:eastAsia="zh-CN"/>
              </w:rPr>
            </w:pPr>
            <w:proofErr w:type="spellStart"/>
            <w:r w:rsidRPr="002850E3">
              <w:rPr>
                <w:rFonts w:eastAsia="SimSun" w:cs="Arial Narrow"/>
                <w:sz w:val="22"/>
                <w:lang w:val="en-GB" w:eastAsia="zh-CN"/>
              </w:rPr>
              <w:t>CL</w:t>
            </w:r>
            <w:r w:rsidRPr="000B4F18">
              <w:rPr>
                <w:rFonts w:hint="eastAsia" w:eastAsia="SimSun" w:cs="Arial Narrow"/>
                <w:sz w:val="22"/>
                <w:vertAlign w:val="subscript"/>
                <w:lang w:val="en-GB" w:eastAsia="zh-CN"/>
              </w:rPr>
              <w:t>ss</w:t>
            </w:r>
            <w:proofErr w:type="spellEnd"/>
          </w:p>
        </w:tc>
        <w:tc>
          <w:tcPr>
            <w:tcW w:w="397" w:type="pct"/>
          </w:tcPr>
          <w:p w:rsidRPr="002850E3" w:rsidR="00E536C5" w:rsidP="001F0FCE" w:rsidRDefault="00E536C5" w14:paraId="0F7D2BA7"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50006D39"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3B6B0F74" w14:textId="77777777">
            <w:pPr>
              <w:spacing w:before="0" w:after="0"/>
              <w:jc w:val="center"/>
              <w:rPr>
                <w:rFonts w:eastAsia="SimSun" w:cs="Arial Narrow"/>
                <w:color w:val="000000"/>
                <w:sz w:val="22"/>
                <w:lang w:val="en-GB" w:eastAsia="zh-CN"/>
              </w:rPr>
            </w:pPr>
          </w:p>
        </w:tc>
        <w:tc>
          <w:tcPr>
            <w:tcW w:w="397" w:type="pct"/>
            <w:vMerge/>
          </w:tcPr>
          <w:p w:rsidRPr="002850E3" w:rsidR="00E536C5" w:rsidP="001F0FCE" w:rsidRDefault="00E536C5" w14:paraId="153CB6A0" w14:textId="77777777">
            <w:pPr>
              <w:spacing w:before="0" w:after="0"/>
              <w:jc w:val="center"/>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5536D7AA"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33FC6FCC" w14:textId="77777777">
            <w:pPr>
              <w:spacing w:before="0" w:after="0"/>
              <w:jc w:val="center"/>
              <w:rPr>
                <w:rFonts w:eastAsia="SimSun" w:cs="Arial Narrow"/>
                <w:color w:val="000000"/>
                <w:sz w:val="22"/>
                <w:lang w:val="en-GB" w:eastAsia="zh-CN"/>
              </w:rPr>
            </w:pPr>
          </w:p>
        </w:tc>
        <w:tc>
          <w:tcPr>
            <w:tcW w:w="396" w:type="pct"/>
            <w:vMerge/>
          </w:tcPr>
          <w:p w:rsidRPr="002850E3" w:rsidR="00E536C5" w:rsidP="001F0FCE" w:rsidRDefault="00E536C5" w14:paraId="7659B32F" w14:textId="77777777">
            <w:pPr>
              <w:spacing w:before="0" w:after="0"/>
              <w:jc w:val="center"/>
              <w:rPr>
                <w:rFonts w:eastAsia="SimSun" w:cs="Arial Narrow"/>
                <w:color w:val="000000"/>
                <w:sz w:val="22"/>
                <w:lang w:val="en-GB" w:eastAsia="zh-CN"/>
              </w:rPr>
            </w:pPr>
          </w:p>
        </w:tc>
      </w:tr>
      <w:tr w:rsidRPr="002850E3" w:rsidR="00E536C5" w:rsidTr="001F0FCE" w14:paraId="3E26E59E" w14:textId="77777777">
        <w:tc>
          <w:tcPr>
            <w:tcW w:w="1961" w:type="pct"/>
            <w:tcBorders>
              <w:bottom w:val="single" w:color="auto" w:sz="4" w:space="0"/>
            </w:tcBorders>
          </w:tcPr>
          <w:p w:rsidRPr="002850E3" w:rsidR="00E536C5" w:rsidP="001F0FCE" w:rsidRDefault="00E536C5" w14:paraId="1962EFE9" w14:textId="77777777">
            <w:pPr>
              <w:spacing w:before="0" w:after="0"/>
              <w:rPr>
                <w:rFonts w:eastAsia="SimSun" w:cs="Arial Narrow"/>
                <w:sz w:val="22"/>
                <w:lang w:val="en-GB" w:eastAsia="zh-CN"/>
              </w:rPr>
            </w:pPr>
            <w:proofErr w:type="spellStart"/>
            <w:r w:rsidRPr="002850E3">
              <w:rPr>
                <w:rFonts w:hint="eastAsia" w:eastAsia="SimSun" w:cs="Arial Narrow"/>
                <w:sz w:val="22"/>
                <w:lang w:val="en-GB" w:eastAsia="zh-CN"/>
              </w:rPr>
              <w:t>M</w:t>
            </w:r>
            <w:r w:rsidRPr="002850E3">
              <w:rPr>
                <w:rFonts w:eastAsia="SimSun" w:cs="Arial Narrow"/>
                <w:sz w:val="22"/>
                <w:lang w:val="en-GB" w:eastAsia="zh-CN"/>
              </w:rPr>
              <w:t>RT</w:t>
            </w:r>
            <w:r>
              <w:rPr>
                <w:rFonts w:hint="eastAsia" w:eastAsia="SimSun" w:cs="Arial Narrow"/>
                <w:sz w:val="22"/>
                <w:vertAlign w:val="subscript"/>
                <w:lang w:val="en-GB" w:eastAsia="zh-CN"/>
              </w:rPr>
              <w:t>ss</w:t>
            </w:r>
            <w:proofErr w:type="spellEnd"/>
          </w:p>
        </w:tc>
        <w:tc>
          <w:tcPr>
            <w:tcW w:w="397" w:type="pct"/>
          </w:tcPr>
          <w:p w:rsidRPr="002850E3" w:rsidR="00E536C5" w:rsidP="001F0FCE" w:rsidRDefault="00E536C5" w14:paraId="039A7E63"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58EF4D0B"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6F6B77DC" w14:textId="77777777">
            <w:pPr>
              <w:spacing w:before="0" w:after="0"/>
              <w:jc w:val="center"/>
              <w:rPr>
                <w:rFonts w:eastAsia="SimSun" w:cs="Arial Narrow"/>
                <w:color w:val="000000"/>
                <w:sz w:val="22"/>
                <w:lang w:val="en-GB" w:eastAsia="zh-CN"/>
              </w:rPr>
            </w:pPr>
          </w:p>
        </w:tc>
        <w:tc>
          <w:tcPr>
            <w:tcW w:w="397" w:type="pct"/>
            <w:vMerge/>
          </w:tcPr>
          <w:p w:rsidRPr="002850E3" w:rsidR="00E536C5" w:rsidP="001F0FCE" w:rsidRDefault="00E536C5" w14:paraId="08E21D19" w14:textId="77777777">
            <w:pPr>
              <w:spacing w:before="0" w:after="0"/>
              <w:jc w:val="center"/>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65830A64"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6F329503" w14:textId="77777777">
            <w:pPr>
              <w:spacing w:before="0" w:after="0"/>
              <w:jc w:val="center"/>
              <w:rPr>
                <w:rFonts w:eastAsia="SimSun" w:cs="Arial Narrow"/>
                <w:color w:val="000000"/>
                <w:sz w:val="22"/>
                <w:lang w:val="en-GB" w:eastAsia="zh-CN"/>
              </w:rPr>
            </w:pPr>
          </w:p>
        </w:tc>
        <w:tc>
          <w:tcPr>
            <w:tcW w:w="396" w:type="pct"/>
            <w:vMerge/>
          </w:tcPr>
          <w:p w:rsidRPr="002850E3" w:rsidR="00E536C5" w:rsidP="001F0FCE" w:rsidRDefault="00E536C5" w14:paraId="028B8982" w14:textId="77777777">
            <w:pPr>
              <w:spacing w:before="0" w:after="0"/>
              <w:jc w:val="center"/>
              <w:rPr>
                <w:rFonts w:eastAsia="SimSun" w:cs="Arial Narrow"/>
                <w:color w:val="000000"/>
                <w:sz w:val="22"/>
                <w:lang w:val="en-GB" w:eastAsia="zh-CN"/>
              </w:rPr>
            </w:pPr>
          </w:p>
        </w:tc>
      </w:tr>
      <w:tr w:rsidRPr="002850E3" w:rsidR="00E536C5" w:rsidTr="001F0FCE" w14:paraId="29F74974" w14:textId="77777777">
        <w:tc>
          <w:tcPr>
            <w:tcW w:w="1961" w:type="pct"/>
            <w:tcBorders>
              <w:bottom w:val="single" w:color="auto" w:sz="4" w:space="0"/>
            </w:tcBorders>
          </w:tcPr>
          <w:p w:rsidRPr="002850E3" w:rsidR="00E536C5" w:rsidP="001F0FCE" w:rsidRDefault="00E536C5" w14:paraId="7543AA60" w14:textId="77777777">
            <w:pPr>
              <w:spacing w:before="0" w:after="0"/>
              <w:rPr>
                <w:rFonts w:eastAsia="SimSun" w:cs="Arial Narrow"/>
                <w:sz w:val="22"/>
                <w:lang w:val="en-GB" w:eastAsia="zh-CN"/>
              </w:rPr>
            </w:pPr>
            <w:r w:rsidRPr="00377E08">
              <w:rPr>
                <w:rFonts w:eastAsia="SimSun" w:cs="Arial Narrow"/>
                <w:sz w:val="22"/>
                <w:lang w:val="en-GB" w:eastAsia="zh-CN"/>
              </w:rPr>
              <w:t>R</w:t>
            </w:r>
            <w:r w:rsidRPr="00DF45FE">
              <w:rPr>
                <w:rFonts w:eastAsia="SimSun" w:cs="Arial Narrow"/>
                <w:sz w:val="22"/>
                <w:vertAlign w:val="subscript"/>
                <w:lang w:val="en-GB" w:eastAsia="zh-CN"/>
              </w:rPr>
              <w:t>ac</w:t>
            </w:r>
            <w:r w:rsidRPr="00377E08">
              <w:rPr>
                <w:rFonts w:eastAsia="SimSun" w:cs="Arial Narrow"/>
                <w:sz w:val="22"/>
                <w:lang w:val="en-GB" w:eastAsia="zh-CN"/>
              </w:rPr>
              <w:t>_AUC</w:t>
            </w:r>
            <w:r w:rsidRPr="00377E08">
              <w:rPr>
                <w:rFonts w:eastAsia="SimSun" w:cs="Arial Narrow"/>
                <w:sz w:val="22"/>
                <w:vertAlign w:val="subscript"/>
                <w:lang w:val="en-GB" w:eastAsia="zh-CN"/>
              </w:rPr>
              <w:t>0-tau</w:t>
            </w:r>
          </w:p>
        </w:tc>
        <w:tc>
          <w:tcPr>
            <w:tcW w:w="397" w:type="pct"/>
          </w:tcPr>
          <w:p w:rsidRPr="002850E3" w:rsidR="00E536C5" w:rsidP="001F0FCE" w:rsidRDefault="00E536C5" w14:paraId="3FEC1CC3"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6018304A"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1B0183B7" w14:textId="77777777">
            <w:pPr>
              <w:spacing w:before="0" w:after="0"/>
              <w:jc w:val="center"/>
              <w:rPr>
                <w:rFonts w:eastAsia="SimSun" w:cs="Arial Narrow"/>
                <w:color w:val="000000"/>
                <w:sz w:val="22"/>
                <w:lang w:val="en-GB" w:eastAsia="zh-CN"/>
              </w:rPr>
            </w:pPr>
          </w:p>
        </w:tc>
        <w:tc>
          <w:tcPr>
            <w:tcW w:w="397" w:type="pct"/>
            <w:vMerge/>
          </w:tcPr>
          <w:p w:rsidRPr="002850E3" w:rsidR="00E536C5" w:rsidP="001F0FCE" w:rsidRDefault="00E536C5" w14:paraId="2426CE7C" w14:textId="77777777">
            <w:pPr>
              <w:spacing w:before="0" w:after="0"/>
              <w:jc w:val="center"/>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7FCC3E10" w14:textId="77777777">
            <w:pPr>
              <w:spacing w:before="0" w:after="0"/>
              <w:jc w:val="center"/>
              <w:rPr>
                <w:rFonts w:eastAsia="SimSun" w:cs="Arial Narrow"/>
                <w:color w:val="000000"/>
                <w:sz w:val="22"/>
                <w:lang w:val="en-GB" w:eastAsia="zh-CN"/>
              </w:rPr>
            </w:pPr>
          </w:p>
        </w:tc>
        <w:tc>
          <w:tcPr>
            <w:tcW w:w="472" w:type="pct"/>
          </w:tcPr>
          <w:p w:rsidRPr="002850E3" w:rsidR="00E536C5" w:rsidP="001F0FCE" w:rsidRDefault="00E536C5" w14:paraId="5975F5E7" w14:textId="77777777">
            <w:pPr>
              <w:spacing w:before="0" w:after="0"/>
              <w:jc w:val="center"/>
              <w:rPr>
                <w:rFonts w:eastAsia="SimSun" w:cs="Arial Narrow"/>
                <w:color w:val="000000"/>
                <w:sz w:val="22"/>
                <w:lang w:val="en-GB" w:eastAsia="zh-CN"/>
              </w:rPr>
            </w:pPr>
          </w:p>
        </w:tc>
        <w:tc>
          <w:tcPr>
            <w:tcW w:w="396" w:type="pct"/>
            <w:vMerge/>
          </w:tcPr>
          <w:p w:rsidRPr="002850E3" w:rsidR="00E536C5" w:rsidP="001F0FCE" w:rsidRDefault="00E536C5" w14:paraId="1D679622" w14:textId="77777777">
            <w:pPr>
              <w:spacing w:before="0" w:after="0"/>
              <w:jc w:val="center"/>
              <w:rPr>
                <w:rFonts w:eastAsia="SimSun" w:cs="Arial Narrow"/>
                <w:color w:val="000000"/>
                <w:sz w:val="22"/>
                <w:lang w:val="en-GB" w:eastAsia="zh-CN"/>
              </w:rPr>
            </w:pPr>
          </w:p>
        </w:tc>
      </w:tr>
      <w:tr w:rsidRPr="002850E3" w:rsidR="00E536C5" w:rsidTr="001F0FCE" w14:paraId="53EA9CB7" w14:textId="77777777">
        <w:tc>
          <w:tcPr>
            <w:tcW w:w="1961" w:type="pct"/>
            <w:tcBorders>
              <w:bottom w:val="single" w:color="auto" w:sz="4" w:space="0"/>
            </w:tcBorders>
          </w:tcPr>
          <w:p w:rsidRPr="002850E3" w:rsidR="00E536C5" w:rsidP="001F0FCE" w:rsidRDefault="00E536C5" w14:paraId="0EC9BC56" w14:textId="77777777">
            <w:pPr>
              <w:spacing w:before="0" w:after="0"/>
              <w:rPr>
                <w:rFonts w:eastAsia="SimSun" w:cs="Arial Narrow"/>
                <w:sz w:val="22"/>
                <w:lang w:val="en-GB" w:eastAsia="zh-CN"/>
              </w:rPr>
            </w:pPr>
            <w:proofErr w:type="spellStart"/>
            <w:r w:rsidRPr="00DF45FE">
              <w:rPr>
                <w:rFonts w:eastAsia="SimSun" w:cs="Arial Narrow"/>
                <w:sz w:val="22"/>
                <w:lang w:val="en-GB" w:eastAsia="zh-CN"/>
              </w:rPr>
              <w:t>R</w:t>
            </w:r>
            <w:r w:rsidRPr="00DF45FE">
              <w:rPr>
                <w:rFonts w:eastAsia="SimSun" w:cs="Arial Narrow"/>
                <w:sz w:val="22"/>
                <w:vertAlign w:val="subscript"/>
                <w:lang w:val="en-GB" w:eastAsia="zh-CN"/>
              </w:rPr>
              <w:t>ac</w:t>
            </w:r>
            <w:r w:rsidRPr="00DF45FE">
              <w:rPr>
                <w:rFonts w:eastAsia="SimSun" w:cs="Arial Narrow"/>
                <w:sz w:val="22"/>
                <w:lang w:val="en-GB" w:eastAsia="zh-CN"/>
              </w:rPr>
              <w:t>_C</w:t>
            </w:r>
            <w:r w:rsidRPr="00DF45FE">
              <w:rPr>
                <w:rFonts w:eastAsia="SimSun" w:cs="Arial Narrow"/>
                <w:sz w:val="22"/>
                <w:vertAlign w:val="subscript"/>
                <w:lang w:val="en-GB" w:eastAsia="zh-CN"/>
              </w:rPr>
              <w:t>max</w:t>
            </w:r>
            <w:proofErr w:type="spellEnd"/>
          </w:p>
        </w:tc>
        <w:tc>
          <w:tcPr>
            <w:tcW w:w="397" w:type="pct"/>
          </w:tcPr>
          <w:p w:rsidRPr="002850E3" w:rsidR="00E536C5" w:rsidP="001F0FCE" w:rsidRDefault="00E536C5" w14:paraId="6C4AF6DF"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12EDBBBB"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4547AC02" w14:textId="77777777">
            <w:pPr>
              <w:spacing w:before="0" w:after="0"/>
              <w:jc w:val="center"/>
              <w:rPr>
                <w:rFonts w:eastAsia="SimSun" w:cs="Arial Narrow"/>
                <w:color w:val="000000"/>
                <w:sz w:val="22"/>
                <w:lang w:val="en-GB" w:eastAsia="zh-CN"/>
              </w:rPr>
            </w:pPr>
          </w:p>
        </w:tc>
        <w:tc>
          <w:tcPr>
            <w:tcW w:w="397" w:type="pct"/>
            <w:vMerge/>
          </w:tcPr>
          <w:p w:rsidRPr="002850E3" w:rsidR="00E536C5" w:rsidP="001F0FCE" w:rsidRDefault="00E536C5" w14:paraId="699E8F9B" w14:textId="77777777">
            <w:pPr>
              <w:spacing w:before="0" w:after="0"/>
              <w:jc w:val="center"/>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02F82712"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04FF9763" w14:textId="77777777">
            <w:pPr>
              <w:spacing w:before="0" w:after="0"/>
              <w:jc w:val="center"/>
              <w:rPr>
                <w:rFonts w:eastAsia="SimSun" w:cs="Arial Narrow"/>
                <w:color w:val="000000"/>
                <w:sz w:val="22"/>
                <w:lang w:val="en-GB" w:eastAsia="zh-CN"/>
              </w:rPr>
            </w:pPr>
          </w:p>
        </w:tc>
        <w:tc>
          <w:tcPr>
            <w:tcW w:w="396" w:type="pct"/>
            <w:vMerge/>
          </w:tcPr>
          <w:p w:rsidRPr="002850E3" w:rsidR="00E536C5" w:rsidP="001F0FCE" w:rsidRDefault="00E536C5" w14:paraId="5C5F6D22" w14:textId="77777777">
            <w:pPr>
              <w:spacing w:before="0" w:after="0"/>
              <w:jc w:val="center"/>
              <w:rPr>
                <w:rFonts w:eastAsia="SimSun" w:cs="Arial Narrow"/>
                <w:color w:val="000000"/>
                <w:sz w:val="22"/>
                <w:lang w:val="en-GB" w:eastAsia="zh-CN"/>
              </w:rPr>
            </w:pPr>
          </w:p>
        </w:tc>
      </w:tr>
      <w:tr w:rsidRPr="002850E3" w:rsidR="00E536C5" w:rsidTr="001F0FCE" w14:paraId="2D3B80EE" w14:textId="77777777">
        <w:tc>
          <w:tcPr>
            <w:tcW w:w="1961" w:type="pct"/>
            <w:tcBorders>
              <w:bottom w:val="single" w:color="auto" w:sz="4" w:space="0"/>
            </w:tcBorders>
          </w:tcPr>
          <w:p w:rsidRPr="002850E3" w:rsidR="00E536C5" w:rsidP="001F0FCE" w:rsidRDefault="00E536C5" w14:paraId="6A8AEE32" w14:textId="77777777">
            <w:pPr>
              <w:spacing w:before="0" w:after="0"/>
              <w:rPr>
                <w:rFonts w:eastAsia="SimSun" w:cs="Times New Roman"/>
                <w:sz w:val="22"/>
                <w:lang w:val="en-GB" w:eastAsia="zh-CN"/>
              </w:rPr>
            </w:pPr>
            <w:proofErr w:type="spellStart"/>
            <w:r w:rsidRPr="002850E3">
              <w:rPr>
                <w:rFonts w:eastAsia="SimSun" w:cs="Times New Roman"/>
                <w:sz w:val="22"/>
                <w:lang w:val="en-GB" w:eastAsia="zh-CN"/>
              </w:rPr>
              <w:t>λ</w:t>
            </w:r>
            <w:proofErr w:type="gramStart"/>
            <w:r w:rsidRPr="002850E3">
              <w:rPr>
                <w:rFonts w:eastAsia="SimSun" w:cs="Times New Roman"/>
                <w:sz w:val="22"/>
                <w:vertAlign w:val="subscript"/>
                <w:lang w:val="en-GB" w:eastAsia="zh-CN"/>
              </w:rPr>
              <w:t>z,SS</w:t>
            </w:r>
            <w:proofErr w:type="spellEnd"/>
            <w:proofErr w:type="gramEnd"/>
          </w:p>
        </w:tc>
        <w:tc>
          <w:tcPr>
            <w:tcW w:w="397" w:type="pct"/>
          </w:tcPr>
          <w:p w:rsidRPr="002850E3" w:rsidR="00E536C5" w:rsidP="001F0FCE" w:rsidRDefault="00E536C5" w14:paraId="6EE0EC92"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45E09945" w14:textId="77777777">
            <w:pPr>
              <w:spacing w:before="0" w:after="0"/>
              <w:jc w:val="center"/>
              <w:rPr>
                <w:rFonts w:eastAsia="SimSun" w:cs="Arial Narrow"/>
                <w:color w:val="000000"/>
                <w:sz w:val="22"/>
                <w:lang w:val="en-GB" w:eastAsia="zh-CN"/>
              </w:rPr>
            </w:pPr>
          </w:p>
        </w:tc>
        <w:tc>
          <w:tcPr>
            <w:tcW w:w="397" w:type="pct"/>
          </w:tcPr>
          <w:p w:rsidRPr="002850E3" w:rsidR="00E536C5" w:rsidP="001F0FCE" w:rsidRDefault="00E536C5" w14:paraId="5464CC33" w14:textId="77777777">
            <w:pPr>
              <w:spacing w:before="0" w:after="0"/>
              <w:jc w:val="center"/>
              <w:rPr>
                <w:rFonts w:eastAsia="SimSun" w:cs="Arial Narrow"/>
                <w:color w:val="000000"/>
                <w:sz w:val="22"/>
                <w:lang w:val="en-GB" w:eastAsia="zh-CN"/>
              </w:rPr>
            </w:pPr>
          </w:p>
        </w:tc>
        <w:tc>
          <w:tcPr>
            <w:tcW w:w="397" w:type="pct"/>
            <w:vMerge/>
          </w:tcPr>
          <w:p w:rsidRPr="002850E3" w:rsidR="00E536C5" w:rsidP="001F0FCE" w:rsidRDefault="00E536C5" w14:paraId="39FA9C17" w14:textId="77777777">
            <w:pPr>
              <w:spacing w:before="0" w:after="0"/>
              <w:jc w:val="center"/>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5E42F6D8"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4A04AA2A" w14:textId="77777777">
            <w:pPr>
              <w:spacing w:before="0" w:after="0"/>
              <w:jc w:val="center"/>
              <w:rPr>
                <w:rFonts w:eastAsia="SimSun" w:cs="Arial Narrow"/>
                <w:color w:val="000000"/>
                <w:sz w:val="22"/>
                <w:lang w:val="en-GB" w:eastAsia="zh-CN"/>
              </w:rPr>
            </w:pPr>
          </w:p>
        </w:tc>
        <w:tc>
          <w:tcPr>
            <w:tcW w:w="396" w:type="pct"/>
            <w:vMerge/>
          </w:tcPr>
          <w:p w:rsidRPr="002850E3" w:rsidR="00E536C5" w:rsidP="001F0FCE" w:rsidRDefault="00E536C5" w14:paraId="3000E41A" w14:textId="77777777">
            <w:pPr>
              <w:spacing w:before="0" w:after="0"/>
              <w:jc w:val="center"/>
              <w:rPr>
                <w:rFonts w:eastAsia="SimSun" w:cs="Arial Narrow"/>
                <w:color w:val="000000"/>
                <w:sz w:val="22"/>
                <w:lang w:val="en-GB" w:eastAsia="zh-CN"/>
              </w:rPr>
            </w:pPr>
          </w:p>
        </w:tc>
      </w:tr>
      <w:tr w:rsidRPr="002850E3" w:rsidR="00E536C5" w:rsidTr="001F0FCE" w14:paraId="6B729595" w14:textId="77777777">
        <w:tc>
          <w:tcPr>
            <w:tcW w:w="1961" w:type="pct"/>
            <w:tcBorders>
              <w:bottom w:val="single" w:color="auto" w:sz="4" w:space="0"/>
            </w:tcBorders>
            <w:shd w:val="clear" w:color="auto" w:fill="FFFFCC"/>
          </w:tcPr>
          <w:p w:rsidRPr="002850E3" w:rsidR="00E536C5" w:rsidP="001F0FCE" w:rsidRDefault="00E536C5" w14:paraId="5ECDE8E0" w14:textId="77777777">
            <w:pPr>
              <w:spacing w:before="0" w:after="0"/>
              <w:rPr>
                <w:rFonts w:eastAsia="SimSun" w:cs="Arial Narrow"/>
                <w:b/>
                <w:bCs/>
                <w:sz w:val="22"/>
                <w:lang w:val="en-GB" w:eastAsia="zh-CN"/>
              </w:rPr>
            </w:pPr>
            <w:r w:rsidRPr="002850E3">
              <w:rPr>
                <w:rFonts w:hint="eastAsia" w:eastAsia="SimSun" w:cs="Arial Narrow"/>
                <w:b/>
                <w:bCs/>
                <w:sz w:val="22"/>
                <w:lang w:val="en-GB" w:eastAsia="zh-CN"/>
              </w:rPr>
              <w:t>诊断参数</w:t>
            </w:r>
            <w:r w:rsidRPr="002850E3">
              <w:rPr>
                <w:rFonts w:eastAsia="SimSun" w:cs="Arial Narrow"/>
                <w:b/>
                <w:bCs/>
                <w:sz w:val="22"/>
                <w:vertAlign w:val="superscript"/>
                <w:lang w:val="en-GB" w:eastAsia="zh-CN"/>
              </w:rPr>
              <w:t>6</w:t>
            </w:r>
          </w:p>
        </w:tc>
        <w:tc>
          <w:tcPr>
            <w:tcW w:w="397" w:type="pct"/>
            <w:shd w:val="clear" w:color="auto" w:fill="FFFFCC"/>
          </w:tcPr>
          <w:p w:rsidRPr="002850E3" w:rsidR="00E536C5" w:rsidP="001F0FCE" w:rsidRDefault="00E536C5" w14:paraId="1C6BBEFB" w14:textId="77777777">
            <w:pPr>
              <w:spacing w:before="0" w:after="0"/>
              <w:rPr>
                <w:rFonts w:eastAsia="SimSun" w:cs="Arial Narrow"/>
                <w:color w:val="000000"/>
                <w:sz w:val="22"/>
                <w:lang w:val="en-GB" w:eastAsia="zh-CN"/>
              </w:rPr>
            </w:pPr>
          </w:p>
        </w:tc>
        <w:tc>
          <w:tcPr>
            <w:tcW w:w="397" w:type="pct"/>
            <w:shd w:val="clear" w:color="auto" w:fill="FFFFCC"/>
          </w:tcPr>
          <w:p w:rsidRPr="002850E3" w:rsidR="00E536C5" w:rsidP="001F0FCE" w:rsidRDefault="00E536C5" w14:paraId="6C8A6259" w14:textId="77777777">
            <w:pPr>
              <w:spacing w:before="0" w:after="0"/>
              <w:rPr>
                <w:rFonts w:eastAsia="SimSun" w:cs="Arial Narrow"/>
                <w:color w:val="000000"/>
                <w:sz w:val="22"/>
                <w:lang w:val="en-GB" w:eastAsia="zh-CN"/>
              </w:rPr>
            </w:pPr>
          </w:p>
        </w:tc>
        <w:tc>
          <w:tcPr>
            <w:tcW w:w="397" w:type="pct"/>
            <w:shd w:val="clear" w:color="auto" w:fill="FFFFCC"/>
          </w:tcPr>
          <w:p w:rsidRPr="002850E3" w:rsidR="00E536C5" w:rsidP="001F0FCE" w:rsidRDefault="00E536C5" w14:paraId="13EBCEE5" w14:textId="77777777">
            <w:pPr>
              <w:spacing w:before="0" w:after="0"/>
              <w:rPr>
                <w:rFonts w:eastAsia="SimSun" w:cs="Arial Narrow"/>
                <w:color w:val="000000"/>
                <w:sz w:val="22"/>
                <w:lang w:val="en-GB" w:eastAsia="zh-CN"/>
              </w:rPr>
            </w:pPr>
          </w:p>
        </w:tc>
        <w:tc>
          <w:tcPr>
            <w:tcW w:w="397" w:type="pct"/>
            <w:shd w:val="clear" w:color="auto" w:fill="FFFFCC"/>
          </w:tcPr>
          <w:p w:rsidRPr="002850E3" w:rsidR="00E536C5" w:rsidP="001F0FCE" w:rsidRDefault="00E536C5" w14:paraId="586CE3A8" w14:textId="77777777">
            <w:pPr>
              <w:spacing w:before="0" w:after="0"/>
              <w:rPr>
                <w:rFonts w:eastAsia="SimSun" w:cs="Arial Narrow"/>
                <w:color w:val="000000"/>
                <w:sz w:val="22"/>
                <w:lang w:val="en-GB" w:eastAsia="zh-CN"/>
              </w:rPr>
            </w:pPr>
          </w:p>
        </w:tc>
        <w:tc>
          <w:tcPr>
            <w:tcW w:w="583" w:type="pct"/>
            <w:tcBorders>
              <w:bottom w:val="single" w:color="auto" w:sz="4" w:space="0"/>
            </w:tcBorders>
            <w:shd w:val="clear" w:color="auto" w:fill="FFFFCC"/>
          </w:tcPr>
          <w:p w:rsidRPr="002850E3" w:rsidR="00E536C5" w:rsidP="001F0FCE" w:rsidRDefault="00E536C5" w14:paraId="64669446" w14:textId="77777777">
            <w:pPr>
              <w:spacing w:before="0" w:after="0"/>
              <w:rPr>
                <w:rFonts w:eastAsia="SimSun" w:cs="Arial Narrow"/>
                <w:color w:val="000000"/>
                <w:sz w:val="22"/>
                <w:lang w:val="en-GB" w:eastAsia="zh-CN"/>
              </w:rPr>
            </w:pPr>
          </w:p>
        </w:tc>
        <w:tc>
          <w:tcPr>
            <w:tcW w:w="472" w:type="pct"/>
            <w:tcBorders>
              <w:bottom w:val="single" w:color="auto" w:sz="4" w:space="0"/>
            </w:tcBorders>
            <w:shd w:val="clear" w:color="auto" w:fill="FFFFCC"/>
          </w:tcPr>
          <w:p w:rsidRPr="002850E3" w:rsidR="00E536C5" w:rsidP="001F0FCE" w:rsidRDefault="00E536C5" w14:paraId="4E531F04" w14:textId="77777777">
            <w:pPr>
              <w:spacing w:before="0" w:after="0"/>
              <w:rPr>
                <w:rFonts w:eastAsia="SimSun" w:cs="Arial Narrow"/>
                <w:color w:val="000000"/>
                <w:sz w:val="22"/>
                <w:lang w:val="en-GB" w:eastAsia="zh-CN"/>
              </w:rPr>
            </w:pPr>
          </w:p>
        </w:tc>
        <w:tc>
          <w:tcPr>
            <w:tcW w:w="396" w:type="pct"/>
            <w:shd w:val="clear" w:color="auto" w:fill="FFFFCC"/>
          </w:tcPr>
          <w:p w:rsidRPr="002850E3" w:rsidR="00E536C5" w:rsidP="001F0FCE" w:rsidRDefault="00E536C5" w14:paraId="65D9B145" w14:textId="77777777">
            <w:pPr>
              <w:spacing w:before="0" w:after="0"/>
              <w:rPr>
                <w:rFonts w:eastAsia="SimSun" w:cs="Arial Narrow"/>
                <w:color w:val="000000"/>
                <w:sz w:val="22"/>
                <w:lang w:val="en-GB" w:eastAsia="zh-CN"/>
              </w:rPr>
            </w:pPr>
          </w:p>
        </w:tc>
      </w:tr>
      <w:tr w:rsidRPr="002850E3" w:rsidR="00E536C5" w:rsidTr="001F0FCE" w14:paraId="78350EC5" w14:textId="77777777">
        <w:tc>
          <w:tcPr>
            <w:tcW w:w="1961" w:type="pct"/>
            <w:tcBorders>
              <w:bottom w:val="single" w:color="auto" w:sz="4" w:space="0"/>
            </w:tcBorders>
          </w:tcPr>
          <w:p w:rsidRPr="002850E3" w:rsidR="00E536C5" w:rsidP="001F0FCE" w:rsidRDefault="00E536C5" w14:paraId="25E15617" w14:textId="77777777">
            <w:pPr>
              <w:spacing w:before="0" w:after="0"/>
              <w:rPr>
                <w:rFonts w:eastAsia="SimSun" w:cs="Times New Roman"/>
                <w:sz w:val="22"/>
                <w:lang w:val="en-GB" w:eastAsia="zh-CN"/>
              </w:rPr>
            </w:pPr>
            <w:proofErr w:type="spellStart"/>
            <w:r w:rsidRPr="002850E3">
              <w:rPr>
                <w:rFonts w:eastAsia="SimSun" w:cs="Times New Roman"/>
                <w:sz w:val="22"/>
                <w:lang w:val="en-GB" w:eastAsia="zh-CN"/>
              </w:rPr>
              <w:t>N</w:t>
            </w:r>
            <w:r w:rsidRPr="002850E3">
              <w:rPr>
                <w:rFonts w:eastAsia="SimSun" w:cs="Times New Roman"/>
                <w:sz w:val="22"/>
                <w:vertAlign w:val="subscript"/>
                <w:lang w:val="en-GB" w:eastAsia="zh-CN"/>
              </w:rPr>
              <w:t>pt</w:t>
            </w:r>
            <w:proofErr w:type="spellEnd"/>
          </w:p>
        </w:tc>
        <w:tc>
          <w:tcPr>
            <w:tcW w:w="397" w:type="pct"/>
            <w:tcBorders>
              <w:bottom w:val="single" w:color="auto" w:sz="4" w:space="0"/>
            </w:tcBorders>
          </w:tcPr>
          <w:p w:rsidRPr="002850E3" w:rsidR="00E536C5" w:rsidP="001F0FCE" w:rsidRDefault="00E536C5" w14:paraId="50B065A1" w14:textId="77777777">
            <w:pPr>
              <w:spacing w:before="0" w:after="0"/>
              <w:jc w:val="center"/>
              <w:rPr>
                <w:rFonts w:eastAsia="SimSun" w:cs="Arial Narrow"/>
                <w:color w:val="000000"/>
                <w:sz w:val="22"/>
                <w:lang w:val="en-GB" w:eastAsia="zh-CN"/>
              </w:rPr>
            </w:pPr>
          </w:p>
        </w:tc>
        <w:tc>
          <w:tcPr>
            <w:tcW w:w="397" w:type="pct"/>
            <w:tcBorders>
              <w:bottom w:val="single" w:color="auto" w:sz="4" w:space="0"/>
            </w:tcBorders>
          </w:tcPr>
          <w:p w:rsidRPr="002850E3" w:rsidR="00E536C5" w:rsidP="001F0FCE" w:rsidRDefault="00E536C5" w14:paraId="1A37B0F3" w14:textId="77777777">
            <w:pPr>
              <w:spacing w:before="0" w:after="0"/>
              <w:jc w:val="center"/>
              <w:rPr>
                <w:rFonts w:eastAsia="SimSun" w:cs="Arial Narrow"/>
                <w:color w:val="000000"/>
                <w:sz w:val="22"/>
                <w:lang w:val="en-GB" w:eastAsia="zh-CN"/>
              </w:rPr>
            </w:pPr>
          </w:p>
        </w:tc>
        <w:tc>
          <w:tcPr>
            <w:tcW w:w="397" w:type="pct"/>
            <w:tcBorders>
              <w:bottom w:val="single" w:color="auto" w:sz="4" w:space="0"/>
            </w:tcBorders>
          </w:tcPr>
          <w:p w:rsidRPr="002850E3" w:rsidR="00E536C5" w:rsidP="001F0FCE" w:rsidRDefault="00E536C5" w14:paraId="658C1D7C" w14:textId="77777777">
            <w:pPr>
              <w:spacing w:before="0" w:after="0"/>
              <w:jc w:val="center"/>
              <w:rPr>
                <w:rFonts w:eastAsia="SimSun" w:cs="Arial Narrow"/>
                <w:color w:val="000000"/>
                <w:sz w:val="22"/>
                <w:lang w:val="en-GB" w:eastAsia="zh-CN"/>
              </w:rPr>
            </w:pPr>
          </w:p>
        </w:tc>
        <w:tc>
          <w:tcPr>
            <w:tcW w:w="397" w:type="pct"/>
            <w:tcBorders>
              <w:bottom w:val="single" w:color="auto" w:sz="4" w:space="0"/>
            </w:tcBorders>
          </w:tcPr>
          <w:p w:rsidRPr="002850E3" w:rsidR="00E536C5" w:rsidP="001F0FCE" w:rsidRDefault="00E536C5" w14:paraId="4B541BA0" w14:textId="77777777">
            <w:pPr>
              <w:spacing w:before="0" w:after="0"/>
              <w:jc w:val="center"/>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74B4B372"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535512F3" w14:textId="77777777">
            <w:pPr>
              <w:spacing w:before="0" w:after="0"/>
              <w:jc w:val="center"/>
              <w:rPr>
                <w:rFonts w:eastAsia="SimSun" w:cs="Arial Narrow"/>
                <w:color w:val="000000"/>
                <w:sz w:val="22"/>
                <w:lang w:val="en-GB" w:eastAsia="zh-CN"/>
              </w:rPr>
            </w:pPr>
          </w:p>
        </w:tc>
        <w:tc>
          <w:tcPr>
            <w:tcW w:w="396" w:type="pct"/>
            <w:vMerge w:val="restart"/>
            <w:vAlign w:val="center"/>
          </w:tcPr>
          <w:p w:rsidRPr="002850E3" w:rsidR="00E536C5" w:rsidP="001F0FCE" w:rsidRDefault="00E536C5" w14:paraId="01C4DBE8" w14:textId="77777777">
            <w:pPr>
              <w:spacing w:before="0" w:after="0"/>
              <w:jc w:val="center"/>
              <w:rPr>
                <w:rFonts w:eastAsia="SimSun" w:cs="Arial Narrow"/>
                <w:color w:val="000000"/>
                <w:sz w:val="22"/>
                <w:lang w:val="en-GB" w:eastAsia="zh-CN"/>
              </w:rPr>
            </w:pPr>
            <w:r w:rsidRPr="002850E3">
              <w:rPr>
                <w:rFonts w:hint="eastAsia" w:eastAsia="SimSun" w:cs="Arial Narrow"/>
                <w:color w:val="000000"/>
                <w:sz w:val="22"/>
                <w:lang w:val="en-GB" w:eastAsia="zh-CN"/>
              </w:rPr>
              <w:t>Y</w:t>
            </w:r>
          </w:p>
        </w:tc>
      </w:tr>
      <w:tr w:rsidRPr="002850E3" w:rsidR="00E536C5" w:rsidTr="001F0FCE" w14:paraId="6A8C6767" w14:textId="77777777">
        <w:tc>
          <w:tcPr>
            <w:tcW w:w="1961" w:type="pct"/>
            <w:tcBorders>
              <w:bottom w:val="single" w:color="auto" w:sz="4" w:space="0"/>
            </w:tcBorders>
          </w:tcPr>
          <w:p w:rsidRPr="002850E3" w:rsidR="00E536C5" w:rsidP="001F0FCE" w:rsidRDefault="00E536C5" w14:paraId="2684A451" w14:textId="77777777">
            <w:pPr>
              <w:spacing w:before="0" w:after="0"/>
              <w:rPr>
                <w:rFonts w:eastAsia="SimSun" w:cs="Times New Roman"/>
                <w:sz w:val="22"/>
                <w:lang w:val="en-GB" w:eastAsia="zh-CN"/>
              </w:rPr>
            </w:pPr>
            <w:proofErr w:type="spellStart"/>
            <w:r w:rsidRPr="002850E3">
              <w:rPr>
                <w:rFonts w:eastAsia="SimSun" w:cs="Times New Roman"/>
                <w:sz w:val="22"/>
                <w:lang w:val="en-GB" w:eastAsia="zh-CN"/>
              </w:rPr>
              <w:t>λ</w:t>
            </w:r>
            <w:r w:rsidRPr="002850E3">
              <w:rPr>
                <w:rFonts w:hint="eastAsia" w:eastAsia="SimSun" w:cs="Times New Roman"/>
                <w:sz w:val="22"/>
                <w:vertAlign w:val="subscript"/>
                <w:lang w:val="en-GB" w:eastAsia="zh-CN"/>
              </w:rPr>
              <w:t>z</w:t>
            </w:r>
            <w:proofErr w:type="spellEnd"/>
            <w:r w:rsidRPr="002850E3">
              <w:rPr>
                <w:rFonts w:eastAsia="SimSun" w:cs="Times New Roman"/>
                <w:sz w:val="22"/>
                <w:vertAlign w:val="subscript"/>
                <w:lang w:val="en-GB" w:eastAsia="zh-CN"/>
              </w:rPr>
              <w:softHyphen/>
            </w:r>
            <w:r w:rsidRPr="002850E3">
              <w:rPr>
                <w:rFonts w:hint="eastAsia" w:eastAsia="SimSun" w:cs="Times New Roman"/>
                <w:sz w:val="22"/>
                <w:vertAlign w:val="subscript"/>
                <w:lang w:val="en-GB" w:eastAsia="zh-CN"/>
              </w:rPr>
              <w:t>_</w:t>
            </w:r>
            <w:r w:rsidRPr="002850E3">
              <w:rPr>
                <w:rFonts w:eastAsia="SimSun" w:cs="Times New Roman"/>
                <w:sz w:val="22"/>
                <w:vertAlign w:val="subscript"/>
                <w:lang w:val="en-GB" w:eastAsia="zh-CN"/>
              </w:rPr>
              <w:t>upper</w:t>
            </w:r>
          </w:p>
        </w:tc>
        <w:tc>
          <w:tcPr>
            <w:tcW w:w="397" w:type="pct"/>
            <w:tcBorders>
              <w:bottom w:val="single" w:color="auto" w:sz="4" w:space="0"/>
            </w:tcBorders>
          </w:tcPr>
          <w:p w:rsidRPr="002850E3" w:rsidR="00E536C5" w:rsidP="001F0FCE" w:rsidRDefault="00E536C5" w14:paraId="49A06E7F" w14:textId="77777777">
            <w:pPr>
              <w:spacing w:before="0" w:after="0"/>
              <w:jc w:val="center"/>
              <w:rPr>
                <w:rFonts w:eastAsia="SimSun" w:cs="Arial Narrow"/>
                <w:color w:val="000000"/>
                <w:sz w:val="22"/>
                <w:lang w:val="en-GB" w:eastAsia="zh-CN"/>
              </w:rPr>
            </w:pPr>
          </w:p>
        </w:tc>
        <w:tc>
          <w:tcPr>
            <w:tcW w:w="397" w:type="pct"/>
            <w:tcBorders>
              <w:bottom w:val="single" w:color="auto" w:sz="4" w:space="0"/>
            </w:tcBorders>
          </w:tcPr>
          <w:p w:rsidRPr="002850E3" w:rsidR="00E536C5" w:rsidP="001F0FCE" w:rsidRDefault="00E536C5" w14:paraId="2ABBEB62" w14:textId="77777777">
            <w:pPr>
              <w:spacing w:before="0" w:after="0"/>
              <w:jc w:val="center"/>
              <w:rPr>
                <w:rFonts w:eastAsia="SimSun" w:cs="Arial Narrow"/>
                <w:color w:val="000000"/>
                <w:sz w:val="22"/>
                <w:lang w:val="en-GB" w:eastAsia="zh-CN"/>
              </w:rPr>
            </w:pPr>
          </w:p>
        </w:tc>
        <w:tc>
          <w:tcPr>
            <w:tcW w:w="397" w:type="pct"/>
            <w:tcBorders>
              <w:bottom w:val="single" w:color="auto" w:sz="4" w:space="0"/>
            </w:tcBorders>
          </w:tcPr>
          <w:p w:rsidRPr="002850E3" w:rsidR="00E536C5" w:rsidP="001F0FCE" w:rsidRDefault="00E536C5" w14:paraId="0641E200" w14:textId="77777777">
            <w:pPr>
              <w:spacing w:before="0" w:after="0"/>
              <w:jc w:val="center"/>
              <w:rPr>
                <w:rFonts w:eastAsia="SimSun" w:cs="Arial Narrow"/>
                <w:color w:val="000000"/>
                <w:sz w:val="22"/>
                <w:lang w:val="en-GB" w:eastAsia="zh-CN"/>
              </w:rPr>
            </w:pPr>
          </w:p>
        </w:tc>
        <w:tc>
          <w:tcPr>
            <w:tcW w:w="397" w:type="pct"/>
            <w:tcBorders>
              <w:bottom w:val="single" w:color="auto" w:sz="4" w:space="0"/>
            </w:tcBorders>
          </w:tcPr>
          <w:p w:rsidRPr="002850E3" w:rsidR="00E536C5" w:rsidP="001F0FCE" w:rsidRDefault="00E536C5" w14:paraId="2887D3D9" w14:textId="77777777">
            <w:pPr>
              <w:spacing w:before="0" w:after="0"/>
              <w:jc w:val="center"/>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7DD6E7FF"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388F1C5F" w14:textId="77777777">
            <w:pPr>
              <w:spacing w:before="0" w:after="0"/>
              <w:jc w:val="center"/>
              <w:rPr>
                <w:rFonts w:eastAsia="SimSun" w:cs="Arial Narrow"/>
                <w:color w:val="000000"/>
                <w:sz w:val="22"/>
                <w:lang w:val="en-GB" w:eastAsia="zh-CN"/>
              </w:rPr>
            </w:pPr>
          </w:p>
        </w:tc>
        <w:tc>
          <w:tcPr>
            <w:tcW w:w="396" w:type="pct"/>
            <w:vMerge/>
            <w:vAlign w:val="center"/>
          </w:tcPr>
          <w:p w:rsidRPr="002850E3" w:rsidR="00E536C5" w:rsidP="001F0FCE" w:rsidRDefault="00E536C5" w14:paraId="6540305E" w14:textId="77777777">
            <w:pPr>
              <w:spacing w:before="0" w:after="0"/>
              <w:jc w:val="center"/>
              <w:rPr>
                <w:rFonts w:eastAsia="SimSun" w:cs="Arial Narrow"/>
                <w:color w:val="000000"/>
                <w:sz w:val="22"/>
                <w:lang w:val="en-GB" w:eastAsia="zh-CN"/>
              </w:rPr>
            </w:pPr>
          </w:p>
        </w:tc>
      </w:tr>
      <w:tr w:rsidRPr="002850E3" w:rsidR="00E536C5" w:rsidTr="001F0FCE" w14:paraId="5E467E6D" w14:textId="77777777">
        <w:tc>
          <w:tcPr>
            <w:tcW w:w="1961" w:type="pct"/>
            <w:tcBorders>
              <w:bottom w:val="single" w:color="auto" w:sz="4" w:space="0"/>
            </w:tcBorders>
          </w:tcPr>
          <w:p w:rsidRPr="002850E3" w:rsidR="00E536C5" w:rsidP="001F0FCE" w:rsidRDefault="00E536C5" w14:paraId="2767D1C8" w14:textId="77777777">
            <w:pPr>
              <w:spacing w:before="0" w:after="0"/>
              <w:rPr>
                <w:rFonts w:eastAsia="SimSun" w:cs="Times New Roman"/>
                <w:sz w:val="22"/>
                <w:lang w:val="en-GB" w:eastAsia="zh-CN"/>
              </w:rPr>
            </w:pPr>
            <w:proofErr w:type="spellStart"/>
            <w:r w:rsidRPr="002850E3">
              <w:rPr>
                <w:rFonts w:eastAsia="SimSun" w:cs="Times New Roman"/>
                <w:sz w:val="22"/>
                <w:lang w:val="en-GB" w:eastAsia="zh-CN"/>
              </w:rPr>
              <w:t>λ</w:t>
            </w:r>
            <w:r w:rsidRPr="002850E3">
              <w:rPr>
                <w:rFonts w:hint="eastAsia" w:eastAsia="SimSun" w:cs="Times New Roman"/>
                <w:sz w:val="22"/>
                <w:vertAlign w:val="subscript"/>
                <w:lang w:val="en-GB" w:eastAsia="zh-CN"/>
              </w:rPr>
              <w:t>z</w:t>
            </w:r>
            <w:proofErr w:type="spellEnd"/>
            <w:r w:rsidRPr="002850E3">
              <w:rPr>
                <w:rFonts w:eastAsia="SimSun" w:cs="Times New Roman"/>
                <w:sz w:val="22"/>
                <w:vertAlign w:val="subscript"/>
                <w:lang w:val="en-GB" w:eastAsia="zh-CN"/>
              </w:rPr>
              <w:softHyphen/>
            </w:r>
            <w:r w:rsidRPr="002850E3">
              <w:rPr>
                <w:rFonts w:hint="eastAsia" w:eastAsia="SimSun" w:cs="Times New Roman"/>
                <w:sz w:val="22"/>
                <w:vertAlign w:val="subscript"/>
                <w:lang w:val="en-GB" w:eastAsia="zh-CN"/>
              </w:rPr>
              <w:t>_lower</w:t>
            </w:r>
          </w:p>
        </w:tc>
        <w:tc>
          <w:tcPr>
            <w:tcW w:w="397" w:type="pct"/>
            <w:tcBorders>
              <w:bottom w:val="single" w:color="auto" w:sz="4" w:space="0"/>
            </w:tcBorders>
          </w:tcPr>
          <w:p w:rsidRPr="002850E3" w:rsidR="00E536C5" w:rsidP="001F0FCE" w:rsidRDefault="00E536C5" w14:paraId="54E7A6B1" w14:textId="77777777">
            <w:pPr>
              <w:spacing w:before="0" w:after="0"/>
              <w:jc w:val="center"/>
              <w:rPr>
                <w:rFonts w:eastAsia="SimSun" w:cs="Arial Narrow"/>
                <w:color w:val="000000"/>
                <w:sz w:val="22"/>
                <w:lang w:val="en-GB" w:eastAsia="zh-CN"/>
              </w:rPr>
            </w:pPr>
          </w:p>
        </w:tc>
        <w:tc>
          <w:tcPr>
            <w:tcW w:w="397" w:type="pct"/>
            <w:tcBorders>
              <w:bottom w:val="single" w:color="auto" w:sz="4" w:space="0"/>
            </w:tcBorders>
          </w:tcPr>
          <w:p w:rsidRPr="002850E3" w:rsidR="00E536C5" w:rsidP="001F0FCE" w:rsidRDefault="00E536C5" w14:paraId="55F2C79D" w14:textId="77777777">
            <w:pPr>
              <w:spacing w:before="0" w:after="0"/>
              <w:jc w:val="center"/>
              <w:rPr>
                <w:rFonts w:eastAsia="SimSun" w:cs="Arial Narrow"/>
                <w:color w:val="000000"/>
                <w:sz w:val="22"/>
                <w:lang w:val="en-GB" w:eastAsia="zh-CN"/>
              </w:rPr>
            </w:pPr>
          </w:p>
        </w:tc>
        <w:tc>
          <w:tcPr>
            <w:tcW w:w="397" w:type="pct"/>
            <w:tcBorders>
              <w:bottom w:val="single" w:color="auto" w:sz="4" w:space="0"/>
            </w:tcBorders>
          </w:tcPr>
          <w:p w:rsidRPr="002850E3" w:rsidR="00E536C5" w:rsidP="001F0FCE" w:rsidRDefault="00E536C5" w14:paraId="5DE0C0C7" w14:textId="77777777">
            <w:pPr>
              <w:spacing w:before="0" w:after="0"/>
              <w:jc w:val="center"/>
              <w:rPr>
                <w:rFonts w:eastAsia="SimSun" w:cs="Arial Narrow"/>
                <w:color w:val="000000"/>
                <w:sz w:val="22"/>
                <w:lang w:val="en-GB" w:eastAsia="zh-CN"/>
              </w:rPr>
            </w:pPr>
          </w:p>
        </w:tc>
        <w:tc>
          <w:tcPr>
            <w:tcW w:w="397" w:type="pct"/>
            <w:tcBorders>
              <w:bottom w:val="single" w:color="auto" w:sz="4" w:space="0"/>
            </w:tcBorders>
          </w:tcPr>
          <w:p w:rsidRPr="002850E3" w:rsidR="00E536C5" w:rsidP="001F0FCE" w:rsidRDefault="00E536C5" w14:paraId="12507DF8" w14:textId="77777777">
            <w:pPr>
              <w:spacing w:before="0" w:after="0"/>
              <w:jc w:val="center"/>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34FD473F" w14:textId="77777777">
            <w:pPr>
              <w:spacing w:before="0" w:after="0"/>
              <w:jc w:val="center"/>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73A2FF8B" w14:textId="77777777">
            <w:pPr>
              <w:spacing w:before="0" w:after="0"/>
              <w:jc w:val="center"/>
              <w:rPr>
                <w:rFonts w:eastAsia="SimSun" w:cs="Arial Narrow"/>
                <w:color w:val="000000"/>
                <w:sz w:val="22"/>
                <w:lang w:val="en-GB" w:eastAsia="zh-CN"/>
              </w:rPr>
            </w:pPr>
          </w:p>
        </w:tc>
        <w:tc>
          <w:tcPr>
            <w:tcW w:w="396" w:type="pct"/>
            <w:vMerge/>
            <w:vAlign w:val="center"/>
          </w:tcPr>
          <w:p w:rsidRPr="002850E3" w:rsidR="00E536C5" w:rsidP="001F0FCE" w:rsidRDefault="00E536C5" w14:paraId="4F327886" w14:textId="77777777">
            <w:pPr>
              <w:spacing w:before="0" w:after="0"/>
              <w:jc w:val="center"/>
              <w:rPr>
                <w:rFonts w:eastAsia="SimSun" w:cs="Arial Narrow"/>
                <w:color w:val="000000"/>
                <w:sz w:val="22"/>
                <w:lang w:val="en-GB" w:eastAsia="zh-CN"/>
              </w:rPr>
            </w:pPr>
          </w:p>
        </w:tc>
      </w:tr>
      <w:tr w:rsidRPr="002850E3" w:rsidR="00E536C5" w:rsidTr="001F0FCE" w14:paraId="44CA8FA4" w14:textId="77777777">
        <w:tc>
          <w:tcPr>
            <w:tcW w:w="1961" w:type="pct"/>
            <w:tcBorders>
              <w:bottom w:val="single" w:color="auto" w:sz="4" w:space="0"/>
            </w:tcBorders>
          </w:tcPr>
          <w:p w:rsidRPr="002850E3" w:rsidR="00E536C5" w:rsidP="001F0FCE" w:rsidRDefault="00E536C5" w14:paraId="516CFBF4" w14:textId="77777777">
            <w:pPr>
              <w:spacing w:before="0" w:after="0"/>
              <w:rPr>
                <w:rFonts w:eastAsia="SimSun" w:cs="Times New Roman"/>
                <w:sz w:val="22"/>
                <w:lang w:val="en-GB" w:eastAsia="zh-CN"/>
              </w:rPr>
            </w:pPr>
            <w:proofErr w:type="spellStart"/>
            <w:r w:rsidRPr="002850E3">
              <w:rPr>
                <w:rFonts w:eastAsia="SimSun" w:cs="Times New Roman"/>
                <w:sz w:val="22"/>
                <w:lang w:val="en-GB" w:eastAsia="zh-CN"/>
              </w:rPr>
              <w:t>R</w:t>
            </w:r>
            <w:r w:rsidRPr="002850E3">
              <w:rPr>
                <w:rFonts w:eastAsia="SimSun" w:cs="Times New Roman"/>
                <w:sz w:val="22"/>
                <w:vertAlign w:val="subscript"/>
                <w:lang w:val="en-GB" w:eastAsia="zh-CN"/>
              </w:rPr>
              <w:t>sq</w:t>
            </w:r>
            <w:proofErr w:type="spellEnd"/>
          </w:p>
        </w:tc>
        <w:tc>
          <w:tcPr>
            <w:tcW w:w="397" w:type="pct"/>
            <w:tcBorders>
              <w:bottom w:val="single" w:color="auto" w:sz="4" w:space="0"/>
            </w:tcBorders>
          </w:tcPr>
          <w:p w:rsidRPr="002850E3" w:rsidR="00E536C5" w:rsidP="001F0FCE" w:rsidRDefault="00E536C5" w14:paraId="5D0AB01B" w14:textId="77777777">
            <w:pPr>
              <w:spacing w:before="0" w:after="0"/>
              <w:rPr>
                <w:rFonts w:eastAsia="SimSun" w:cs="Arial Narrow"/>
                <w:color w:val="000000"/>
                <w:sz w:val="22"/>
                <w:lang w:val="en-GB" w:eastAsia="zh-CN"/>
              </w:rPr>
            </w:pPr>
          </w:p>
        </w:tc>
        <w:tc>
          <w:tcPr>
            <w:tcW w:w="397" w:type="pct"/>
            <w:tcBorders>
              <w:bottom w:val="single" w:color="auto" w:sz="4" w:space="0"/>
            </w:tcBorders>
          </w:tcPr>
          <w:p w:rsidRPr="002850E3" w:rsidR="00E536C5" w:rsidP="001F0FCE" w:rsidRDefault="00E536C5" w14:paraId="7E12EE4C" w14:textId="77777777">
            <w:pPr>
              <w:spacing w:before="0" w:after="0"/>
              <w:rPr>
                <w:rFonts w:eastAsia="SimSun" w:cs="Arial Narrow"/>
                <w:color w:val="000000"/>
                <w:sz w:val="22"/>
                <w:lang w:val="en-GB" w:eastAsia="zh-CN"/>
              </w:rPr>
            </w:pPr>
          </w:p>
        </w:tc>
        <w:tc>
          <w:tcPr>
            <w:tcW w:w="397" w:type="pct"/>
            <w:tcBorders>
              <w:bottom w:val="single" w:color="auto" w:sz="4" w:space="0"/>
            </w:tcBorders>
          </w:tcPr>
          <w:p w:rsidRPr="002850E3" w:rsidR="00E536C5" w:rsidP="001F0FCE" w:rsidRDefault="00E536C5" w14:paraId="374CC86E" w14:textId="77777777">
            <w:pPr>
              <w:spacing w:before="0" w:after="0"/>
              <w:rPr>
                <w:rFonts w:eastAsia="SimSun" w:cs="Arial Narrow"/>
                <w:color w:val="000000"/>
                <w:sz w:val="22"/>
                <w:lang w:val="en-GB" w:eastAsia="zh-CN"/>
              </w:rPr>
            </w:pPr>
          </w:p>
        </w:tc>
        <w:tc>
          <w:tcPr>
            <w:tcW w:w="397" w:type="pct"/>
            <w:tcBorders>
              <w:bottom w:val="single" w:color="auto" w:sz="4" w:space="0"/>
            </w:tcBorders>
          </w:tcPr>
          <w:p w:rsidRPr="002850E3" w:rsidR="00E536C5" w:rsidP="001F0FCE" w:rsidRDefault="00E536C5" w14:paraId="17B1F051" w14:textId="77777777">
            <w:pPr>
              <w:spacing w:before="0" w:after="0"/>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205D0A6D" w14:textId="77777777">
            <w:pPr>
              <w:spacing w:before="0" w:after="0"/>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2C65B783" w14:textId="77777777">
            <w:pPr>
              <w:spacing w:before="0" w:after="0"/>
              <w:rPr>
                <w:rFonts w:eastAsia="SimSun" w:cs="Arial Narrow"/>
                <w:color w:val="000000"/>
                <w:sz w:val="22"/>
                <w:lang w:val="en-GB" w:eastAsia="zh-CN"/>
              </w:rPr>
            </w:pPr>
          </w:p>
        </w:tc>
        <w:tc>
          <w:tcPr>
            <w:tcW w:w="396" w:type="pct"/>
            <w:vMerge/>
          </w:tcPr>
          <w:p w:rsidRPr="002850E3" w:rsidR="00E536C5" w:rsidP="001F0FCE" w:rsidRDefault="00E536C5" w14:paraId="553DF41B" w14:textId="77777777">
            <w:pPr>
              <w:spacing w:before="0" w:after="0"/>
              <w:rPr>
                <w:rFonts w:eastAsia="SimSun" w:cs="Arial Narrow"/>
                <w:color w:val="000000"/>
                <w:sz w:val="22"/>
                <w:lang w:val="en-GB" w:eastAsia="zh-CN"/>
              </w:rPr>
            </w:pPr>
          </w:p>
        </w:tc>
      </w:tr>
      <w:tr w:rsidRPr="002850E3" w:rsidR="00E536C5" w:rsidTr="001F0FCE" w14:paraId="5EA8A12B" w14:textId="77777777">
        <w:tc>
          <w:tcPr>
            <w:tcW w:w="1961" w:type="pct"/>
            <w:tcBorders>
              <w:bottom w:val="single" w:color="auto" w:sz="4" w:space="0"/>
            </w:tcBorders>
          </w:tcPr>
          <w:p w:rsidRPr="002850E3" w:rsidR="00E536C5" w:rsidP="001F0FCE" w:rsidRDefault="00E536C5" w14:paraId="29F56CA2" w14:textId="77777777">
            <w:pPr>
              <w:spacing w:before="0" w:after="0"/>
              <w:rPr>
                <w:rFonts w:eastAsia="SimSun" w:cs="Times New Roman"/>
                <w:sz w:val="22"/>
                <w:lang w:val="en-GB" w:eastAsia="zh-CN"/>
              </w:rPr>
            </w:pPr>
            <w:r w:rsidRPr="002850E3">
              <w:rPr>
                <w:rFonts w:eastAsia="SimSun" w:cs="Times New Roman"/>
                <w:sz w:val="22"/>
                <w:lang w:val="en-GB" w:eastAsia="zh-CN"/>
              </w:rPr>
              <w:t>%</w:t>
            </w:r>
            <w:proofErr w:type="spellStart"/>
            <w:r w:rsidRPr="002850E3">
              <w:rPr>
                <w:rFonts w:eastAsia="SimSun" w:cs="Times New Roman"/>
                <w:sz w:val="22"/>
                <w:lang w:val="en-GB" w:eastAsia="zh-CN"/>
              </w:rPr>
              <w:t>AUC</w:t>
            </w:r>
            <w:r w:rsidRPr="002850E3">
              <w:rPr>
                <w:rFonts w:eastAsia="SimSun" w:cs="Times New Roman"/>
                <w:sz w:val="22"/>
                <w:vertAlign w:val="subscript"/>
                <w:lang w:val="en-GB" w:eastAsia="zh-CN"/>
              </w:rPr>
              <w:t>ex</w:t>
            </w:r>
            <w:proofErr w:type="spellEnd"/>
          </w:p>
        </w:tc>
        <w:tc>
          <w:tcPr>
            <w:tcW w:w="397" w:type="pct"/>
            <w:tcBorders>
              <w:bottom w:val="single" w:color="auto" w:sz="4" w:space="0"/>
            </w:tcBorders>
          </w:tcPr>
          <w:p w:rsidRPr="002850E3" w:rsidR="00E536C5" w:rsidP="001F0FCE" w:rsidRDefault="00E536C5" w14:paraId="47554576" w14:textId="77777777">
            <w:pPr>
              <w:spacing w:before="0" w:after="0"/>
              <w:rPr>
                <w:rFonts w:eastAsia="SimSun" w:cs="Arial Narrow"/>
                <w:color w:val="000000"/>
                <w:sz w:val="22"/>
                <w:lang w:val="en-GB" w:eastAsia="zh-CN"/>
              </w:rPr>
            </w:pPr>
          </w:p>
        </w:tc>
        <w:tc>
          <w:tcPr>
            <w:tcW w:w="397" w:type="pct"/>
            <w:tcBorders>
              <w:bottom w:val="single" w:color="auto" w:sz="4" w:space="0"/>
            </w:tcBorders>
          </w:tcPr>
          <w:p w:rsidRPr="002850E3" w:rsidR="00E536C5" w:rsidP="001F0FCE" w:rsidRDefault="00E536C5" w14:paraId="2D56AC11" w14:textId="77777777">
            <w:pPr>
              <w:spacing w:before="0" w:after="0"/>
              <w:rPr>
                <w:rFonts w:eastAsia="SimSun" w:cs="Arial Narrow"/>
                <w:color w:val="000000"/>
                <w:sz w:val="22"/>
                <w:lang w:val="en-GB" w:eastAsia="zh-CN"/>
              </w:rPr>
            </w:pPr>
          </w:p>
        </w:tc>
        <w:tc>
          <w:tcPr>
            <w:tcW w:w="397" w:type="pct"/>
            <w:tcBorders>
              <w:bottom w:val="single" w:color="auto" w:sz="4" w:space="0"/>
            </w:tcBorders>
          </w:tcPr>
          <w:p w:rsidRPr="002850E3" w:rsidR="00E536C5" w:rsidP="001F0FCE" w:rsidRDefault="00E536C5" w14:paraId="7113C6BD" w14:textId="77777777">
            <w:pPr>
              <w:spacing w:before="0" w:after="0"/>
              <w:rPr>
                <w:rFonts w:eastAsia="SimSun" w:cs="Arial Narrow"/>
                <w:color w:val="000000"/>
                <w:sz w:val="22"/>
                <w:lang w:val="en-GB" w:eastAsia="zh-CN"/>
              </w:rPr>
            </w:pPr>
          </w:p>
        </w:tc>
        <w:tc>
          <w:tcPr>
            <w:tcW w:w="397" w:type="pct"/>
            <w:tcBorders>
              <w:bottom w:val="single" w:color="auto" w:sz="4" w:space="0"/>
            </w:tcBorders>
          </w:tcPr>
          <w:p w:rsidRPr="002850E3" w:rsidR="00E536C5" w:rsidP="001F0FCE" w:rsidRDefault="00E536C5" w14:paraId="1EBC3434" w14:textId="77777777">
            <w:pPr>
              <w:spacing w:before="0" w:after="0"/>
              <w:rPr>
                <w:rFonts w:eastAsia="SimSun" w:cs="Arial Narrow"/>
                <w:color w:val="000000"/>
                <w:sz w:val="22"/>
                <w:lang w:val="en-GB" w:eastAsia="zh-CN"/>
              </w:rPr>
            </w:pPr>
          </w:p>
        </w:tc>
        <w:tc>
          <w:tcPr>
            <w:tcW w:w="583" w:type="pct"/>
            <w:tcBorders>
              <w:bottom w:val="single" w:color="auto" w:sz="4" w:space="0"/>
            </w:tcBorders>
          </w:tcPr>
          <w:p w:rsidRPr="002850E3" w:rsidR="00E536C5" w:rsidP="001F0FCE" w:rsidRDefault="00E536C5" w14:paraId="352B65F7" w14:textId="77777777">
            <w:pPr>
              <w:spacing w:before="0" w:after="0"/>
              <w:rPr>
                <w:rFonts w:eastAsia="SimSun" w:cs="Arial Narrow"/>
                <w:color w:val="000000"/>
                <w:sz w:val="22"/>
                <w:lang w:val="en-GB" w:eastAsia="zh-CN"/>
              </w:rPr>
            </w:pPr>
          </w:p>
        </w:tc>
        <w:tc>
          <w:tcPr>
            <w:tcW w:w="472" w:type="pct"/>
            <w:tcBorders>
              <w:bottom w:val="single" w:color="auto" w:sz="4" w:space="0"/>
            </w:tcBorders>
          </w:tcPr>
          <w:p w:rsidRPr="002850E3" w:rsidR="00E536C5" w:rsidP="001F0FCE" w:rsidRDefault="00E536C5" w14:paraId="5CF37B9C" w14:textId="77777777">
            <w:pPr>
              <w:spacing w:before="0" w:after="0"/>
              <w:rPr>
                <w:rFonts w:eastAsia="SimSun" w:cs="Arial Narrow"/>
                <w:color w:val="000000"/>
                <w:sz w:val="22"/>
                <w:lang w:val="en-GB" w:eastAsia="zh-CN"/>
              </w:rPr>
            </w:pPr>
          </w:p>
        </w:tc>
        <w:tc>
          <w:tcPr>
            <w:tcW w:w="396" w:type="pct"/>
            <w:vMerge/>
            <w:tcBorders>
              <w:bottom w:val="single" w:color="auto" w:sz="4" w:space="0"/>
            </w:tcBorders>
          </w:tcPr>
          <w:p w:rsidRPr="002850E3" w:rsidR="00E536C5" w:rsidP="001F0FCE" w:rsidRDefault="00E536C5" w14:paraId="03DA096F" w14:textId="77777777">
            <w:pPr>
              <w:spacing w:before="0" w:after="0"/>
              <w:rPr>
                <w:rFonts w:eastAsia="SimSun" w:cs="Arial Narrow"/>
                <w:color w:val="000000"/>
                <w:sz w:val="22"/>
                <w:lang w:val="en-GB" w:eastAsia="zh-CN"/>
              </w:rPr>
            </w:pPr>
          </w:p>
        </w:tc>
      </w:tr>
    </w:tbl>
    <w:p w:rsidRPr="002850E3" w:rsidR="00E536C5" w:rsidP="00E536C5" w:rsidRDefault="00E536C5" w14:paraId="063BD128" w14:textId="77777777">
      <w:pPr>
        <w:tabs>
          <w:tab w:val="left" w:pos="360"/>
        </w:tabs>
        <w:spacing w:before="0" w:after="0"/>
        <w:ind w:left="357" w:hanging="357"/>
        <w:rPr>
          <w:rFonts w:eastAsia="SimSun" w:cs="Arial Narrow"/>
          <w:b/>
          <w:sz w:val="20"/>
          <w:szCs w:val="20"/>
          <w:lang w:val="en-GB"/>
        </w:rPr>
      </w:pPr>
      <w:bookmarkStart w:name="_Hlk23250908" w:id="545"/>
      <w:r w:rsidRPr="002850E3">
        <w:rPr>
          <w:rFonts w:hint="eastAsia" w:eastAsia="SimSun" w:cs="Arial Narrow"/>
          <w:b/>
          <w:sz w:val="20"/>
          <w:szCs w:val="20"/>
          <w:lang w:val="en-GB"/>
        </w:rPr>
        <w:t>注：</w:t>
      </w:r>
    </w:p>
    <w:p w:rsidRPr="002850E3" w:rsidR="00E536C5" w:rsidP="00E536C5" w:rsidRDefault="00E536C5" w14:paraId="3FD3998A" w14:textId="77777777">
      <w:pPr>
        <w:numPr>
          <w:ilvl w:val="0"/>
          <w:numId w:val="108"/>
        </w:numPr>
        <w:tabs>
          <w:tab w:val="left" w:pos="360"/>
        </w:tabs>
        <w:spacing w:before="0" w:after="0" w:line="280" w:lineRule="atLeast"/>
        <w:ind w:left="357" w:hanging="357"/>
        <w:rPr>
          <w:rFonts w:eastAsia="SimSun" w:cs="Arial Narrow"/>
          <w:sz w:val="20"/>
          <w:szCs w:val="20"/>
          <w:lang w:val="en-GB"/>
        </w:rPr>
      </w:pPr>
      <w:r w:rsidRPr="002850E3">
        <w:rPr>
          <w:rFonts w:eastAsia="SimSun" w:cs="Arial Narrow"/>
          <w:sz w:val="20"/>
          <w:szCs w:val="20"/>
          <w:lang w:val="en-GB"/>
        </w:rPr>
        <w:t xml:space="preserve">T = </w:t>
      </w:r>
      <w:proofErr w:type="spellStart"/>
      <w:r w:rsidRPr="002850E3">
        <w:rPr>
          <w:rFonts w:hint="eastAsia" w:eastAsia="SimSun" w:cs="Arial Narrow"/>
          <w:sz w:val="20"/>
          <w:szCs w:val="20"/>
          <w:lang w:val="en-GB"/>
        </w:rPr>
        <w:t>表格</w:t>
      </w:r>
      <w:proofErr w:type="spellEnd"/>
      <w:r w:rsidRPr="002850E3">
        <w:rPr>
          <w:rFonts w:hint="eastAsia" w:eastAsia="SimSun" w:cs="Arial Narrow"/>
          <w:sz w:val="20"/>
          <w:szCs w:val="20"/>
          <w:lang w:val="en-GB"/>
        </w:rPr>
        <w:t>，</w:t>
      </w:r>
      <w:r w:rsidRPr="002850E3">
        <w:rPr>
          <w:rFonts w:eastAsia="SimSun" w:cs="Arial Narrow"/>
          <w:sz w:val="20"/>
          <w:szCs w:val="20"/>
          <w:lang w:val="en-GB"/>
        </w:rPr>
        <w:t xml:space="preserve">F = </w:t>
      </w:r>
      <w:proofErr w:type="spellStart"/>
      <w:r w:rsidRPr="002850E3">
        <w:rPr>
          <w:rFonts w:hint="eastAsia" w:eastAsia="SimSun" w:cs="Arial Narrow"/>
          <w:sz w:val="20"/>
          <w:szCs w:val="20"/>
          <w:lang w:val="en-GB"/>
        </w:rPr>
        <w:t>图形</w:t>
      </w:r>
      <w:proofErr w:type="spellEnd"/>
      <w:r w:rsidRPr="002850E3">
        <w:rPr>
          <w:rFonts w:hint="eastAsia" w:eastAsia="SimSun" w:cs="Arial Narrow"/>
          <w:sz w:val="20"/>
          <w:szCs w:val="20"/>
          <w:lang w:val="en-GB"/>
        </w:rPr>
        <w:t>，</w:t>
      </w:r>
      <w:r w:rsidRPr="002850E3">
        <w:rPr>
          <w:rFonts w:eastAsia="SimSun" w:cs="Arial Narrow"/>
          <w:sz w:val="20"/>
          <w:szCs w:val="20"/>
          <w:lang w:val="en-GB"/>
        </w:rPr>
        <w:t xml:space="preserve">L = </w:t>
      </w:r>
      <w:proofErr w:type="spellStart"/>
      <w:r w:rsidRPr="002850E3">
        <w:rPr>
          <w:rFonts w:hint="eastAsia" w:eastAsia="SimSun" w:cs="Arial Narrow"/>
          <w:sz w:val="20"/>
          <w:szCs w:val="20"/>
          <w:lang w:val="en-GB"/>
        </w:rPr>
        <w:t>列表</w:t>
      </w:r>
      <w:proofErr w:type="spellEnd"/>
      <w:r w:rsidRPr="002850E3">
        <w:rPr>
          <w:rFonts w:hint="eastAsia" w:eastAsia="SimSun" w:cs="Arial Narrow"/>
          <w:sz w:val="20"/>
          <w:szCs w:val="20"/>
          <w:lang w:val="en-GB"/>
        </w:rPr>
        <w:t>，</w:t>
      </w:r>
      <w:r w:rsidRPr="002850E3">
        <w:rPr>
          <w:rFonts w:eastAsia="SimSun" w:cs="Arial Narrow"/>
          <w:sz w:val="20"/>
          <w:szCs w:val="20"/>
          <w:lang w:val="en-GB"/>
        </w:rPr>
        <w:t xml:space="preserve">Y = </w:t>
      </w:r>
      <w:proofErr w:type="spellStart"/>
      <w:r w:rsidRPr="002850E3">
        <w:rPr>
          <w:rFonts w:hint="eastAsia" w:eastAsia="SimSun" w:cs="Arial Narrow"/>
          <w:sz w:val="20"/>
          <w:szCs w:val="20"/>
          <w:lang w:val="en-GB"/>
        </w:rPr>
        <w:t>已</w:t>
      </w:r>
      <w:r w:rsidRPr="14C354CA">
        <w:rPr>
          <w:rFonts w:hint="eastAsia" w:eastAsia="SimSun" w:cs="Arial Narrow"/>
          <w:color w:val="000000" w:themeColor="text1"/>
          <w:sz w:val="20"/>
          <w:szCs w:val="20"/>
          <w:lang w:val="en-GB"/>
        </w:rPr>
        <w:t>生成</w:t>
      </w:r>
      <w:proofErr w:type="spellEnd"/>
      <w:r w:rsidRPr="002850E3">
        <w:rPr>
          <w:rFonts w:hint="eastAsia" w:eastAsia="SimSun" w:cs="Arial Narrow"/>
          <w:sz w:val="20"/>
          <w:szCs w:val="20"/>
          <w:lang w:val="en-GB"/>
        </w:rPr>
        <w:t>。</w:t>
      </w:r>
    </w:p>
    <w:p w:rsidRPr="002850E3" w:rsidR="00E536C5" w:rsidP="00E536C5" w:rsidRDefault="00E536C5" w14:paraId="33B60AD7" w14:textId="77777777">
      <w:pPr>
        <w:numPr>
          <w:ilvl w:val="0"/>
          <w:numId w:val="108"/>
        </w:numPr>
        <w:tabs>
          <w:tab w:val="left" w:pos="360"/>
        </w:tabs>
        <w:spacing w:before="0" w:after="0" w:line="280" w:lineRule="atLeast"/>
        <w:ind w:left="357" w:hanging="357"/>
        <w:rPr>
          <w:rFonts w:eastAsia="SimSun" w:cs="Arial Narrow"/>
          <w:sz w:val="20"/>
          <w:szCs w:val="20"/>
          <w:lang w:val="en-GB" w:eastAsia="zh-CN"/>
        </w:rPr>
      </w:pPr>
      <w:r w:rsidRPr="002850E3">
        <w:rPr>
          <w:rFonts w:hint="eastAsia" w:eastAsia="SimSun" w:cs="Arial Narrow"/>
          <w:sz w:val="20"/>
          <w:szCs w:val="20"/>
          <w:lang w:val="en-GB" w:eastAsia="zh-CN"/>
        </w:rPr>
        <w:t>统计分析</w:t>
      </w:r>
      <w:r w:rsidRPr="002850E3">
        <w:rPr>
          <w:rFonts w:hint="eastAsia" w:eastAsia="SimSun" w:cs="Arial Narrow"/>
          <w:sz w:val="20"/>
          <w:szCs w:val="20"/>
          <w:lang w:val="en-GB" w:eastAsia="zh-CN"/>
        </w:rPr>
        <w:t xml:space="preserve"> </w:t>
      </w:r>
      <w:r w:rsidRPr="002850E3">
        <w:rPr>
          <w:rFonts w:eastAsia="SimSun" w:cs="Arial Narrow"/>
          <w:sz w:val="20"/>
          <w:szCs w:val="20"/>
          <w:lang w:val="en-GB" w:eastAsia="zh-CN"/>
        </w:rPr>
        <w:t xml:space="preserve">= </w:t>
      </w:r>
      <w:r w:rsidRPr="002850E3">
        <w:rPr>
          <w:rFonts w:hint="eastAsia" w:eastAsia="SimSun" w:cs="Arial Narrow"/>
          <w:sz w:val="20"/>
          <w:szCs w:val="20"/>
          <w:lang w:val="en-GB" w:eastAsia="zh-CN"/>
        </w:rPr>
        <w:t>任何关于正式统计分析（例如建模）的</w:t>
      </w:r>
      <w:r w:rsidRPr="002850E3">
        <w:rPr>
          <w:rFonts w:hint="eastAsia" w:eastAsia="SimSun" w:cs="Arial Narrow"/>
          <w:sz w:val="20"/>
          <w:szCs w:val="20"/>
          <w:lang w:val="en-GB" w:eastAsia="zh-CN"/>
        </w:rPr>
        <w:t>TFL</w:t>
      </w:r>
      <w:r w:rsidRPr="002850E3">
        <w:rPr>
          <w:rFonts w:hint="eastAsia" w:eastAsia="SimSun" w:cs="Arial Narrow"/>
          <w:sz w:val="20"/>
          <w:szCs w:val="20"/>
          <w:lang w:val="en-GB" w:eastAsia="zh-CN"/>
        </w:rPr>
        <w:t>。</w:t>
      </w:r>
    </w:p>
    <w:p w:rsidRPr="002850E3" w:rsidR="00E536C5" w:rsidP="00E536C5" w:rsidRDefault="00E536C5" w14:paraId="69CAAD6C" w14:textId="77777777">
      <w:pPr>
        <w:numPr>
          <w:ilvl w:val="0"/>
          <w:numId w:val="108"/>
        </w:numPr>
        <w:tabs>
          <w:tab w:val="left" w:pos="360"/>
        </w:tabs>
        <w:spacing w:before="0" w:after="0" w:line="280" w:lineRule="atLeast"/>
        <w:ind w:left="357" w:hanging="357"/>
        <w:rPr>
          <w:rFonts w:eastAsia="SimSun" w:cs="Arial Narrow"/>
          <w:sz w:val="20"/>
          <w:szCs w:val="20"/>
          <w:lang w:val="en-GB" w:eastAsia="zh-CN"/>
        </w:rPr>
      </w:pPr>
      <w:r w:rsidRPr="002850E3">
        <w:rPr>
          <w:rFonts w:hint="eastAsia" w:eastAsia="SimSun" w:cs="Arial Narrow"/>
          <w:sz w:val="20"/>
          <w:szCs w:val="20"/>
          <w:lang w:val="en-GB" w:eastAsia="zh-CN"/>
        </w:rPr>
        <w:t>汇总</w:t>
      </w:r>
      <w:r w:rsidRPr="002850E3">
        <w:rPr>
          <w:rFonts w:eastAsia="SimSun" w:cs="Arial Narrow"/>
          <w:sz w:val="20"/>
          <w:szCs w:val="20"/>
          <w:lang w:val="en-GB" w:eastAsia="zh-CN"/>
        </w:rPr>
        <w:t xml:space="preserve"> = </w:t>
      </w:r>
      <w:r w:rsidRPr="002850E3">
        <w:rPr>
          <w:rFonts w:hint="eastAsia" w:eastAsia="SimSun" w:cs="Arial Narrow"/>
          <w:sz w:val="20"/>
          <w:szCs w:val="20"/>
          <w:lang w:val="en-GB" w:eastAsia="zh-CN"/>
        </w:rPr>
        <w:t>任何关于观测到原始数据汇总（例如描述性统计量）的</w:t>
      </w:r>
      <w:r w:rsidRPr="002850E3">
        <w:rPr>
          <w:rFonts w:hint="eastAsia" w:eastAsia="SimSun" w:cs="Arial Narrow"/>
          <w:sz w:val="20"/>
          <w:szCs w:val="20"/>
          <w:lang w:val="en-GB" w:eastAsia="zh-CN"/>
        </w:rPr>
        <w:t>TFL</w:t>
      </w:r>
      <w:r w:rsidRPr="002850E3">
        <w:rPr>
          <w:rFonts w:hint="eastAsia" w:eastAsia="SimSun" w:cs="Arial Narrow"/>
          <w:sz w:val="20"/>
          <w:szCs w:val="20"/>
          <w:lang w:val="en-GB" w:eastAsia="zh-CN"/>
        </w:rPr>
        <w:t>。</w:t>
      </w:r>
    </w:p>
    <w:p w:rsidRPr="002850E3" w:rsidR="00E536C5" w:rsidP="00E536C5" w:rsidRDefault="00E536C5" w14:paraId="1F6C07D7" w14:textId="77777777">
      <w:pPr>
        <w:numPr>
          <w:ilvl w:val="0"/>
          <w:numId w:val="108"/>
        </w:numPr>
        <w:tabs>
          <w:tab w:val="left" w:pos="360"/>
        </w:tabs>
        <w:spacing w:before="0" w:after="0" w:line="280" w:lineRule="atLeast"/>
        <w:ind w:left="357" w:hanging="357"/>
        <w:rPr>
          <w:rFonts w:eastAsia="SimSun" w:cs="Arial Narrow"/>
          <w:sz w:val="20"/>
          <w:szCs w:val="20"/>
          <w:lang w:val="en-GB" w:eastAsia="zh-CN"/>
        </w:rPr>
      </w:pPr>
      <w:r w:rsidRPr="002850E3">
        <w:rPr>
          <w:rFonts w:hint="eastAsia" w:eastAsia="SimSun" w:cs="Arial Narrow"/>
          <w:sz w:val="20"/>
          <w:szCs w:val="20"/>
          <w:lang w:val="en-GB" w:eastAsia="zh-CN"/>
        </w:rPr>
        <w:t>个人</w:t>
      </w:r>
      <w:r w:rsidRPr="002850E3">
        <w:rPr>
          <w:rFonts w:hint="eastAsia" w:eastAsia="SimSun" w:cs="Arial Narrow"/>
          <w:sz w:val="20"/>
          <w:szCs w:val="20"/>
          <w:lang w:val="en-GB" w:eastAsia="zh-CN"/>
        </w:rPr>
        <w:t xml:space="preserve"> </w:t>
      </w:r>
      <w:r w:rsidRPr="002850E3">
        <w:rPr>
          <w:rFonts w:eastAsia="SimSun" w:cs="Arial Narrow"/>
          <w:sz w:val="20"/>
          <w:szCs w:val="20"/>
          <w:lang w:val="en-GB" w:eastAsia="zh-CN"/>
        </w:rPr>
        <w:t xml:space="preserve">= </w:t>
      </w:r>
      <w:r w:rsidRPr="002850E3">
        <w:rPr>
          <w:rFonts w:hint="eastAsia" w:eastAsia="SimSun" w:cs="Arial Narrow"/>
          <w:sz w:val="20"/>
          <w:szCs w:val="20"/>
          <w:lang w:val="en-GB" w:eastAsia="zh-CN"/>
        </w:rPr>
        <w:t>任何展示在受试者个人上观测到的原始数据的</w:t>
      </w:r>
      <w:r w:rsidRPr="002850E3">
        <w:rPr>
          <w:rFonts w:eastAsia="SimSun" w:cs="Arial Narrow"/>
          <w:sz w:val="20"/>
          <w:szCs w:val="20"/>
          <w:lang w:val="en-GB" w:eastAsia="zh-CN"/>
        </w:rPr>
        <w:t>FL</w:t>
      </w:r>
      <w:r w:rsidRPr="002850E3">
        <w:rPr>
          <w:rFonts w:hint="eastAsia" w:eastAsia="SimSun" w:cs="Arial Narrow"/>
          <w:sz w:val="20"/>
          <w:szCs w:val="20"/>
          <w:lang w:val="en-GB" w:eastAsia="zh-CN"/>
        </w:rPr>
        <w:t>。</w:t>
      </w:r>
    </w:p>
    <w:p w:rsidRPr="002850E3" w:rsidR="00E536C5" w:rsidP="00E536C5" w:rsidRDefault="00E536C5" w14:paraId="0E758366" w14:textId="77777777">
      <w:pPr>
        <w:numPr>
          <w:ilvl w:val="0"/>
          <w:numId w:val="109"/>
        </w:numPr>
        <w:tabs>
          <w:tab w:val="left" w:pos="360"/>
        </w:tabs>
        <w:spacing w:before="0" w:after="0" w:line="280" w:lineRule="atLeast"/>
        <w:ind w:left="357" w:hanging="357"/>
        <w:rPr>
          <w:rFonts w:eastAsia="SimSun" w:cs="Arial Narrow"/>
          <w:sz w:val="20"/>
          <w:szCs w:val="20"/>
          <w:lang w:val="en-GB" w:eastAsia="zh-CN"/>
        </w:rPr>
      </w:pPr>
      <w:bookmarkStart w:name="_Hlk138612152" w:id="546"/>
      <w:r w:rsidRPr="002850E3">
        <w:rPr>
          <w:rFonts w:hint="eastAsia" w:eastAsia="SimSun" w:cs="Arial Narrow"/>
          <w:sz w:val="20"/>
          <w:szCs w:val="20"/>
          <w:lang w:val="en-GB" w:eastAsia="zh-CN"/>
        </w:rPr>
        <w:t>血药浓度</w:t>
      </w:r>
      <w:r w:rsidRPr="002850E3">
        <w:rPr>
          <w:rFonts w:hint="eastAsia" w:eastAsia="SimSun" w:cs="Arial Narrow"/>
          <w:sz w:val="20"/>
          <w:szCs w:val="20"/>
          <w:lang w:val="en-GB" w:eastAsia="zh-CN"/>
        </w:rPr>
        <w:t>-</w:t>
      </w:r>
      <w:r w:rsidRPr="002850E3">
        <w:rPr>
          <w:rFonts w:hint="eastAsia" w:eastAsia="SimSun" w:cs="Arial Narrow"/>
          <w:sz w:val="20"/>
          <w:szCs w:val="20"/>
          <w:lang w:val="en-GB" w:eastAsia="zh-CN"/>
        </w:rPr>
        <w:t>时间曲线分两种：</w:t>
      </w:r>
      <w:r w:rsidRPr="002850E3">
        <w:rPr>
          <w:rFonts w:hint="eastAsia" w:eastAsia="SimSun" w:cs="Arial Narrow"/>
          <w:sz w:val="20"/>
          <w:szCs w:val="20"/>
          <w:lang w:val="en-GB" w:eastAsia="zh-CN"/>
        </w:rPr>
        <w:t>1</w:t>
      </w:r>
      <w:r w:rsidRPr="002850E3">
        <w:rPr>
          <w:rFonts w:hint="eastAsia" w:eastAsia="SimSun" w:cs="Arial Narrow"/>
          <w:sz w:val="20"/>
          <w:szCs w:val="20"/>
          <w:lang w:val="en-GB" w:eastAsia="zh-CN"/>
        </w:rPr>
        <w:t>）平均血药浓度</w:t>
      </w:r>
      <w:r w:rsidRPr="002850E3">
        <w:rPr>
          <w:rFonts w:hint="eastAsia" w:eastAsia="SimSun" w:cs="Arial Narrow"/>
          <w:sz w:val="20"/>
          <w:szCs w:val="20"/>
          <w:lang w:val="en-GB" w:eastAsia="zh-CN"/>
        </w:rPr>
        <w:t>-</w:t>
      </w:r>
      <w:r w:rsidRPr="002850E3">
        <w:rPr>
          <w:rFonts w:hint="eastAsia" w:eastAsia="SimSun" w:cs="Arial Narrow"/>
          <w:sz w:val="20"/>
          <w:szCs w:val="20"/>
          <w:lang w:val="en-GB" w:eastAsia="zh-CN"/>
        </w:rPr>
        <w:t>时间曲线（线性和半对数）；</w:t>
      </w:r>
      <w:r w:rsidRPr="002850E3">
        <w:rPr>
          <w:rFonts w:hint="eastAsia" w:eastAsia="SimSun" w:cs="Arial Narrow"/>
          <w:sz w:val="20"/>
          <w:szCs w:val="20"/>
          <w:lang w:val="en-GB" w:eastAsia="zh-CN"/>
        </w:rPr>
        <w:t>2</w:t>
      </w:r>
      <w:r w:rsidRPr="002850E3">
        <w:rPr>
          <w:rFonts w:hint="eastAsia" w:eastAsia="SimSun" w:cs="Arial Narrow"/>
          <w:sz w:val="20"/>
          <w:szCs w:val="20"/>
          <w:lang w:val="en-GB" w:eastAsia="zh-CN"/>
        </w:rPr>
        <w:t>）个体血药浓度</w:t>
      </w:r>
      <w:r w:rsidRPr="002850E3">
        <w:rPr>
          <w:rFonts w:hint="eastAsia" w:eastAsia="SimSun" w:cs="Arial Narrow"/>
          <w:sz w:val="20"/>
          <w:szCs w:val="20"/>
          <w:lang w:val="en-GB" w:eastAsia="zh-CN"/>
        </w:rPr>
        <w:t>-</w:t>
      </w:r>
      <w:r w:rsidRPr="002850E3">
        <w:rPr>
          <w:rFonts w:hint="eastAsia" w:eastAsia="SimSun" w:cs="Arial Narrow"/>
          <w:sz w:val="20"/>
          <w:szCs w:val="20"/>
          <w:lang w:val="en-GB" w:eastAsia="zh-CN"/>
        </w:rPr>
        <w:t>时间曲线（线性和半对数）。</w:t>
      </w:r>
    </w:p>
    <w:bookmarkEnd w:id="546"/>
    <w:p w:rsidRPr="002850E3" w:rsidR="00E536C5" w:rsidP="00E536C5" w:rsidRDefault="00E536C5" w14:paraId="4D3E8DAF" w14:textId="77777777">
      <w:pPr>
        <w:numPr>
          <w:ilvl w:val="0"/>
          <w:numId w:val="109"/>
        </w:numPr>
        <w:tabs>
          <w:tab w:val="left" w:pos="360"/>
        </w:tabs>
        <w:spacing w:before="0" w:after="0" w:line="280" w:lineRule="atLeast"/>
        <w:ind w:left="357" w:hanging="357"/>
        <w:rPr>
          <w:rFonts w:eastAsia="SimSun" w:cs="Arial Narrow"/>
          <w:sz w:val="20"/>
          <w:szCs w:val="20"/>
          <w:lang w:val="en-GB" w:eastAsia="zh-CN"/>
        </w:rPr>
      </w:pPr>
      <w:r>
        <w:rPr>
          <w:rFonts w:hint="eastAsia" w:eastAsia="SimSun" w:cs="Arial Narrow"/>
          <w:sz w:val="20"/>
          <w:szCs w:val="20"/>
          <w:lang w:val="en-GB" w:eastAsia="zh-CN"/>
        </w:rPr>
        <w:t>多次</w:t>
      </w:r>
      <w:r w:rsidRPr="002850E3">
        <w:rPr>
          <w:rFonts w:hint="eastAsia" w:eastAsia="SimSun" w:cs="Arial Narrow"/>
          <w:sz w:val="20"/>
          <w:szCs w:val="20"/>
          <w:lang w:val="en-GB" w:eastAsia="zh-CN"/>
        </w:rPr>
        <w:t>给药将绘制</w:t>
      </w:r>
      <w:proofErr w:type="gramStart"/>
      <w:r w:rsidRPr="002850E3">
        <w:rPr>
          <w:rFonts w:hint="eastAsia" w:eastAsia="SimSun" w:cs="Arial Narrow"/>
          <w:sz w:val="20"/>
          <w:szCs w:val="20"/>
          <w:lang w:val="en-GB" w:eastAsia="zh-CN"/>
        </w:rPr>
        <w:t>血药</w:t>
      </w:r>
      <w:r>
        <w:rPr>
          <w:rFonts w:hint="eastAsia" w:eastAsia="SimSun" w:cs="Arial Narrow"/>
          <w:sz w:val="20"/>
          <w:szCs w:val="20"/>
          <w:lang w:val="en-GB" w:eastAsia="zh-CN"/>
        </w:rPr>
        <w:t>峰</w:t>
      </w:r>
      <w:proofErr w:type="gramEnd"/>
      <w:r>
        <w:rPr>
          <w:rFonts w:hint="eastAsia" w:eastAsia="SimSun" w:cs="Arial Narrow"/>
          <w:sz w:val="20"/>
          <w:szCs w:val="20"/>
          <w:lang w:val="en-GB" w:eastAsia="zh-CN"/>
        </w:rPr>
        <w:t>、</w:t>
      </w:r>
      <w:r w:rsidRPr="002850E3">
        <w:rPr>
          <w:rFonts w:hint="eastAsia" w:eastAsia="SimSun" w:cs="Arial Narrow"/>
          <w:sz w:val="20"/>
          <w:szCs w:val="20"/>
          <w:lang w:val="en-GB" w:eastAsia="zh-CN"/>
        </w:rPr>
        <w:t>谷浓度</w:t>
      </w:r>
      <w:r w:rsidRPr="002850E3">
        <w:rPr>
          <w:rFonts w:hint="eastAsia" w:eastAsia="SimSun" w:cs="Arial Narrow"/>
          <w:sz w:val="20"/>
          <w:szCs w:val="20"/>
          <w:lang w:val="en-GB" w:eastAsia="zh-CN"/>
        </w:rPr>
        <w:t>-</w:t>
      </w:r>
      <w:r w:rsidRPr="002850E3">
        <w:rPr>
          <w:rFonts w:hint="eastAsia" w:eastAsia="SimSun" w:cs="Arial Narrow"/>
          <w:sz w:val="20"/>
          <w:szCs w:val="20"/>
          <w:lang w:val="en-GB" w:eastAsia="zh-CN"/>
        </w:rPr>
        <w:t>时间曲线。</w:t>
      </w:r>
    </w:p>
    <w:p w:rsidR="00E536C5" w:rsidP="00E536C5" w:rsidRDefault="00E536C5" w14:paraId="73CE642A" w14:textId="77777777">
      <w:pPr>
        <w:numPr>
          <w:ilvl w:val="0"/>
          <w:numId w:val="109"/>
        </w:numPr>
        <w:tabs>
          <w:tab w:val="left" w:pos="360"/>
        </w:tabs>
        <w:spacing w:before="0" w:after="0" w:line="280" w:lineRule="atLeast"/>
        <w:ind w:left="357" w:hanging="357"/>
        <w:rPr>
          <w:rFonts w:eastAsia="SimSun" w:cs="Arial Narrow"/>
          <w:sz w:val="20"/>
          <w:szCs w:val="20"/>
          <w:lang w:val="en-GB" w:eastAsia="zh-CN"/>
        </w:rPr>
      </w:pPr>
      <w:r w:rsidRPr="002850E3">
        <w:rPr>
          <w:rFonts w:hint="eastAsia" w:eastAsia="SimSun" w:cs="Arial Narrow"/>
          <w:sz w:val="20"/>
          <w:szCs w:val="20"/>
          <w:lang w:val="en-GB" w:eastAsia="zh-CN"/>
        </w:rPr>
        <w:t>诊断参数列表包含在个体参数列表中，不进行统计汇总。</w:t>
      </w:r>
    </w:p>
    <w:p w:rsidR="00E536C5" w:rsidP="00E536C5" w:rsidRDefault="00E536C5" w14:paraId="4FE5872F" w14:textId="77777777">
      <w:pPr>
        <w:pStyle w:val="Heading2"/>
        <w:rPr>
          <w:rStyle w:val="CPTVariable"/>
          <w:lang w:eastAsia="zh-CN"/>
        </w:rPr>
      </w:pPr>
      <w:bookmarkStart w:name="_Toc201319934" w:id="547"/>
      <w:bookmarkEnd w:id="545"/>
      <w:r w:rsidRPr="00174C4E">
        <w:rPr>
          <w:rStyle w:val="CPTVariable"/>
          <w:rFonts w:hint="eastAsia"/>
        </w:rPr>
        <w:t>药代动力学分析</w:t>
      </w:r>
      <w:bookmarkEnd w:id="547"/>
    </w:p>
    <w:p w:rsidR="00E536C5" w:rsidP="00E536C5" w:rsidRDefault="00E536C5" w14:paraId="337FED84" w14:textId="77777777">
      <w:pPr>
        <w:pStyle w:val="Heading3"/>
        <w:rPr>
          <w:rFonts w:hint="eastAsia"/>
          <w:lang w:eastAsia="zh-CN"/>
        </w:rPr>
      </w:pPr>
      <w:r w:rsidRPr="008965E7">
        <w:rPr>
          <w:rFonts w:hint="eastAsia"/>
          <w:lang w:eastAsia="zh-CN"/>
        </w:rPr>
        <w:tab/>
      </w:r>
      <w:bookmarkStart w:name="_Toc201319935" w:id="548"/>
      <w:r>
        <w:rPr>
          <w:rFonts w:hint="eastAsia"/>
          <w:lang w:eastAsia="zh-CN"/>
        </w:rPr>
        <w:t>血药</w:t>
      </w:r>
      <w:r w:rsidRPr="008965E7">
        <w:rPr>
          <w:rFonts w:hint="eastAsia"/>
        </w:rPr>
        <w:t>浓度数据</w:t>
      </w:r>
      <w:bookmarkEnd w:id="548"/>
    </w:p>
    <w:p w:rsidR="00E536C5" w:rsidP="00E536C5" w:rsidRDefault="00E536C5" w14:paraId="4DC7B9D1" w14:textId="77777777">
      <w:pPr>
        <w:pStyle w:val="ListParagraph"/>
        <w:numPr>
          <w:ilvl w:val="0"/>
          <w:numId w:val="85"/>
        </w:numPr>
        <w:rPr>
          <w:rFonts w:eastAsia="SimSun"/>
          <w:kern w:val="2"/>
          <w:lang w:eastAsia="zh-CN"/>
        </w:rPr>
      </w:pPr>
      <w:r w:rsidRPr="000A1E71">
        <w:rPr>
          <w:rFonts w:hint="eastAsia" w:eastAsia="SimSun"/>
          <w:kern w:val="2"/>
          <w:lang w:eastAsia="zh-CN"/>
        </w:rPr>
        <w:t>受试者的</w:t>
      </w:r>
      <w:r>
        <w:rPr>
          <w:rFonts w:hint="eastAsia" w:eastAsia="SimSun"/>
          <w:kern w:val="2"/>
          <w:lang w:eastAsia="zh-CN"/>
        </w:rPr>
        <w:t>血浆</w:t>
      </w:r>
      <w:r w:rsidRPr="000A1E71">
        <w:rPr>
          <w:rFonts w:hint="eastAsia" w:eastAsia="SimSun"/>
          <w:kern w:val="2"/>
          <w:lang w:eastAsia="zh-CN"/>
        </w:rPr>
        <w:t>样品中的药物</w:t>
      </w:r>
      <w:r>
        <w:rPr>
          <w:rFonts w:hint="eastAsia" w:eastAsia="SimSun"/>
          <w:kern w:val="2"/>
          <w:lang w:eastAsia="zh-CN"/>
        </w:rPr>
        <w:t>浓度</w:t>
      </w:r>
      <w:r w:rsidRPr="000A1E71">
        <w:rPr>
          <w:rFonts w:hint="eastAsia" w:eastAsia="SimSun"/>
          <w:kern w:val="2"/>
          <w:lang w:eastAsia="zh-CN"/>
        </w:rPr>
        <w:t>测定将采用经过验证的、特异的、准确的</w:t>
      </w:r>
      <w:r>
        <w:rPr>
          <w:rFonts w:hint="eastAsia" w:eastAsia="SimSun"/>
          <w:kern w:val="2"/>
          <w:lang w:eastAsia="zh-CN"/>
        </w:rPr>
        <w:t>酶联免疫发</w:t>
      </w:r>
      <w:r w:rsidRPr="000A1E71">
        <w:rPr>
          <w:rFonts w:hint="eastAsia" w:eastAsia="SimSun"/>
          <w:kern w:val="2"/>
          <w:lang w:eastAsia="zh-CN"/>
        </w:rPr>
        <w:t>（</w:t>
      </w:r>
      <w:r>
        <w:rPr>
          <w:rFonts w:hint="eastAsia" w:eastAsia="SimSun"/>
          <w:kern w:val="2"/>
          <w:lang w:eastAsia="zh-CN"/>
        </w:rPr>
        <w:t>ELISA</w:t>
      </w:r>
      <w:r w:rsidRPr="000A1E71">
        <w:rPr>
          <w:rFonts w:hint="eastAsia" w:eastAsia="SimSun"/>
          <w:kern w:val="2"/>
          <w:lang w:eastAsia="zh-CN"/>
        </w:rPr>
        <w:t>）方法进行测定。血</w:t>
      </w:r>
      <w:r>
        <w:rPr>
          <w:rFonts w:hint="eastAsia" w:eastAsia="SimSun"/>
          <w:kern w:val="2"/>
          <w:lang w:eastAsia="zh-CN"/>
        </w:rPr>
        <w:t>清</w:t>
      </w:r>
      <w:r w:rsidRPr="000A1E71">
        <w:rPr>
          <w:rFonts w:hint="eastAsia" w:eastAsia="SimSun"/>
          <w:kern w:val="2"/>
          <w:lang w:eastAsia="zh-CN"/>
        </w:rPr>
        <w:t>药物浓度分析基于</w:t>
      </w:r>
      <w:r w:rsidRPr="000A1E71">
        <w:rPr>
          <w:rFonts w:hint="eastAsia" w:eastAsia="SimSun"/>
          <w:kern w:val="2"/>
          <w:lang w:eastAsia="zh-CN"/>
        </w:rPr>
        <w:t>PKCS</w:t>
      </w:r>
      <w:r w:rsidRPr="000A1E71">
        <w:rPr>
          <w:rFonts w:hint="eastAsia" w:eastAsia="SimSun"/>
          <w:kern w:val="2"/>
          <w:lang w:eastAsia="zh-CN"/>
        </w:rPr>
        <w:t>。</w:t>
      </w:r>
    </w:p>
    <w:p w:rsidR="00E536C5" w:rsidP="00E536C5" w:rsidRDefault="00E536C5" w14:paraId="0230711A" w14:textId="6BDA1572">
      <w:pPr>
        <w:pStyle w:val="ListParagraph"/>
        <w:numPr>
          <w:ilvl w:val="0"/>
          <w:numId w:val="85"/>
        </w:numPr>
        <w:rPr>
          <w:rFonts w:eastAsia="SimSun"/>
          <w:kern w:val="2"/>
          <w:lang w:eastAsia="zh-CN"/>
        </w:rPr>
      </w:pPr>
      <w:r w:rsidRPr="00A21E9B">
        <w:rPr>
          <w:rFonts w:hint="eastAsia" w:eastAsia="SimSun"/>
          <w:kern w:val="2"/>
          <w:lang w:eastAsia="zh-CN"/>
        </w:rPr>
        <w:t>对于纳入</w:t>
      </w:r>
      <w:r w:rsidRPr="00A21E9B">
        <w:rPr>
          <w:rFonts w:hint="eastAsia" w:eastAsia="SimSun"/>
          <w:kern w:val="2"/>
          <w:lang w:eastAsia="zh-CN"/>
        </w:rPr>
        <w:t>PKCS</w:t>
      </w:r>
      <w:r w:rsidRPr="00A21E9B">
        <w:rPr>
          <w:rFonts w:hint="eastAsia" w:eastAsia="SimSun"/>
          <w:kern w:val="2"/>
          <w:lang w:eastAsia="zh-CN"/>
        </w:rPr>
        <w:t>的受试者，按访视和计划采血时间点对血药浓度进行描述性统计汇总，并对个体血药浓度进行列表描述。</w:t>
      </w:r>
      <w:r w:rsidRPr="00BA0CE8" w:rsidR="00484501">
        <w:rPr>
          <w:rFonts w:hint="eastAsia" w:eastAsia="SimSun"/>
          <w:kern w:val="2"/>
          <w:lang w:eastAsia="zh-CN"/>
        </w:rPr>
        <w:t>对于</w:t>
      </w:r>
      <w:r w:rsidRPr="00BA0CE8" w:rsidR="00484501">
        <w:rPr>
          <w:rFonts w:hint="eastAsia" w:eastAsia="SimSun"/>
          <w:kern w:val="2"/>
          <w:lang w:eastAsia="zh-CN"/>
        </w:rPr>
        <w:t>PK</w:t>
      </w:r>
      <w:r w:rsidRPr="00BA0CE8" w:rsidR="00484501">
        <w:rPr>
          <w:rFonts w:hint="eastAsia" w:eastAsia="SimSun"/>
          <w:kern w:val="2"/>
          <w:lang w:eastAsia="zh-CN"/>
        </w:rPr>
        <w:t>采血</w:t>
      </w:r>
      <w:proofErr w:type="gramStart"/>
      <w:r w:rsidRPr="00BA0CE8" w:rsidR="00484501">
        <w:rPr>
          <w:rFonts w:hint="eastAsia" w:eastAsia="SimSun"/>
          <w:kern w:val="2"/>
          <w:lang w:eastAsia="zh-CN"/>
        </w:rPr>
        <w:t>点超窗</w:t>
      </w:r>
      <w:proofErr w:type="gramEnd"/>
      <w:r w:rsidR="00484501">
        <w:rPr>
          <w:rFonts w:hint="eastAsia" w:eastAsia="SimSun"/>
          <w:kern w:val="2"/>
          <w:lang w:eastAsia="zh-CN"/>
        </w:rPr>
        <w:t>或</w:t>
      </w:r>
      <w:r w:rsidRPr="00BE6974" w:rsidR="00484501">
        <w:rPr>
          <w:rFonts w:hint="eastAsia" w:eastAsia="SimSun"/>
          <w:kern w:val="2"/>
          <w:lang w:eastAsia="zh-CN"/>
        </w:rPr>
        <w:t>输液中断相关的数据</w:t>
      </w:r>
      <w:r w:rsidR="00484501">
        <w:rPr>
          <w:rFonts w:hint="eastAsia" w:eastAsia="SimSun"/>
          <w:kern w:val="2"/>
          <w:lang w:eastAsia="zh-CN"/>
        </w:rPr>
        <w:t>将不</w:t>
      </w:r>
      <w:r w:rsidRPr="00BA0CE8" w:rsidR="00484501">
        <w:rPr>
          <w:rFonts w:hint="eastAsia" w:eastAsia="SimSun"/>
          <w:kern w:val="2"/>
          <w:lang w:eastAsia="zh-CN"/>
        </w:rPr>
        <w:t>纳入描述性统计分析</w:t>
      </w:r>
      <w:r w:rsidR="00484501">
        <w:rPr>
          <w:rFonts w:hint="eastAsia" w:eastAsia="SimSun"/>
          <w:kern w:val="2"/>
          <w:lang w:eastAsia="zh-CN"/>
        </w:rPr>
        <w:t>。</w:t>
      </w:r>
      <w:r w:rsidRPr="00A21E9B">
        <w:rPr>
          <w:rFonts w:hint="eastAsia" w:eastAsia="SimSun"/>
          <w:kern w:val="2"/>
          <w:lang w:eastAsia="zh-CN"/>
        </w:rPr>
        <w:t>将按计划采血时间点绘制平均血药浓度</w:t>
      </w:r>
      <w:r w:rsidRPr="00A21E9B">
        <w:rPr>
          <w:rFonts w:hint="eastAsia" w:eastAsia="SimSun"/>
          <w:kern w:val="2"/>
          <w:lang w:eastAsia="zh-CN"/>
        </w:rPr>
        <w:t>-</w:t>
      </w:r>
      <w:r w:rsidRPr="00A21E9B">
        <w:rPr>
          <w:rFonts w:hint="eastAsia" w:eastAsia="SimSun"/>
          <w:kern w:val="2"/>
          <w:lang w:eastAsia="zh-CN"/>
        </w:rPr>
        <w:t>时间曲线（线性和半对数），按实际采血时间点绘制个体血药浓度</w:t>
      </w:r>
      <w:r w:rsidRPr="00A21E9B">
        <w:rPr>
          <w:rFonts w:hint="eastAsia" w:eastAsia="SimSun"/>
          <w:kern w:val="2"/>
          <w:lang w:eastAsia="zh-CN"/>
        </w:rPr>
        <w:t>-</w:t>
      </w:r>
      <w:r w:rsidRPr="00A21E9B">
        <w:rPr>
          <w:rFonts w:hint="eastAsia" w:eastAsia="SimSun"/>
          <w:kern w:val="2"/>
          <w:lang w:eastAsia="zh-CN"/>
        </w:rPr>
        <w:t>时间曲线（线性和半对数），</w:t>
      </w:r>
      <w:r>
        <w:rPr>
          <w:rFonts w:hint="eastAsia" w:eastAsia="SimSun"/>
          <w:kern w:val="2"/>
          <w:lang w:eastAsia="zh-CN"/>
        </w:rPr>
        <w:t>首</w:t>
      </w:r>
      <w:r w:rsidRPr="00A21E9B">
        <w:rPr>
          <w:rFonts w:hint="eastAsia" w:eastAsia="SimSun"/>
          <w:kern w:val="2"/>
          <w:lang w:eastAsia="zh-CN"/>
        </w:rPr>
        <w:t>次给药和多次给药</w:t>
      </w:r>
      <w:r>
        <w:rPr>
          <w:rFonts w:hint="eastAsia" w:eastAsia="SimSun"/>
          <w:kern w:val="2"/>
          <w:lang w:eastAsia="zh-CN"/>
        </w:rPr>
        <w:t>后</w:t>
      </w:r>
      <w:r w:rsidRPr="00A21E9B">
        <w:rPr>
          <w:rFonts w:hint="eastAsia" w:eastAsia="SimSun"/>
          <w:kern w:val="2"/>
          <w:lang w:eastAsia="zh-CN"/>
        </w:rPr>
        <w:t>的血药浓度</w:t>
      </w:r>
      <w:r w:rsidRPr="00A21E9B">
        <w:rPr>
          <w:rFonts w:hint="eastAsia" w:eastAsia="SimSun"/>
          <w:kern w:val="2"/>
          <w:lang w:eastAsia="zh-CN"/>
        </w:rPr>
        <w:t>-</w:t>
      </w:r>
      <w:r w:rsidRPr="00A21E9B">
        <w:rPr>
          <w:rFonts w:hint="eastAsia" w:eastAsia="SimSun"/>
          <w:kern w:val="2"/>
          <w:lang w:eastAsia="zh-CN"/>
        </w:rPr>
        <w:t>时间曲线将分别绘制。同时绘制多次给药</w:t>
      </w:r>
      <w:r>
        <w:rPr>
          <w:rFonts w:hint="eastAsia" w:eastAsia="SimSun"/>
          <w:kern w:val="2"/>
          <w:lang w:eastAsia="zh-CN"/>
        </w:rPr>
        <w:t>后</w:t>
      </w:r>
      <w:r w:rsidRPr="00A21E9B">
        <w:rPr>
          <w:rFonts w:hint="eastAsia" w:eastAsia="SimSun"/>
          <w:kern w:val="2"/>
          <w:lang w:eastAsia="zh-CN"/>
        </w:rPr>
        <w:t>的</w:t>
      </w:r>
      <w:proofErr w:type="gramStart"/>
      <w:r w:rsidRPr="00A21E9B">
        <w:rPr>
          <w:rFonts w:hint="eastAsia" w:eastAsia="SimSun"/>
          <w:kern w:val="2"/>
          <w:lang w:eastAsia="zh-CN"/>
        </w:rPr>
        <w:t>血药峰</w:t>
      </w:r>
      <w:proofErr w:type="gramEnd"/>
      <w:r w:rsidRPr="00A21E9B">
        <w:rPr>
          <w:rFonts w:hint="eastAsia" w:eastAsia="SimSun"/>
          <w:kern w:val="2"/>
          <w:lang w:eastAsia="zh-CN"/>
        </w:rPr>
        <w:t>、谷浓度</w:t>
      </w:r>
      <w:r w:rsidRPr="00A21E9B">
        <w:rPr>
          <w:rFonts w:hint="eastAsia" w:eastAsia="SimSun"/>
          <w:kern w:val="2"/>
          <w:lang w:eastAsia="zh-CN"/>
        </w:rPr>
        <w:t>-</w:t>
      </w:r>
      <w:r w:rsidRPr="00A21E9B">
        <w:rPr>
          <w:rFonts w:hint="eastAsia" w:eastAsia="SimSun"/>
          <w:kern w:val="2"/>
          <w:lang w:eastAsia="zh-CN"/>
        </w:rPr>
        <w:t>时间曲线（线性和半对数）以判断稳态情况。所绘制的平均值曲线上将显示</w:t>
      </w:r>
      <w:proofErr w:type="gramStart"/>
      <w:r w:rsidRPr="00A21E9B">
        <w:rPr>
          <w:rFonts w:hint="eastAsia" w:eastAsia="SimSun"/>
          <w:kern w:val="2"/>
          <w:lang w:eastAsia="zh-CN"/>
        </w:rPr>
        <w:t>准差线</w:t>
      </w:r>
      <w:proofErr w:type="gramEnd"/>
      <w:r w:rsidRPr="00A21E9B">
        <w:rPr>
          <w:rFonts w:hint="eastAsia" w:eastAsia="SimSun"/>
          <w:kern w:val="2"/>
          <w:lang w:eastAsia="zh-CN"/>
        </w:rPr>
        <w:t>。</w:t>
      </w:r>
    </w:p>
    <w:p w:rsidR="00E536C5" w:rsidP="00E536C5" w:rsidRDefault="00E536C5" w14:paraId="176FB4AF" w14:textId="77777777">
      <w:pPr>
        <w:pStyle w:val="ListParagraph"/>
        <w:numPr>
          <w:ilvl w:val="0"/>
          <w:numId w:val="85"/>
        </w:numPr>
        <w:rPr>
          <w:rFonts w:hint="eastAsia" w:ascii="SimSun" w:hAnsi="SimSun" w:eastAsia="SimSun" w:cs="SimSun"/>
          <w:lang w:eastAsia="zh-CN"/>
        </w:rPr>
      </w:pPr>
      <w:commentRangeStart w:id="549"/>
      <w:commentRangeStart w:id="550"/>
      <w:r>
        <w:rPr>
          <w:rFonts w:hint="eastAsia" w:eastAsia="SimSun" w:cs="SimSun"/>
          <w:lang w:eastAsia="zh-CN"/>
        </w:rPr>
        <w:t>药物浓度数据分析</w:t>
      </w:r>
      <w:r w:rsidRPr="002850E3">
        <w:rPr>
          <w:rFonts w:hint="eastAsia" w:eastAsia="SimSun" w:cs="SimSun"/>
          <w:lang w:eastAsia="zh-CN"/>
        </w:rPr>
        <w:t>还将遵循以下几条</w:t>
      </w:r>
      <w:r w:rsidRPr="002850E3">
        <w:rPr>
          <w:rFonts w:hint="eastAsia" w:ascii="SimSun" w:hAnsi="SimSun" w:eastAsia="SimSun" w:cs="SimSun"/>
          <w:color w:val="000000"/>
          <w:lang w:eastAsia="zh-CN"/>
        </w:rPr>
        <w:t>规则</w:t>
      </w:r>
      <w:commentRangeEnd w:id="549"/>
      <w:r w:rsidR="008A1019">
        <w:rPr>
          <w:rStyle w:val="CommentReference"/>
          <w:rFonts w:cs="Cordia New" w:eastAsiaTheme="minorEastAsia"/>
        </w:rPr>
        <w:commentReference w:id="549"/>
      </w:r>
      <w:commentRangeEnd w:id="550"/>
      <w:r w:rsidR="0021536C">
        <w:rPr>
          <w:rStyle w:val="CommentReference"/>
          <w:rFonts w:cs="Cordia New" w:eastAsiaTheme="minorEastAsia"/>
        </w:rPr>
        <w:commentReference w:id="550"/>
      </w:r>
      <w:r>
        <w:rPr>
          <w:rFonts w:hint="eastAsia" w:ascii="SimSun" w:hAnsi="SimSun" w:eastAsia="SimSun" w:cs="SimSun"/>
          <w:color w:val="000000"/>
          <w:lang w:eastAsia="zh-CN"/>
        </w:rPr>
        <w:t>：</w:t>
      </w:r>
    </w:p>
    <w:p w:rsidR="00E536C5" w:rsidP="00E536C5" w:rsidRDefault="00E536C5" w14:paraId="337366EF" w14:textId="77777777">
      <w:pPr>
        <w:numPr>
          <w:ilvl w:val="0"/>
          <w:numId w:val="112"/>
        </w:numPr>
        <w:ind w:left="840" w:leftChars="200" w:hanging="360" w:hangingChars="150"/>
        <w:contextualSpacing/>
        <w:jc w:val="both"/>
        <w:rPr>
          <w:rFonts w:eastAsia="SimSun" w:cs="Times New Roman"/>
          <w:lang w:eastAsia="zh-CN"/>
        </w:rPr>
      </w:pPr>
      <w:r w:rsidRPr="002850E3">
        <w:rPr>
          <w:rFonts w:hint="eastAsia" w:ascii="SimSun" w:hAnsi="SimSun" w:eastAsia="SimSun" w:cs="SimSun"/>
          <w:lang w:eastAsia="zh-CN"/>
        </w:rPr>
        <w:t>在对血药浓度进行描述性统计分析汇总以及绘制</w:t>
      </w:r>
      <w:r w:rsidRPr="002850E3">
        <w:rPr>
          <w:rFonts w:eastAsia="SimSun" w:cs="Times New Roman"/>
          <w:lang w:eastAsia="zh-CN"/>
        </w:rPr>
        <w:t>平均血药浓度</w:t>
      </w:r>
      <w:r w:rsidRPr="002850E3">
        <w:rPr>
          <w:rFonts w:eastAsia="SimSun" w:cs="Times New Roman"/>
          <w:lang w:eastAsia="zh-CN"/>
        </w:rPr>
        <w:t>-</w:t>
      </w:r>
      <w:r w:rsidRPr="002850E3">
        <w:rPr>
          <w:rFonts w:eastAsia="SimSun" w:cs="Times New Roman"/>
          <w:lang w:eastAsia="zh-CN"/>
        </w:rPr>
        <w:t>时间曲线</w:t>
      </w:r>
      <w:r w:rsidRPr="002850E3">
        <w:rPr>
          <w:rFonts w:hint="eastAsia" w:ascii="SimSun" w:hAnsi="SimSun" w:eastAsia="SimSun" w:cs="SimSun"/>
          <w:lang w:eastAsia="zh-CN"/>
        </w:rPr>
        <w:t>时，对于低于定量下限（</w:t>
      </w:r>
      <w:r w:rsidRPr="002850E3">
        <w:rPr>
          <w:rFonts w:eastAsia="Calibri" w:cs="Times New Roman"/>
          <w:lang w:eastAsia="zh-CN"/>
        </w:rPr>
        <w:t>BLQ</w:t>
      </w:r>
      <w:r w:rsidRPr="002850E3">
        <w:rPr>
          <w:rFonts w:hint="eastAsia" w:ascii="SimSun" w:hAnsi="SimSun" w:eastAsia="SimSun" w:cs="SimSun"/>
          <w:lang w:eastAsia="zh-CN"/>
        </w:rPr>
        <w:t>）的浓度数据，在血药浓度数据统计汇总中设定为</w:t>
      </w:r>
      <w:r w:rsidRPr="002850E3">
        <w:rPr>
          <w:rFonts w:eastAsia="Calibri" w:cs="Times New Roman"/>
          <w:lang w:eastAsia="zh-CN"/>
        </w:rPr>
        <w:t>“0”</w:t>
      </w:r>
      <w:r w:rsidRPr="002850E3">
        <w:rPr>
          <w:rFonts w:hint="eastAsia" w:ascii="SimSun" w:hAnsi="SimSun" w:eastAsia="SimSun" w:cs="SimSun"/>
          <w:lang w:eastAsia="zh-CN"/>
        </w:rPr>
        <w:t>后再进行统计分析</w:t>
      </w:r>
      <w:r w:rsidRPr="002850E3">
        <w:rPr>
          <w:rFonts w:eastAsia="SimSun" w:cs="Times New Roman"/>
          <w:lang w:eastAsia="zh-CN"/>
        </w:rPr>
        <w:t>。</w:t>
      </w:r>
    </w:p>
    <w:p w:rsidR="00E536C5" w:rsidP="00E536C5" w:rsidRDefault="00E536C5" w14:paraId="6D40A2A2" w14:textId="3307C354">
      <w:pPr>
        <w:numPr>
          <w:ilvl w:val="0"/>
          <w:numId w:val="112"/>
        </w:numPr>
        <w:ind w:left="840" w:leftChars="200" w:hanging="360" w:hangingChars="150"/>
        <w:contextualSpacing/>
        <w:jc w:val="both"/>
        <w:rPr>
          <w:rFonts w:eastAsia="SimSun" w:cs="Times New Roman"/>
          <w:lang w:eastAsia="zh-CN"/>
        </w:rPr>
      </w:pPr>
      <w:r w:rsidRPr="00D71E7F">
        <w:rPr>
          <w:rFonts w:hint="eastAsia" w:eastAsia="SimSun" w:cs="Times New Roman"/>
          <w:lang w:eastAsia="zh-CN"/>
        </w:rPr>
        <w:t>如果给药前</w:t>
      </w:r>
      <w:r>
        <w:rPr>
          <w:rFonts w:hint="eastAsia" w:eastAsia="SimSun" w:cs="Times New Roman"/>
          <w:lang w:eastAsia="zh-CN"/>
        </w:rPr>
        <w:t>血药</w:t>
      </w:r>
      <w:r w:rsidRPr="00D71E7F">
        <w:rPr>
          <w:rFonts w:hint="eastAsia" w:eastAsia="SimSun" w:cs="Times New Roman"/>
          <w:lang w:eastAsia="zh-CN"/>
        </w:rPr>
        <w:t>浓度</w:t>
      </w:r>
      <w:r w:rsidRPr="007D4744">
        <w:rPr>
          <w:rFonts w:eastAsia="SimSun" w:cs="Times New Roman"/>
          <w:lang w:eastAsia="zh-CN"/>
        </w:rPr>
        <w:t>≤</w:t>
      </w:r>
      <w:r w:rsidRPr="00D71E7F">
        <w:rPr>
          <w:rFonts w:hint="eastAsia" w:eastAsia="SimSun" w:cs="Times New Roman"/>
          <w:lang w:eastAsia="zh-CN"/>
        </w:rPr>
        <w:t>C</w:t>
      </w:r>
      <w:r w:rsidRPr="00D71E7F">
        <w:rPr>
          <w:rFonts w:hint="eastAsia" w:eastAsia="SimSun" w:cs="Times New Roman"/>
          <w:vertAlign w:val="subscript"/>
          <w:lang w:eastAsia="zh-CN"/>
        </w:rPr>
        <w:t>max</w:t>
      </w:r>
      <w:r w:rsidRPr="00D71E7F">
        <w:rPr>
          <w:rFonts w:hint="eastAsia" w:eastAsia="SimSun" w:cs="Times New Roman"/>
          <w:lang w:eastAsia="zh-CN"/>
        </w:rPr>
        <w:t>值的</w:t>
      </w:r>
      <w:r w:rsidRPr="00D71E7F">
        <w:rPr>
          <w:rFonts w:hint="eastAsia" w:eastAsia="SimSun" w:cs="Times New Roman"/>
          <w:lang w:eastAsia="zh-CN"/>
        </w:rPr>
        <w:t>5%</w:t>
      </w:r>
      <w:r w:rsidRPr="00D71E7F">
        <w:rPr>
          <w:rFonts w:hint="eastAsia" w:eastAsia="SimSun" w:cs="Times New Roman"/>
          <w:lang w:eastAsia="zh-CN"/>
        </w:rPr>
        <w:t>，受试者数据</w:t>
      </w:r>
      <w:r>
        <w:rPr>
          <w:rFonts w:hint="eastAsia" w:eastAsia="SimSun" w:cs="Times New Roman"/>
          <w:lang w:eastAsia="zh-CN"/>
        </w:rPr>
        <w:t>可</w:t>
      </w:r>
      <w:r w:rsidRPr="00D71E7F">
        <w:rPr>
          <w:rFonts w:hint="eastAsia" w:eastAsia="SimSun" w:cs="Times New Roman"/>
          <w:lang w:eastAsia="zh-CN"/>
        </w:rPr>
        <w:t>未经校正即可纳入</w:t>
      </w:r>
      <w:r>
        <w:rPr>
          <w:rFonts w:hint="eastAsia" w:eastAsia="SimSun" w:cs="Times New Roman"/>
          <w:lang w:eastAsia="zh-CN"/>
        </w:rPr>
        <w:t>所有</w:t>
      </w:r>
      <w:r w:rsidRPr="00D71E7F">
        <w:rPr>
          <w:rFonts w:hint="eastAsia" w:eastAsia="SimSun" w:cs="Times New Roman"/>
          <w:lang w:eastAsia="zh-CN"/>
        </w:rPr>
        <w:t>PK</w:t>
      </w:r>
      <w:r>
        <w:rPr>
          <w:rFonts w:hint="eastAsia" w:eastAsia="SimSun" w:cs="Times New Roman"/>
          <w:lang w:eastAsia="zh-CN"/>
        </w:rPr>
        <w:t>分析</w:t>
      </w:r>
      <w:r w:rsidRPr="00D71E7F">
        <w:rPr>
          <w:rFonts w:hint="eastAsia" w:eastAsia="SimSun" w:cs="Times New Roman"/>
          <w:lang w:eastAsia="zh-CN"/>
        </w:rPr>
        <w:t>中。如果给药前</w:t>
      </w:r>
      <w:r>
        <w:rPr>
          <w:rFonts w:hint="eastAsia" w:eastAsia="SimSun" w:cs="Times New Roman"/>
          <w:lang w:eastAsia="zh-CN"/>
        </w:rPr>
        <w:t>血药</w:t>
      </w:r>
      <w:r w:rsidRPr="00D71E7F">
        <w:rPr>
          <w:rFonts w:hint="eastAsia" w:eastAsia="SimSun" w:cs="Times New Roman"/>
          <w:lang w:eastAsia="zh-CN"/>
        </w:rPr>
        <w:t>浓度</w:t>
      </w:r>
      <w:r w:rsidRPr="00D71E7F">
        <w:rPr>
          <w:rFonts w:hint="eastAsia" w:eastAsia="SimSun" w:cs="Times New Roman"/>
          <w:lang w:eastAsia="zh-CN"/>
        </w:rPr>
        <w:t>&gt;C</w:t>
      </w:r>
      <w:r w:rsidRPr="00D71E7F">
        <w:rPr>
          <w:rFonts w:hint="eastAsia" w:eastAsia="SimSun" w:cs="Times New Roman"/>
          <w:vertAlign w:val="subscript"/>
          <w:lang w:eastAsia="zh-CN"/>
        </w:rPr>
        <w:t>max</w:t>
      </w:r>
      <w:r w:rsidRPr="00D71E7F">
        <w:rPr>
          <w:rFonts w:hint="eastAsia" w:eastAsia="SimSun" w:cs="Times New Roman"/>
          <w:lang w:eastAsia="zh-CN"/>
        </w:rPr>
        <w:t>值的</w:t>
      </w:r>
      <w:r w:rsidRPr="00D71E7F">
        <w:rPr>
          <w:rFonts w:hint="eastAsia" w:eastAsia="SimSun" w:cs="Times New Roman"/>
          <w:lang w:eastAsia="zh-CN"/>
        </w:rPr>
        <w:t>5%</w:t>
      </w:r>
      <w:r w:rsidRPr="00D71E7F">
        <w:rPr>
          <w:rFonts w:hint="eastAsia" w:eastAsia="SimSun" w:cs="Times New Roman"/>
          <w:lang w:eastAsia="zh-CN"/>
        </w:rPr>
        <w:t>，受试者</w:t>
      </w:r>
      <w:r>
        <w:rPr>
          <w:rFonts w:hint="eastAsia" w:eastAsia="SimSun" w:cs="Times New Roman"/>
          <w:lang w:eastAsia="zh-CN"/>
        </w:rPr>
        <w:t>数据</w:t>
      </w:r>
      <w:r w:rsidRPr="00D71E7F">
        <w:rPr>
          <w:rFonts w:hint="eastAsia" w:eastAsia="SimSun" w:cs="Times New Roman"/>
          <w:lang w:eastAsia="zh-CN"/>
        </w:rPr>
        <w:t>将</w:t>
      </w:r>
      <w:r>
        <w:rPr>
          <w:rFonts w:hint="eastAsia" w:eastAsia="SimSun" w:cs="Times New Roman"/>
          <w:lang w:eastAsia="zh-CN"/>
        </w:rPr>
        <w:t>不</w:t>
      </w:r>
      <w:r w:rsidRPr="00D71E7F">
        <w:rPr>
          <w:rFonts w:hint="eastAsia" w:eastAsia="SimSun" w:cs="Times New Roman"/>
          <w:lang w:eastAsia="zh-CN"/>
        </w:rPr>
        <w:t>被</w:t>
      </w:r>
      <w:r>
        <w:rPr>
          <w:rFonts w:hint="eastAsia" w:eastAsia="SimSun" w:cs="Times New Roman"/>
          <w:lang w:eastAsia="zh-CN"/>
        </w:rPr>
        <w:t>纳入描述性统计汇总</w:t>
      </w:r>
      <w:r w:rsidRPr="00D71E7F">
        <w:rPr>
          <w:rFonts w:hint="eastAsia" w:eastAsia="SimSun" w:cs="Times New Roman"/>
          <w:lang w:eastAsia="zh-CN"/>
        </w:rPr>
        <w:t>。</w:t>
      </w:r>
    </w:p>
    <w:p w:rsidRPr="002850E3" w:rsidR="00E536C5" w:rsidP="00E536C5" w:rsidRDefault="00E536C5" w14:paraId="63AC0973" w14:textId="71AF1D9F">
      <w:pPr>
        <w:numPr>
          <w:ilvl w:val="0"/>
          <w:numId w:val="112"/>
        </w:numPr>
        <w:ind w:left="840" w:leftChars="200" w:hanging="360" w:hangingChars="150"/>
        <w:contextualSpacing/>
        <w:jc w:val="both"/>
        <w:rPr>
          <w:rFonts w:eastAsia="Calibri" w:cs="Times New Roman"/>
          <w:lang w:eastAsia="zh-CN"/>
        </w:rPr>
      </w:pPr>
      <w:r w:rsidRPr="0038691C">
        <w:rPr>
          <w:rFonts w:hint="eastAsia" w:ascii="SimSun" w:hAnsi="SimSun" w:eastAsia="SimSun" w:cs="SimSun"/>
          <w:lang w:eastAsia="zh-CN"/>
        </w:rPr>
        <w:t>描述性统计量包括可评估例数（</w:t>
      </w:r>
      <w:r w:rsidRPr="0038691C">
        <w:rPr>
          <w:rFonts w:eastAsia="Calibri" w:cs="Times New Roman"/>
          <w:lang w:eastAsia="zh-CN"/>
        </w:rPr>
        <w:t>n</w:t>
      </w:r>
      <w:r w:rsidRPr="0038691C">
        <w:rPr>
          <w:rFonts w:hint="eastAsia" w:ascii="SimSun" w:hAnsi="SimSun" w:eastAsia="SimSun" w:cs="SimSun"/>
          <w:lang w:eastAsia="zh-CN"/>
        </w:rPr>
        <w:t>）</w:t>
      </w:r>
      <w:r w:rsidRPr="0038691C">
        <w:rPr>
          <w:rFonts w:eastAsia="SimSun" w:cs="Times New Roman"/>
          <w:sz w:val="23"/>
          <w:szCs w:val="23"/>
          <w:lang w:eastAsia="zh-CN"/>
        </w:rPr>
        <w:t>、</w:t>
      </w:r>
      <w:r w:rsidRPr="0038691C">
        <w:rPr>
          <w:rFonts w:hint="eastAsia" w:ascii="SimSun" w:hAnsi="SimSun" w:eastAsia="SimSun" w:cs="SimSun"/>
          <w:lang w:eastAsia="zh-CN"/>
        </w:rPr>
        <w:t>算术平均数（</w:t>
      </w:r>
      <w:r w:rsidRPr="0038691C">
        <w:rPr>
          <w:rFonts w:eastAsia="Calibri" w:cs="Times New Roman"/>
          <w:lang w:eastAsia="zh-CN"/>
        </w:rPr>
        <w:t>Mean</w:t>
      </w:r>
      <w:r w:rsidRPr="0038691C">
        <w:rPr>
          <w:rFonts w:hint="eastAsia" w:ascii="SimSun" w:hAnsi="SimSun" w:eastAsia="SimSun" w:cs="SimSun"/>
          <w:lang w:eastAsia="zh-CN"/>
        </w:rPr>
        <w:t>）、标准差（</w:t>
      </w:r>
      <w:r w:rsidRPr="0038691C">
        <w:rPr>
          <w:rFonts w:eastAsia="Calibri" w:cs="Times New Roman"/>
          <w:lang w:eastAsia="zh-CN"/>
        </w:rPr>
        <w:t>SD</w:t>
      </w:r>
      <w:r w:rsidRPr="0038691C">
        <w:rPr>
          <w:rFonts w:hint="eastAsia" w:ascii="SimSun" w:hAnsi="SimSun" w:eastAsia="SimSun" w:cs="SimSun"/>
          <w:lang w:eastAsia="zh-CN"/>
        </w:rPr>
        <w:t>）、变异系数（</w:t>
      </w:r>
      <w:r w:rsidRPr="0038691C">
        <w:rPr>
          <w:rFonts w:eastAsia="Calibri" w:cs="Times New Roman"/>
          <w:lang w:eastAsia="zh-CN"/>
        </w:rPr>
        <w:t>CV%</w:t>
      </w:r>
      <w:r w:rsidRPr="0038691C">
        <w:rPr>
          <w:rFonts w:hint="eastAsia" w:ascii="SimSun" w:hAnsi="SimSun" w:eastAsia="SimSun" w:cs="SimSun"/>
          <w:lang w:eastAsia="zh-CN"/>
        </w:rPr>
        <w:t>）、中位数（</w:t>
      </w:r>
      <w:r w:rsidRPr="0038691C">
        <w:rPr>
          <w:rFonts w:eastAsia="Calibri" w:cs="Times New Roman"/>
          <w:lang w:eastAsia="zh-CN"/>
        </w:rPr>
        <w:t>Median</w:t>
      </w:r>
      <w:r w:rsidRPr="0038691C">
        <w:rPr>
          <w:rFonts w:hint="eastAsia" w:ascii="SimSun" w:hAnsi="SimSun" w:eastAsia="SimSun" w:cs="SimSun"/>
          <w:lang w:eastAsia="zh-CN"/>
        </w:rPr>
        <w:t>）、最小值（</w:t>
      </w:r>
      <w:r w:rsidRPr="0038691C">
        <w:rPr>
          <w:rFonts w:eastAsia="Calibri" w:cs="Times New Roman"/>
          <w:lang w:eastAsia="zh-CN"/>
        </w:rPr>
        <w:t>Min</w:t>
      </w:r>
      <w:r w:rsidRPr="0038691C">
        <w:rPr>
          <w:rFonts w:hint="eastAsia" w:ascii="SimSun" w:hAnsi="SimSun" w:eastAsia="SimSun" w:cs="SimSun"/>
          <w:lang w:eastAsia="zh-CN"/>
        </w:rPr>
        <w:t>）、最大值（</w:t>
      </w:r>
      <w:r w:rsidRPr="0038691C">
        <w:rPr>
          <w:rFonts w:eastAsia="Calibri" w:cs="Times New Roman"/>
          <w:lang w:eastAsia="zh-CN"/>
        </w:rPr>
        <w:t>Max</w:t>
      </w:r>
      <w:r w:rsidRPr="0038691C">
        <w:rPr>
          <w:rFonts w:hint="eastAsia" w:ascii="SimSun" w:hAnsi="SimSun" w:eastAsia="SimSun" w:cs="SimSun"/>
          <w:lang w:eastAsia="zh-CN"/>
        </w:rPr>
        <w:t>）、</w:t>
      </w:r>
      <w:r w:rsidRPr="0038691C">
        <w:rPr>
          <w:rFonts w:hint="eastAsia" w:eastAsia="SimSun" w:cs="SimSun"/>
          <w:color w:val="000000"/>
          <w:szCs w:val="24"/>
          <w:lang w:eastAsia="zh-CN"/>
        </w:rPr>
        <w:t>几何平均数（</w:t>
      </w:r>
      <w:r w:rsidRPr="0038691C">
        <w:rPr>
          <w:rFonts w:hint="eastAsia" w:eastAsia="SimSun" w:cs="SimSun"/>
          <w:color w:val="000000"/>
          <w:szCs w:val="24"/>
          <w:lang w:eastAsia="zh-CN"/>
        </w:rPr>
        <w:t>GEO</w:t>
      </w:r>
      <w:r w:rsidRPr="0038691C">
        <w:rPr>
          <w:rFonts w:eastAsia="SimSun" w:cs="SimSun"/>
          <w:color w:val="000000"/>
          <w:szCs w:val="24"/>
          <w:lang w:eastAsia="zh-CN"/>
        </w:rPr>
        <w:t xml:space="preserve"> Mean</w:t>
      </w:r>
      <w:r w:rsidRPr="0038691C">
        <w:rPr>
          <w:rFonts w:hint="eastAsia" w:eastAsia="SimSun" w:cs="SimSun"/>
          <w:color w:val="000000"/>
          <w:szCs w:val="24"/>
          <w:lang w:eastAsia="zh-CN"/>
        </w:rPr>
        <w:t>）和几何变异系数（</w:t>
      </w:r>
      <w:r w:rsidRPr="0038691C">
        <w:rPr>
          <w:rFonts w:hint="eastAsia" w:eastAsia="SimSun" w:cs="SimSun"/>
          <w:color w:val="000000"/>
          <w:szCs w:val="24"/>
          <w:lang w:eastAsia="zh-CN"/>
        </w:rPr>
        <w:t>GEO %CV</w:t>
      </w:r>
      <w:r w:rsidR="00694F87">
        <w:rPr>
          <w:rFonts w:hint="eastAsia" w:eastAsia="SimSun" w:cs="SimSun"/>
          <w:color w:val="000000"/>
          <w:szCs w:val="24"/>
          <w:lang w:eastAsia="zh-CN"/>
        </w:rPr>
        <w:t>）</w:t>
      </w:r>
      <w:r w:rsidRPr="0038691C">
        <w:rPr>
          <w:rFonts w:hint="eastAsia" w:ascii="SimSun" w:hAnsi="SimSun" w:eastAsia="SimSun" w:cs="SimSun"/>
          <w:lang w:eastAsia="zh-CN"/>
        </w:rPr>
        <w:t>。</w:t>
      </w:r>
    </w:p>
    <w:p w:rsidRPr="008D4C46" w:rsidR="00E536C5" w:rsidP="00E536C5" w:rsidRDefault="00E536C5" w14:paraId="59F3707F" w14:textId="77777777">
      <w:pPr>
        <w:numPr>
          <w:ilvl w:val="0"/>
          <w:numId w:val="112"/>
        </w:numPr>
        <w:ind w:left="840" w:leftChars="200" w:hanging="360" w:hangingChars="150"/>
        <w:contextualSpacing/>
        <w:jc w:val="both"/>
        <w:rPr>
          <w:rFonts w:eastAsia="SimSun" w:cs="Times New Roman"/>
          <w:lang w:eastAsia="zh-CN"/>
        </w:rPr>
      </w:pPr>
      <w:r w:rsidRPr="0038691C">
        <w:rPr>
          <w:rFonts w:hint="eastAsia" w:ascii="SimSun" w:hAnsi="SimSun" w:eastAsia="SimSun" w:cs="SimSun"/>
          <w:lang w:eastAsia="zh-CN"/>
        </w:rPr>
        <w:t>药物浓度其他</w:t>
      </w:r>
      <w:proofErr w:type="gramStart"/>
      <w:r w:rsidRPr="0038691C">
        <w:rPr>
          <w:rFonts w:eastAsia="SimSun" w:cs="Times New Roman"/>
          <w:lang w:eastAsia="zh-CN"/>
        </w:rPr>
        <w:t>修约</w:t>
      </w:r>
      <w:r w:rsidRPr="0038691C">
        <w:rPr>
          <w:rFonts w:hint="eastAsia" w:ascii="SimSun" w:hAnsi="SimSun" w:eastAsia="SimSun" w:cs="SimSun"/>
          <w:lang w:eastAsia="zh-CN"/>
        </w:rPr>
        <w:t>规则</w:t>
      </w:r>
      <w:proofErr w:type="gramEnd"/>
      <w:r w:rsidRPr="0038691C">
        <w:rPr>
          <w:rFonts w:hint="eastAsia" w:ascii="SimSun" w:hAnsi="SimSun" w:eastAsia="SimSun" w:cs="SimSun"/>
          <w:lang w:eastAsia="zh-CN"/>
        </w:rPr>
        <w:t>参考</w:t>
      </w:r>
      <w:r w:rsidRPr="0038691C">
        <w:rPr>
          <w:rFonts w:ascii="SimSun" w:hAnsi="SimSun" w:eastAsia="SimSun" w:cs="SimSun"/>
          <w:color w:val="0000FF"/>
          <w:lang w:eastAsia="zh-CN"/>
        </w:rPr>
        <w:fldChar w:fldCharType="begin"/>
      </w:r>
      <w:r w:rsidRPr="0038691C">
        <w:rPr>
          <w:rFonts w:ascii="SimSun" w:hAnsi="SimSun" w:eastAsia="SimSun" w:cs="SimSun"/>
          <w:color w:val="0000FF"/>
          <w:lang w:eastAsia="zh-CN"/>
        </w:rPr>
        <w:instrText xml:space="preserve"> </w:instrText>
      </w:r>
      <w:r w:rsidRPr="0038691C">
        <w:rPr>
          <w:rFonts w:hint="eastAsia" w:ascii="SimSun" w:hAnsi="SimSun" w:eastAsia="SimSun" w:cs="SimSun"/>
          <w:color w:val="0000FF"/>
          <w:lang w:eastAsia="zh-CN"/>
        </w:rPr>
        <w:instrText>REF _Ref167262349 \h</w:instrText>
      </w:r>
      <w:r w:rsidRPr="0038691C">
        <w:rPr>
          <w:rFonts w:ascii="SimSun" w:hAnsi="SimSun" w:eastAsia="SimSun" w:cs="SimSun"/>
          <w:color w:val="0000FF"/>
          <w:lang w:eastAsia="zh-CN"/>
        </w:rPr>
        <w:instrText xml:space="preserve"> </w:instrText>
      </w:r>
      <w:r>
        <w:rPr>
          <w:rFonts w:ascii="SimSun" w:hAnsi="SimSun" w:eastAsia="SimSun" w:cs="SimSun"/>
          <w:color w:val="0000FF"/>
          <w:lang w:eastAsia="zh-CN"/>
        </w:rPr>
        <w:instrText xml:space="preserve"> \* MERGEFORMAT </w:instrText>
      </w:r>
      <w:r w:rsidRPr="0038691C">
        <w:rPr>
          <w:rFonts w:ascii="SimSun" w:hAnsi="SimSun" w:eastAsia="SimSun" w:cs="SimSun"/>
          <w:color w:val="0000FF"/>
          <w:lang w:eastAsia="zh-CN"/>
        </w:rPr>
      </w:r>
      <w:r w:rsidRPr="0038691C">
        <w:rPr>
          <w:rFonts w:ascii="SimSun" w:hAnsi="SimSun" w:eastAsia="SimSun" w:cs="SimSun"/>
          <w:color w:val="0000FF"/>
          <w:lang w:eastAsia="zh-CN"/>
        </w:rPr>
        <w:fldChar w:fldCharType="separate"/>
      </w:r>
      <w:r w:rsidRPr="0038691C">
        <w:rPr>
          <w:rFonts w:asciiTheme="majorEastAsia" w:hAnsiTheme="majorEastAsia"/>
          <w:color w:val="0000FF"/>
          <w:lang w:eastAsia="zh-CN"/>
        </w:rPr>
        <w:t>附录</w:t>
      </w:r>
      <w:r w:rsidRPr="0038691C">
        <w:rPr>
          <w:rFonts w:cs="Times New Roman"/>
          <w:color w:val="0000FF"/>
          <w:lang w:eastAsia="zh-CN"/>
        </w:rPr>
        <w:t>2:</w:t>
      </w:r>
      <w:r w:rsidRPr="0038691C">
        <w:rPr>
          <w:rFonts w:asciiTheme="majorEastAsia" w:hAnsiTheme="majorEastAsia"/>
          <w:color w:val="0000FF"/>
          <w:lang w:eastAsia="zh-CN"/>
        </w:rPr>
        <w:t xml:space="preserve"> 数据展示标准及处理规则</w:t>
      </w:r>
      <w:r w:rsidRPr="0038691C">
        <w:rPr>
          <w:rFonts w:ascii="SimSun" w:hAnsi="SimSun" w:eastAsia="SimSun" w:cs="SimSun"/>
          <w:color w:val="0000FF"/>
          <w:lang w:eastAsia="zh-CN"/>
        </w:rPr>
        <w:fldChar w:fldCharType="end"/>
      </w:r>
      <w:r w:rsidRPr="0038691C">
        <w:rPr>
          <w:rFonts w:hint="eastAsia" w:ascii="SimSun" w:hAnsi="SimSun" w:eastAsia="SimSun" w:cs="SimSun"/>
          <w:lang w:eastAsia="zh-CN"/>
        </w:rPr>
        <w:t>。</w:t>
      </w:r>
    </w:p>
    <w:p w:rsidR="00E536C5" w:rsidP="00E536C5" w:rsidRDefault="00E536C5" w14:paraId="6B2F8B4E" w14:textId="77777777">
      <w:pPr>
        <w:pStyle w:val="Heading3"/>
        <w:rPr>
          <w:rFonts w:hint="eastAsia"/>
          <w:lang w:eastAsia="zh-CN"/>
        </w:rPr>
      </w:pPr>
      <w:r w:rsidRPr="008965E7">
        <w:rPr>
          <w:rFonts w:hint="eastAsia"/>
          <w:lang w:eastAsia="zh-CN"/>
        </w:rPr>
        <w:tab/>
      </w:r>
      <w:bookmarkStart w:name="_Toc201319936" w:id="551"/>
      <w:r>
        <w:rPr>
          <w:rFonts w:hint="eastAsia"/>
          <w:lang w:eastAsia="zh-CN"/>
        </w:rPr>
        <w:t>药代动力学参数</w:t>
      </w:r>
      <w:bookmarkEnd w:id="551"/>
    </w:p>
    <w:p w:rsidRPr="00351AF9" w:rsidR="00E536C5" w:rsidP="00E536C5" w:rsidRDefault="00E536C5" w14:paraId="1A002101" w14:textId="66105445">
      <w:pPr>
        <w:pStyle w:val="ListParagraph"/>
        <w:numPr>
          <w:ilvl w:val="0"/>
          <w:numId w:val="85"/>
        </w:numPr>
        <w:rPr>
          <w:rFonts w:eastAsia="SimSun"/>
          <w:kern w:val="2"/>
          <w:lang w:eastAsia="zh-CN"/>
        </w:rPr>
      </w:pPr>
      <w:r w:rsidRPr="00351AF9">
        <w:rPr>
          <w:rFonts w:hint="eastAsia" w:eastAsia="SimSun"/>
          <w:kern w:val="2"/>
          <w:lang w:eastAsia="zh-CN"/>
        </w:rPr>
        <w:t>P</w:t>
      </w:r>
      <w:r w:rsidRPr="00351AF9">
        <w:rPr>
          <w:rFonts w:eastAsia="SimSun"/>
          <w:kern w:val="2"/>
          <w:lang w:eastAsia="zh-CN"/>
        </w:rPr>
        <w:t>K</w:t>
      </w:r>
      <w:r w:rsidRPr="00351AF9">
        <w:rPr>
          <w:rFonts w:eastAsia="SimSun"/>
          <w:kern w:val="2"/>
          <w:lang w:eastAsia="zh-CN"/>
        </w:rPr>
        <w:t>参数将通过标准的非房室模型</w:t>
      </w:r>
      <w:r w:rsidRPr="00351AF9">
        <w:rPr>
          <w:rFonts w:hint="eastAsia" w:eastAsia="SimSun"/>
          <w:kern w:val="2"/>
          <w:lang w:eastAsia="zh-CN"/>
        </w:rPr>
        <w:t>分</w:t>
      </w:r>
      <w:r w:rsidRPr="00351AF9">
        <w:rPr>
          <w:rFonts w:eastAsia="SimSun"/>
          <w:kern w:val="2"/>
          <w:lang w:eastAsia="zh-CN"/>
        </w:rPr>
        <w:t>析</w:t>
      </w:r>
      <w:r w:rsidRPr="00351AF9">
        <w:rPr>
          <w:rFonts w:hint="eastAsia" w:eastAsia="SimSun"/>
          <w:kern w:val="2"/>
          <w:lang w:eastAsia="zh-CN"/>
        </w:rPr>
        <w:t>（</w:t>
      </w:r>
      <w:r w:rsidRPr="00351AF9">
        <w:rPr>
          <w:rFonts w:hint="eastAsia" w:eastAsia="SimSun"/>
          <w:kern w:val="2"/>
          <w:lang w:eastAsia="zh-CN"/>
        </w:rPr>
        <w:t>N</w:t>
      </w:r>
      <w:r w:rsidRPr="00351AF9">
        <w:rPr>
          <w:rFonts w:eastAsia="SimSun"/>
          <w:kern w:val="2"/>
          <w:lang w:eastAsia="zh-CN"/>
        </w:rPr>
        <w:t>CA</w:t>
      </w:r>
      <w:r w:rsidRPr="00351AF9">
        <w:rPr>
          <w:rFonts w:hint="eastAsia" w:eastAsia="SimSun"/>
          <w:kern w:val="2"/>
          <w:lang w:eastAsia="zh-CN"/>
        </w:rPr>
        <w:t>）</w:t>
      </w:r>
      <w:r w:rsidRPr="00351AF9">
        <w:rPr>
          <w:rFonts w:eastAsia="SimSun"/>
          <w:kern w:val="2"/>
          <w:lang w:eastAsia="zh-CN"/>
        </w:rPr>
        <w:t>根据当前的工作实践并使用</w:t>
      </w:r>
      <w:r w:rsidRPr="00351AF9">
        <w:rPr>
          <w:rFonts w:eastAsia="SimSun"/>
          <w:kern w:val="2"/>
          <w:lang w:eastAsia="zh-CN"/>
        </w:rPr>
        <w:t xml:space="preserve">Phoenix </w:t>
      </w:r>
      <w:proofErr w:type="spellStart"/>
      <w:r w:rsidRPr="00351AF9">
        <w:rPr>
          <w:rFonts w:eastAsia="SimSun"/>
          <w:kern w:val="2"/>
          <w:lang w:eastAsia="zh-CN"/>
        </w:rPr>
        <w:t>WinNolin</w:t>
      </w:r>
      <w:proofErr w:type="spellEnd"/>
      <w:r w:rsidRPr="00351AF9">
        <w:rPr>
          <w:rFonts w:eastAsia="SimSun"/>
          <w:kern w:val="2"/>
          <w:lang w:eastAsia="zh-CN"/>
        </w:rPr>
        <w:t xml:space="preserve"> 8.0</w:t>
      </w:r>
      <w:r w:rsidR="00D246FF">
        <w:rPr>
          <w:rFonts w:hint="eastAsia" w:eastAsia="SimSun"/>
          <w:kern w:val="2"/>
          <w:lang w:eastAsia="zh-CN"/>
        </w:rPr>
        <w:t>或</w:t>
      </w:r>
      <w:r w:rsidRPr="00351AF9">
        <w:rPr>
          <w:rFonts w:eastAsia="SimSun"/>
          <w:kern w:val="2"/>
          <w:lang w:eastAsia="zh-CN"/>
        </w:rPr>
        <w:t>以上版本计算。所有</w:t>
      </w:r>
      <w:r w:rsidRPr="00351AF9">
        <w:rPr>
          <w:rFonts w:hint="eastAsia" w:eastAsia="SimSun"/>
          <w:kern w:val="2"/>
          <w:lang w:eastAsia="zh-CN"/>
        </w:rPr>
        <w:t>P</w:t>
      </w:r>
      <w:r w:rsidRPr="00351AF9">
        <w:rPr>
          <w:rFonts w:eastAsia="SimSun"/>
          <w:kern w:val="2"/>
          <w:lang w:eastAsia="zh-CN"/>
        </w:rPr>
        <w:t>K</w:t>
      </w:r>
      <w:r w:rsidRPr="00351AF9">
        <w:rPr>
          <w:rFonts w:eastAsia="SimSun"/>
          <w:kern w:val="2"/>
          <w:lang w:eastAsia="zh-CN"/>
        </w:rPr>
        <w:t>参数的计算将基于实际</w:t>
      </w:r>
      <w:r w:rsidR="008A1019">
        <w:rPr>
          <w:rFonts w:hint="eastAsia" w:eastAsia="SimSun"/>
          <w:kern w:val="2"/>
          <w:lang w:eastAsia="zh-CN"/>
        </w:rPr>
        <w:t>给药剂量，</w:t>
      </w:r>
      <w:proofErr w:type="gramStart"/>
      <w:r w:rsidR="008A1019">
        <w:rPr>
          <w:rFonts w:hint="eastAsia" w:eastAsia="SimSun"/>
          <w:kern w:val="2"/>
          <w:lang w:eastAsia="zh-CN"/>
        </w:rPr>
        <w:t>实际输</w:t>
      </w:r>
      <w:proofErr w:type="gramEnd"/>
      <w:r w:rsidR="008A1019">
        <w:rPr>
          <w:rFonts w:hint="eastAsia" w:eastAsia="SimSun"/>
          <w:kern w:val="2"/>
          <w:lang w:eastAsia="zh-CN"/>
        </w:rPr>
        <w:t>注时长和实际</w:t>
      </w:r>
      <w:r w:rsidRPr="00351AF9">
        <w:rPr>
          <w:rFonts w:eastAsia="SimSun"/>
          <w:kern w:val="2"/>
          <w:lang w:eastAsia="zh-CN"/>
        </w:rPr>
        <w:t>采样时间</w:t>
      </w:r>
      <w:r w:rsidR="008A1019">
        <w:rPr>
          <w:rFonts w:hint="eastAsia" w:eastAsia="SimSun"/>
          <w:kern w:val="2"/>
          <w:lang w:eastAsia="zh-CN"/>
        </w:rPr>
        <w:t>等信息</w:t>
      </w:r>
      <w:r w:rsidRPr="00351AF9">
        <w:rPr>
          <w:rFonts w:eastAsia="SimSun"/>
          <w:kern w:val="2"/>
          <w:lang w:eastAsia="zh-CN"/>
        </w:rPr>
        <w:t>。药代动力学参数分析基于</w:t>
      </w:r>
      <w:r w:rsidRPr="00351AF9">
        <w:rPr>
          <w:rFonts w:eastAsia="SimSun"/>
          <w:kern w:val="2"/>
          <w:lang w:eastAsia="zh-CN"/>
        </w:rPr>
        <w:t>PK</w:t>
      </w:r>
      <w:r w:rsidRPr="00351AF9">
        <w:rPr>
          <w:rFonts w:hint="eastAsia" w:eastAsia="SimSun"/>
          <w:kern w:val="2"/>
          <w:lang w:eastAsia="zh-CN"/>
        </w:rPr>
        <w:t>C</w:t>
      </w:r>
      <w:r w:rsidRPr="00351AF9">
        <w:rPr>
          <w:rFonts w:eastAsia="SimSun"/>
          <w:kern w:val="2"/>
          <w:lang w:eastAsia="zh-CN"/>
        </w:rPr>
        <w:t>S</w:t>
      </w:r>
      <w:r w:rsidRPr="00351AF9">
        <w:rPr>
          <w:rFonts w:eastAsia="SimSun"/>
          <w:kern w:val="2"/>
          <w:lang w:eastAsia="zh-CN"/>
        </w:rPr>
        <w:t>。</w:t>
      </w:r>
    </w:p>
    <w:p w:rsidRPr="00351AF9" w:rsidR="00E536C5" w:rsidP="00E536C5" w:rsidRDefault="00E536C5" w14:paraId="11FEEBF9" w14:textId="77777777">
      <w:pPr>
        <w:pStyle w:val="ListParagraph"/>
        <w:numPr>
          <w:ilvl w:val="0"/>
          <w:numId w:val="85"/>
        </w:numPr>
        <w:rPr>
          <w:rFonts w:eastAsia="SimSun"/>
          <w:kern w:val="2"/>
          <w:lang w:eastAsia="zh-CN"/>
        </w:rPr>
      </w:pPr>
      <w:r w:rsidRPr="00351AF9">
        <w:rPr>
          <w:rFonts w:hint="eastAsia" w:eastAsia="SimSun"/>
          <w:kern w:val="2"/>
          <w:lang w:eastAsia="zh-CN"/>
        </w:rPr>
        <w:t>对于纳入</w:t>
      </w:r>
      <w:r w:rsidRPr="00351AF9">
        <w:rPr>
          <w:rFonts w:hint="eastAsia" w:eastAsia="SimSun"/>
          <w:kern w:val="2"/>
          <w:lang w:eastAsia="zh-CN"/>
        </w:rPr>
        <w:t>PKCS</w:t>
      </w:r>
      <w:r w:rsidRPr="00351AF9">
        <w:rPr>
          <w:rFonts w:hint="eastAsia" w:eastAsia="SimSun"/>
          <w:kern w:val="2"/>
          <w:lang w:eastAsia="zh-CN"/>
        </w:rPr>
        <w:t>的受试者，将计算得到的血清</w:t>
      </w:r>
      <w:r w:rsidRPr="00351AF9">
        <w:rPr>
          <w:rFonts w:hint="eastAsia" w:eastAsia="SimSun"/>
          <w:kern w:val="2"/>
          <w:lang w:eastAsia="zh-CN"/>
        </w:rPr>
        <w:t>PK</w:t>
      </w:r>
      <w:r w:rsidRPr="00351AF9">
        <w:rPr>
          <w:rFonts w:hint="eastAsia" w:eastAsia="SimSun"/>
          <w:kern w:val="2"/>
          <w:lang w:eastAsia="zh-CN"/>
        </w:rPr>
        <w:t>参数均使用描述性统计方法进行汇总，并对个体血清</w:t>
      </w:r>
      <w:r w:rsidRPr="00351AF9">
        <w:rPr>
          <w:rFonts w:hint="eastAsia" w:eastAsia="SimSun"/>
          <w:kern w:val="2"/>
          <w:lang w:eastAsia="zh-CN"/>
        </w:rPr>
        <w:t>PK</w:t>
      </w:r>
      <w:r w:rsidRPr="00351AF9">
        <w:rPr>
          <w:rFonts w:hint="eastAsia" w:eastAsia="SimSun"/>
          <w:kern w:val="2"/>
          <w:lang w:eastAsia="zh-CN"/>
        </w:rPr>
        <w:t>参数分别进行列表描述。</w:t>
      </w:r>
    </w:p>
    <w:p w:rsidRPr="00BB658A" w:rsidR="00E536C5" w:rsidP="00E536C5" w:rsidRDefault="00BB658A" w14:paraId="7BAF634E" w14:textId="406716CB">
      <w:pPr>
        <w:pStyle w:val="ListParagraph"/>
        <w:numPr>
          <w:ilvl w:val="0"/>
          <w:numId w:val="85"/>
        </w:numPr>
        <w:rPr>
          <w:rFonts w:eastAsia="SimSun"/>
          <w:kern w:val="2"/>
          <w:lang w:eastAsia="zh-CN"/>
        </w:rPr>
      </w:pPr>
      <w:r w:rsidRPr="000A38D0">
        <w:rPr>
          <w:rFonts w:eastAsia="SimSun"/>
          <w:kern w:val="2"/>
          <w:lang w:eastAsia="zh-CN"/>
        </w:rPr>
        <w:fldChar w:fldCharType="begin"/>
      </w:r>
      <w:r w:rsidRPr="000A38D0">
        <w:rPr>
          <w:rFonts w:eastAsia="SimSun"/>
          <w:kern w:val="2"/>
          <w:lang w:eastAsia="zh-CN"/>
        </w:rPr>
        <w:instrText xml:space="preserve"> REF _Ref173145236 \r \h </w:instrText>
      </w:r>
      <w:r>
        <w:rPr>
          <w:rFonts w:eastAsia="SimSun"/>
          <w:kern w:val="2"/>
          <w:lang w:eastAsia="zh-CN"/>
        </w:rPr>
        <w:instrText xml:space="preserve"> \* MERGEFORMAT </w:instrText>
      </w:r>
      <w:r w:rsidRPr="000A38D0">
        <w:rPr>
          <w:rFonts w:eastAsia="SimSun"/>
          <w:kern w:val="2"/>
          <w:lang w:eastAsia="zh-CN"/>
        </w:rPr>
      </w:r>
      <w:r w:rsidRPr="000A38D0">
        <w:rPr>
          <w:rFonts w:eastAsia="SimSun"/>
          <w:kern w:val="2"/>
          <w:lang w:eastAsia="zh-CN"/>
        </w:rPr>
        <w:fldChar w:fldCharType="separate"/>
      </w:r>
      <w:r w:rsidRPr="000A38D0">
        <w:rPr>
          <w:rFonts w:hint="eastAsia" w:eastAsia="SimSun"/>
          <w:kern w:val="2"/>
          <w:lang w:eastAsia="zh-CN"/>
        </w:rPr>
        <w:t>表</w:t>
      </w:r>
      <w:r w:rsidRPr="000A38D0">
        <w:rPr>
          <w:rFonts w:eastAsia="SimSun"/>
          <w:kern w:val="2"/>
          <w:lang w:eastAsia="zh-CN"/>
        </w:rPr>
        <w:t>9</w:t>
      </w:r>
      <w:r w:rsidRPr="000A38D0">
        <w:rPr>
          <w:rFonts w:eastAsia="SimSun"/>
          <w:kern w:val="2"/>
          <w:lang w:eastAsia="zh-CN"/>
        </w:rPr>
        <w:fldChar w:fldCharType="end"/>
      </w:r>
      <w:r w:rsidRPr="00BB658A" w:rsidR="00E536C5">
        <w:rPr>
          <w:rFonts w:hint="eastAsia" w:eastAsia="SimSun"/>
          <w:kern w:val="2"/>
          <w:lang w:eastAsia="zh-CN"/>
        </w:rPr>
        <w:t>为主要的血</w:t>
      </w:r>
      <w:r w:rsidRPr="000A38D0" w:rsidR="00DB4F56">
        <w:rPr>
          <w:rFonts w:hint="eastAsia" w:eastAsia="SimSun"/>
          <w:kern w:val="2"/>
          <w:lang w:eastAsia="zh-CN"/>
        </w:rPr>
        <w:t>清</w:t>
      </w:r>
      <w:r w:rsidRPr="00BB658A" w:rsidR="00E536C5">
        <w:rPr>
          <w:rFonts w:eastAsia="SimSun"/>
          <w:kern w:val="2"/>
          <w:lang w:eastAsia="zh-CN"/>
        </w:rPr>
        <w:t>PK</w:t>
      </w:r>
      <w:r w:rsidRPr="00BB658A" w:rsidR="00E536C5">
        <w:rPr>
          <w:rFonts w:hint="eastAsia" w:eastAsia="SimSun"/>
          <w:kern w:val="2"/>
          <w:lang w:eastAsia="zh-CN"/>
        </w:rPr>
        <w:t>参数</w:t>
      </w:r>
      <w:commentRangeStart w:id="552"/>
      <w:commentRangeStart w:id="553"/>
      <w:r w:rsidRPr="00BB658A" w:rsidR="00E536C5">
        <w:rPr>
          <w:rFonts w:hint="eastAsia" w:eastAsia="SimSun"/>
          <w:kern w:val="2"/>
          <w:lang w:eastAsia="zh-CN"/>
        </w:rPr>
        <w:t>介绍</w:t>
      </w:r>
      <w:commentRangeEnd w:id="552"/>
      <w:r w:rsidRPr="00BB658A" w:rsidR="008A1019">
        <w:rPr>
          <w:rStyle w:val="CommentReference"/>
          <w:rFonts w:cs="Cordia New" w:eastAsiaTheme="minorEastAsia"/>
        </w:rPr>
        <w:commentReference w:id="552"/>
      </w:r>
      <w:commentRangeEnd w:id="553"/>
      <w:r>
        <w:rPr>
          <w:rStyle w:val="CommentReference"/>
          <w:rFonts w:cs="Cordia New" w:eastAsiaTheme="minorEastAsia"/>
        </w:rPr>
        <w:commentReference w:id="553"/>
      </w:r>
      <w:r w:rsidRPr="00BB658A" w:rsidR="00E536C5">
        <w:rPr>
          <w:rFonts w:hint="eastAsia" w:eastAsia="SimSun"/>
          <w:kern w:val="2"/>
          <w:lang w:eastAsia="zh-CN"/>
        </w:rPr>
        <w:t>。</w:t>
      </w:r>
      <w:r w:rsidR="0073791B">
        <w:rPr>
          <w:rFonts w:eastAsia="SimSun"/>
          <w:kern w:val="2"/>
          <w:lang w:eastAsia="zh-CN"/>
        </w:rPr>
        <w:fldChar w:fldCharType="begin"/>
      </w:r>
      <w:r w:rsidR="0073791B">
        <w:rPr>
          <w:rFonts w:eastAsia="SimSun"/>
          <w:kern w:val="2"/>
          <w:lang w:eastAsia="zh-CN"/>
        </w:rPr>
        <w:instrText xml:space="preserve"> </w:instrText>
      </w:r>
      <w:r w:rsidR="0073791B">
        <w:rPr>
          <w:rFonts w:hint="eastAsia" w:eastAsia="SimSun"/>
          <w:kern w:val="2"/>
          <w:lang w:eastAsia="zh-CN"/>
        </w:rPr>
        <w:instrText>REF _Ref171609528 \r \h</w:instrText>
      </w:r>
      <w:r w:rsidR="0073791B">
        <w:rPr>
          <w:rFonts w:eastAsia="SimSun"/>
          <w:kern w:val="2"/>
          <w:lang w:eastAsia="zh-CN"/>
        </w:rPr>
        <w:instrText xml:space="preserve"> </w:instrText>
      </w:r>
      <w:r w:rsidR="0073791B">
        <w:rPr>
          <w:rFonts w:eastAsia="SimSun"/>
          <w:kern w:val="2"/>
          <w:lang w:eastAsia="zh-CN"/>
        </w:rPr>
      </w:r>
      <w:r w:rsidR="0073791B">
        <w:rPr>
          <w:rFonts w:eastAsia="SimSun"/>
          <w:kern w:val="2"/>
          <w:lang w:eastAsia="zh-CN"/>
        </w:rPr>
        <w:fldChar w:fldCharType="separate"/>
      </w:r>
      <w:r w:rsidR="0073791B">
        <w:rPr>
          <w:rFonts w:hint="eastAsia" w:eastAsia="SimSun"/>
          <w:kern w:val="2"/>
          <w:lang w:eastAsia="zh-CN"/>
        </w:rPr>
        <w:t>表</w:t>
      </w:r>
      <w:r w:rsidR="0073791B">
        <w:rPr>
          <w:rFonts w:hint="eastAsia" w:eastAsia="SimSun"/>
          <w:kern w:val="2"/>
          <w:lang w:eastAsia="zh-CN"/>
        </w:rPr>
        <w:t>10</w:t>
      </w:r>
      <w:r w:rsidR="0073791B">
        <w:rPr>
          <w:rFonts w:eastAsia="SimSun"/>
          <w:kern w:val="2"/>
          <w:lang w:eastAsia="zh-CN"/>
        </w:rPr>
        <w:fldChar w:fldCharType="end"/>
      </w:r>
      <w:r w:rsidRPr="00BB658A" w:rsidR="00E536C5">
        <w:rPr>
          <w:rFonts w:hint="eastAsia" w:eastAsia="SimSun"/>
          <w:kern w:val="2"/>
          <w:lang w:eastAsia="zh-CN"/>
        </w:rPr>
        <w:t>为血浆</w:t>
      </w:r>
      <w:r w:rsidRPr="00BB658A" w:rsidR="00E536C5">
        <w:rPr>
          <w:rFonts w:eastAsia="SimSun"/>
          <w:kern w:val="2"/>
          <w:lang w:eastAsia="zh-CN"/>
        </w:rPr>
        <w:t>PK</w:t>
      </w:r>
      <w:r w:rsidRPr="00BB658A" w:rsidR="00E536C5">
        <w:rPr>
          <w:rFonts w:hint="eastAsia" w:eastAsia="SimSun"/>
          <w:kern w:val="2"/>
          <w:lang w:eastAsia="zh-CN"/>
        </w:rPr>
        <w:t>参数诊断参数介绍，这些参数将不进行描述性统计</w:t>
      </w:r>
      <w:proofErr w:type="gramStart"/>
      <w:r w:rsidRPr="00BB658A" w:rsidR="00E536C5">
        <w:rPr>
          <w:rFonts w:hint="eastAsia" w:eastAsia="SimSun"/>
          <w:kern w:val="2"/>
          <w:lang w:eastAsia="zh-CN"/>
        </w:rPr>
        <w:t>汇总仅</w:t>
      </w:r>
      <w:proofErr w:type="gramEnd"/>
      <w:r w:rsidRPr="00BB658A" w:rsidR="00E536C5">
        <w:rPr>
          <w:rFonts w:hint="eastAsia" w:eastAsia="SimSun"/>
          <w:kern w:val="2"/>
          <w:lang w:eastAsia="zh-CN"/>
        </w:rPr>
        <w:t>在列表中列出。</w:t>
      </w:r>
    </w:p>
    <w:p w:rsidRPr="00351AF9" w:rsidR="00E536C5" w:rsidP="00E536C5" w:rsidRDefault="00E536C5" w14:paraId="12819BDA" w14:textId="77777777">
      <w:pPr>
        <w:pStyle w:val="ListParagraph"/>
        <w:numPr>
          <w:ilvl w:val="0"/>
          <w:numId w:val="85"/>
        </w:numPr>
        <w:rPr>
          <w:rFonts w:eastAsia="SimSun"/>
          <w:kern w:val="2"/>
          <w:lang w:eastAsia="zh-CN"/>
        </w:rPr>
      </w:pPr>
      <w:r w:rsidRPr="00351AF9">
        <w:rPr>
          <w:rFonts w:hint="eastAsia" w:eastAsia="SimSun"/>
          <w:kern w:val="2"/>
          <w:lang w:eastAsia="zh-CN"/>
        </w:rPr>
        <w:t>PK</w:t>
      </w:r>
      <w:r w:rsidRPr="00351AF9">
        <w:rPr>
          <w:rFonts w:hint="eastAsia" w:eastAsia="SimSun"/>
          <w:kern w:val="2"/>
          <w:lang w:eastAsia="zh-CN"/>
        </w:rPr>
        <w:t>参数的处理还将遵循以下几条规则：</w:t>
      </w:r>
    </w:p>
    <w:p w:rsidR="00E536C5" w:rsidP="00E536C5" w:rsidRDefault="00E536C5" w14:paraId="1144BF0F" w14:textId="77777777">
      <w:pPr>
        <w:numPr>
          <w:ilvl w:val="0"/>
          <w:numId w:val="112"/>
        </w:numPr>
        <w:ind w:left="840" w:leftChars="200" w:hanging="360" w:hangingChars="150"/>
        <w:contextualSpacing/>
        <w:jc w:val="both"/>
        <w:rPr>
          <w:rFonts w:eastAsia="SimSun" w:cs="SimSun"/>
          <w:color w:val="000000"/>
          <w:szCs w:val="24"/>
          <w:lang w:eastAsia="zh-CN"/>
        </w:rPr>
      </w:pPr>
      <w:r w:rsidRPr="002850E3">
        <w:rPr>
          <w:rFonts w:eastAsia="SimSun" w:cs="SimSun"/>
          <w:color w:val="000000"/>
          <w:szCs w:val="24"/>
          <w:lang w:eastAsia="zh-CN"/>
        </w:rPr>
        <w:t>PK</w:t>
      </w:r>
      <w:r w:rsidRPr="002850E3">
        <w:rPr>
          <w:rFonts w:eastAsia="SimSun" w:cs="SimSun"/>
          <w:color w:val="000000"/>
          <w:szCs w:val="24"/>
          <w:lang w:eastAsia="zh-CN"/>
        </w:rPr>
        <w:t>参数计算时，对于</w:t>
      </w:r>
      <w:r w:rsidRPr="002850E3">
        <w:rPr>
          <w:rFonts w:eastAsia="SimSun" w:cs="SimSun"/>
          <w:color w:val="000000"/>
          <w:szCs w:val="24"/>
          <w:lang w:eastAsia="zh-CN"/>
        </w:rPr>
        <w:t>BLQ</w:t>
      </w:r>
      <w:r w:rsidRPr="002850E3">
        <w:rPr>
          <w:rFonts w:eastAsia="SimSun" w:cs="SimSun"/>
          <w:color w:val="000000"/>
          <w:szCs w:val="24"/>
          <w:lang w:eastAsia="zh-CN"/>
        </w:rPr>
        <w:t>的浓度数据，若出现在第一个可测得浓度之前，将其设定为</w:t>
      </w:r>
      <w:r w:rsidRPr="002850E3">
        <w:rPr>
          <w:rFonts w:eastAsia="SimSun" w:cs="SimSun"/>
          <w:color w:val="000000"/>
          <w:szCs w:val="24"/>
          <w:lang w:eastAsia="zh-CN"/>
        </w:rPr>
        <w:t>“0”</w:t>
      </w:r>
      <w:r w:rsidRPr="002850E3">
        <w:rPr>
          <w:rFonts w:eastAsia="SimSun" w:cs="SimSun"/>
          <w:color w:val="000000"/>
          <w:szCs w:val="24"/>
          <w:lang w:eastAsia="zh-CN"/>
        </w:rPr>
        <w:t>，若在之后测得，将其设定为</w:t>
      </w:r>
      <w:r w:rsidRPr="002850E3">
        <w:rPr>
          <w:rFonts w:eastAsia="SimSun" w:cs="SimSun"/>
          <w:color w:val="000000"/>
          <w:szCs w:val="24"/>
          <w:lang w:eastAsia="zh-CN"/>
        </w:rPr>
        <w:t>“</w:t>
      </w:r>
      <w:r w:rsidRPr="002850E3">
        <w:rPr>
          <w:rFonts w:eastAsia="SimSun" w:cs="SimSun"/>
          <w:color w:val="000000"/>
          <w:szCs w:val="24"/>
          <w:lang w:eastAsia="zh-CN"/>
        </w:rPr>
        <w:t>缺失</w:t>
      </w:r>
      <w:r w:rsidRPr="002850E3">
        <w:rPr>
          <w:rFonts w:eastAsia="SimSun" w:cs="SimSun"/>
          <w:color w:val="000000"/>
          <w:szCs w:val="24"/>
          <w:lang w:eastAsia="zh-CN"/>
        </w:rPr>
        <w:t>”</w:t>
      </w:r>
      <w:r w:rsidRPr="002850E3">
        <w:rPr>
          <w:rFonts w:eastAsia="SimSun" w:cs="SimSun"/>
          <w:color w:val="000000"/>
          <w:szCs w:val="24"/>
          <w:lang w:eastAsia="zh-CN"/>
        </w:rPr>
        <w:t>。</w:t>
      </w:r>
    </w:p>
    <w:p w:rsidR="00E536C5" w:rsidP="00E536C5" w:rsidRDefault="00E536C5" w14:paraId="15625328" w14:textId="77777777">
      <w:pPr>
        <w:numPr>
          <w:ilvl w:val="0"/>
          <w:numId w:val="112"/>
        </w:numPr>
        <w:ind w:left="840" w:leftChars="200" w:hanging="360" w:hangingChars="150"/>
        <w:contextualSpacing/>
        <w:jc w:val="both"/>
        <w:rPr>
          <w:rFonts w:eastAsia="SimSun" w:cs="SimSun"/>
          <w:color w:val="000000"/>
          <w:szCs w:val="24"/>
          <w:lang w:eastAsia="zh-CN"/>
        </w:rPr>
      </w:pPr>
      <w:r>
        <w:rPr>
          <w:rFonts w:hint="eastAsia" w:eastAsia="SimSun" w:cs="SimSun"/>
          <w:color w:val="000000"/>
          <w:szCs w:val="24"/>
          <w:lang w:eastAsia="zh-CN"/>
        </w:rPr>
        <w:t>P</w:t>
      </w:r>
      <w:r>
        <w:rPr>
          <w:rFonts w:eastAsia="SimSun" w:cs="SimSun"/>
          <w:color w:val="000000"/>
          <w:szCs w:val="24"/>
          <w:lang w:eastAsia="zh-CN"/>
        </w:rPr>
        <w:t>K</w:t>
      </w:r>
      <w:r>
        <w:rPr>
          <w:rFonts w:hint="eastAsia" w:eastAsia="SimSun" w:cs="SimSun"/>
          <w:color w:val="000000"/>
          <w:szCs w:val="24"/>
          <w:lang w:eastAsia="zh-CN"/>
        </w:rPr>
        <w:t>参数</w:t>
      </w:r>
      <w:r w:rsidRPr="003F11A4">
        <w:rPr>
          <w:rFonts w:hint="eastAsia" w:eastAsia="SimSun" w:cs="SimSun"/>
          <w:color w:val="000000"/>
          <w:szCs w:val="24"/>
          <w:lang w:eastAsia="zh-CN"/>
        </w:rPr>
        <w:t>数据集以及研究数据</w:t>
      </w:r>
      <w:r>
        <w:rPr>
          <w:rFonts w:hint="eastAsia" w:eastAsia="SimSun" w:cs="SimSun"/>
          <w:color w:val="000000"/>
          <w:szCs w:val="24"/>
          <w:lang w:eastAsia="zh-CN"/>
        </w:rPr>
        <w:t>制</w:t>
      </w:r>
      <w:r w:rsidRPr="003F11A4">
        <w:rPr>
          <w:rFonts w:hint="eastAsia" w:eastAsia="SimSun" w:cs="SimSun"/>
          <w:color w:val="000000"/>
          <w:szCs w:val="24"/>
          <w:lang w:eastAsia="zh-CN"/>
        </w:rPr>
        <w:t>表模型（</w:t>
      </w:r>
      <w:r w:rsidRPr="003F11A4">
        <w:rPr>
          <w:rFonts w:hint="eastAsia" w:eastAsia="SimSun" w:cs="SimSun"/>
          <w:color w:val="000000"/>
          <w:szCs w:val="24"/>
          <w:lang w:eastAsia="zh-CN"/>
        </w:rPr>
        <w:t>SDTM</w:t>
      </w:r>
      <w:r w:rsidRPr="003F11A4">
        <w:rPr>
          <w:rFonts w:hint="eastAsia" w:eastAsia="SimSun" w:cs="SimSun"/>
          <w:color w:val="000000"/>
          <w:szCs w:val="24"/>
          <w:lang w:eastAsia="zh-CN"/>
        </w:rPr>
        <w:t>）的</w:t>
      </w:r>
      <w:r w:rsidRPr="003F11A4">
        <w:rPr>
          <w:rFonts w:hint="eastAsia" w:eastAsia="SimSun" w:cs="SimSun"/>
          <w:color w:val="000000"/>
          <w:szCs w:val="24"/>
          <w:lang w:eastAsia="zh-CN"/>
        </w:rPr>
        <w:t>PP</w:t>
      </w:r>
      <w:r>
        <w:rPr>
          <w:rFonts w:hint="eastAsia" w:eastAsia="SimSun" w:cs="SimSun"/>
          <w:color w:val="000000"/>
          <w:szCs w:val="24"/>
          <w:lang w:eastAsia="zh-CN"/>
        </w:rPr>
        <w:t>子集中</w:t>
      </w:r>
      <w:r w:rsidRPr="003F11A4">
        <w:rPr>
          <w:rFonts w:hint="eastAsia" w:eastAsia="SimSun" w:cs="SimSun"/>
          <w:color w:val="000000"/>
          <w:szCs w:val="24"/>
          <w:lang w:eastAsia="zh-CN"/>
        </w:rPr>
        <w:t>，</w:t>
      </w:r>
      <w:r w:rsidRPr="003F11A4">
        <w:rPr>
          <w:rFonts w:hint="eastAsia" w:eastAsia="SimSun" w:cs="SimSun"/>
          <w:color w:val="000000"/>
          <w:szCs w:val="24"/>
          <w:lang w:eastAsia="zh-CN"/>
        </w:rPr>
        <w:t>PK</w:t>
      </w:r>
      <w:r w:rsidRPr="003F11A4">
        <w:rPr>
          <w:rFonts w:hint="eastAsia" w:eastAsia="SimSun" w:cs="SimSun"/>
          <w:color w:val="000000"/>
          <w:szCs w:val="24"/>
          <w:lang w:eastAsia="zh-CN"/>
        </w:rPr>
        <w:t>参数将</w:t>
      </w:r>
      <w:r>
        <w:rPr>
          <w:rFonts w:hint="eastAsia" w:eastAsia="SimSun" w:cs="SimSun"/>
          <w:color w:val="000000"/>
          <w:szCs w:val="24"/>
          <w:lang w:eastAsia="zh-CN"/>
        </w:rPr>
        <w:t>保留与经</w:t>
      </w:r>
      <w:r>
        <w:rPr>
          <w:rFonts w:hint="eastAsia" w:eastAsia="SimSun" w:cs="SimSun"/>
          <w:color w:val="000000"/>
          <w:szCs w:val="24"/>
          <w:lang w:eastAsia="zh-CN"/>
        </w:rPr>
        <w:t>N</w:t>
      </w:r>
      <w:r>
        <w:rPr>
          <w:rFonts w:eastAsia="SimSun" w:cs="SimSun"/>
          <w:color w:val="000000"/>
          <w:szCs w:val="24"/>
          <w:lang w:eastAsia="zh-CN"/>
        </w:rPr>
        <w:t>CA</w:t>
      </w:r>
      <w:r>
        <w:rPr>
          <w:rFonts w:hint="eastAsia" w:eastAsia="SimSun" w:cs="SimSun"/>
          <w:color w:val="000000"/>
          <w:szCs w:val="24"/>
          <w:lang w:eastAsia="zh-CN"/>
        </w:rPr>
        <w:t>分析</w:t>
      </w:r>
      <w:proofErr w:type="gramStart"/>
      <w:r>
        <w:rPr>
          <w:rFonts w:hint="eastAsia" w:eastAsia="SimSun" w:cs="SimSun"/>
          <w:color w:val="000000"/>
          <w:szCs w:val="24"/>
          <w:lang w:eastAsia="zh-CN"/>
        </w:rPr>
        <w:t>后相同</w:t>
      </w:r>
      <w:proofErr w:type="gramEnd"/>
      <w:r>
        <w:rPr>
          <w:rFonts w:hint="eastAsia" w:eastAsia="SimSun" w:cs="SimSun"/>
          <w:color w:val="000000"/>
          <w:szCs w:val="24"/>
          <w:lang w:eastAsia="zh-CN"/>
        </w:rPr>
        <w:t>的精度。</w:t>
      </w:r>
    </w:p>
    <w:p w:rsidRPr="002850E3" w:rsidR="00E536C5" w:rsidP="00E536C5" w:rsidRDefault="00E536C5" w14:paraId="781CDB8D" w14:textId="77777777">
      <w:pPr>
        <w:numPr>
          <w:ilvl w:val="0"/>
          <w:numId w:val="112"/>
        </w:numPr>
        <w:ind w:left="840" w:leftChars="200" w:hanging="360" w:hangingChars="150"/>
        <w:contextualSpacing/>
        <w:jc w:val="both"/>
        <w:rPr>
          <w:rFonts w:eastAsia="SimSun" w:cs="SimSun"/>
          <w:color w:val="000000"/>
          <w:szCs w:val="24"/>
          <w:lang w:eastAsia="zh-CN"/>
        </w:rPr>
      </w:pPr>
      <w:r>
        <w:rPr>
          <w:rFonts w:hint="eastAsia" w:eastAsia="SimSun" w:cs="SimSun"/>
          <w:color w:val="000000"/>
          <w:szCs w:val="24"/>
          <w:lang w:eastAsia="zh-CN"/>
        </w:rPr>
        <w:t>用于计算</w:t>
      </w:r>
      <w:r>
        <w:rPr>
          <w:rFonts w:hint="eastAsia" w:eastAsia="SimSun" w:cs="SimSun"/>
          <w:color w:val="000000"/>
          <w:szCs w:val="24"/>
          <w:lang w:eastAsia="zh-CN"/>
        </w:rPr>
        <w:t>P</w:t>
      </w:r>
      <w:r>
        <w:rPr>
          <w:rFonts w:eastAsia="SimSun" w:cs="SimSun"/>
          <w:color w:val="000000"/>
          <w:szCs w:val="24"/>
          <w:lang w:eastAsia="zh-CN"/>
        </w:rPr>
        <w:t>K</w:t>
      </w:r>
      <w:r>
        <w:rPr>
          <w:rFonts w:hint="eastAsia" w:eastAsia="SimSun" w:cs="SimSun"/>
          <w:color w:val="000000"/>
          <w:szCs w:val="24"/>
          <w:lang w:eastAsia="zh-CN"/>
        </w:rPr>
        <w:t>参数的实际采样时间将保留</w:t>
      </w:r>
      <w:r>
        <w:rPr>
          <w:rFonts w:hint="eastAsia" w:eastAsia="SimSun" w:cs="SimSun"/>
          <w:color w:val="000000"/>
          <w:szCs w:val="24"/>
          <w:lang w:eastAsia="zh-CN"/>
        </w:rPr>
        <w:t>2</w:t>
      </w:r>
      <w:r>
        <w:rPr>
          <w:rFonts w:hint="eastAsia" w:eastAsia="SimSun" w:cs="SimSun"/>
          <w:color w:val="000000"/>
          <w:szCs w:val="24"/>
          <w:lang w:eastAsia="zh-CN"/>
        </w:rPr>
        <w:t>位小数，单位为小时（</w:t>
      </w:r>
      <w:r>
        <w:rPr>
          <w:rFonts w:hint="eastAsia" w:eastAsia="SimSun" w:cs="SimSun"/>
          <w:color w:val="000000"/>
          <w:szCs w:val="24"/>
          <w:lang w:eastAsia="zh-CN"/>
        </w:rPr>
        <w:t>h</w:t>
      </w:r>
      <w:r>
        <w:rPr>
          <w:rFonts w:hint="eastAsia" w:eastAsia="SimSun" w:cs="SimSun"/>
          <w:color w:val="000000"/>
          <w:szCs w:val="24"/>
          <w:lang w:eastAsia="zh-CN"/>
        </w:rPr>
        <w:t>）。</w:t>
      </w:r>
    </w:p>
    <w:p w:rsidRPr="002850E3" w:rsidR="00E536C5" w:rsidP="00E536C5" w:rsidRDefault="00E536C5" w14:paraId="061FAF01" w14:textId="77777777">
      <w:pPr>
        <w:numPr>
          <w:ilvl w:val="0"/>
          <w:numId w:val="112"/>
        </w:numPr>
        <w:ind w:left="840" w:leftChars="200" w:hanging="360" w:hangingChars="150"/>
        <w:contextualSpacing/>
        <w:jc w:val="both"/>
        <w:rPr>
          <w:rFonts w:eastAsia="SimSun" w:cs="SimSun"/>
          <w:color w:val="000000"/>
          <w:szCs w:val="24"/>
          <w:lang w:eastAsia="zh-CN"/>
        </w:rPr>
      </w:pPr>
      <w:r w:rsidRPr="002850E3">
        <w:rPr>
          <w:rFonts w:hint="eastAsia" w:eastAsia="SimSun" w:cs="SimSun"/>
          <w:color w:val="000000"/>
          <w:szCs w:val="24"/>
          <w:lang w:eastAsia="zh-CN"/>
        </w:rPr>
        <w:t>若出现诊断参数判断为不可靠的情况，该受试者的相关参数将不计入汇总，仅列表描述。</w:t>
      </w:r>
    </w:p>
    <w:p w:rsidRPr="003806FF" w:rsidR="00E536C5" w:rsidP="00E536C5" w:rsidRDefault="00E536C5" w14:paraId="088979BB" w14:textId="3A621B86">
      <w:pPr>
        <w:numPr>
          <w:ilvl w:val="0"/>
          <w:numId w:val="112"/>
        </w:numPr>
        <w:ind w:left="840" w:leftChars="200" w:hanging="360" w:hangingChars="150"/>
        <w:contextualSpacing/>
        <w:jc w:val="both"/>
        <w:rPr>
          <w:rFonts w:eastAsia="SimSun" w:cs="SimSun"/>
          <w:color w:val="000000"/>
          <w:lang w:eastAsia="zh-CN"/>
        </w:rPr>
      </w:pPr>
      <w:r w:rsidRPr="0DBFBC74">
        <w:rPr>
          <w:rFonts w:hint="eastAsia" w:eastAsia="SimSun" w:cs="SimSun"/>
          <w:color w:val="000000" w:themeColor="text1"/>
          <w:lang w:eastAsia="zh-CN"/>
        </w:rPr>
        <w:t>对于除</w:t>
      </w:r>
      <w:proofErr w:type="spellStart"/>
      <w:r w:rsidRPr="0DBFBC74">
        <w:rPr>
          <w:rFonts w:hint="eastAsia" w:eastAsia="SimSun" w:cs="SimSun"/>
          <w:color w:val="000000" w:themeColor="text1"/>
          <w:lang w:eastAsia="zh-CN"/>
        </w:rPr>
        <w:t>T</w:t>
      </w:r>
      <w:r w:rsidRPr="0DBFBC74">
        <w:rPr>
          <w:rFonts w:eastAsia="SimSun" w:cs="SimSun"/>
          <w:color w:val="000000" w:themeColor="text1"/>
          <w:vertAlign w:val="subscript"/>
          <w:lang w:eastAsia="zh-CN"/>
        </w:rPr>
        <w:t>max</w:t>
      </w:r>
      <w:proofErr w:type="spellEnd"/>
      <w:r w:rsidRPr="0DBFBC74">
        <w:rPr>
          <w:rFonts w:hint="eastAsia" w:eastAsia="SimSun" w:cs="SimSun"/>
          <w:color w:val="000000" w:themeColor="text1"/>
          <w:lang w:eastAsia="zh-CN"/>
        </w:rPr>
        <w:t>，</w:t>
      </w:r>
      <w:proofErr w:type="spellStart"/>
      <w:r w:rsidRPr="0DBFBC74">
        <w:rPr>
          <w:rFonts w:hint="eastAsia" w:eastAsia="SimSun" w:cs="SimSun"/>
          <w:color w:val="000000" w:themeColor="text1"/>
          <w:lang w:eastAsia="zh-CN"/>
        </w:rPr>
        <w:t>T</w:t>
      </w:r>
      <w:r w:rsidRPr="0DBFBC74">
        <w:rPr>
          <w:rFonts w:eastAsia="SimSun" w:cs="SimSun"/>
          <w:color w:val="000000" w:themeColor="text1"/>
          <w:vertAlign w:val="subscript"/>
          <w:lang w:eastAsia="zh-CN"/>
        </w:rPr>
        <w:t>max,ss</w:t>
      </w:r>
      <w:proofErr w:type="spellEnd"/>
      <w:r w:rsidRPr="0DBFBC74">
        <w:rPr>
          <w:rFonts w:hint="eastAsia" w:eastAsia="SimSun" w:cs="SimSun"/>
          <w:color w:val="000000" w:themeColor="text1"/>
          <w:lang w:eastAsia="zh-CN"/>
        </w:rPr>
        <w:t>外的所有</w:t>
      </w:r>
      <w:r w:rsidRPr="0DBFBC74">
        <w:rPr>
          <w:rFonts w:hint="eastAsia" w:eastAsia="SimSun" w:cs="SimSun"/>
          <w:color w:val="000000" w:themeColor="text1"/>
          <w:lang w:eastAsia="zh-CN"/>
        </w:rPr>
        <w:t>PK</w:t>
      </w:r>
      <w:r w:rsidRPr="0DBFBC74">
        <w:rPr>
          <w:rFonts w:hint="eastAsia" w:eastAsia="SimSun" w:cs="SimSun"/>
          <w:color w:val="000000" w:themeColor="text1"/>
          <w:lang w:eastAsia="zh-CN"/>
        </w:rPr>
        <w:t>参数将提供各剂量组受试者的</w:t>
      </w:r>
      <w:r w:rsidRPr="0DBFBC74">
        <w:rPr>
          <w:rFonts w:hint="eastAsia" w:eastAsia="SimSun" w:cs="SimSun"/>
          <w:color w:val="000000" w:themeColor="text1"/>
          <w:lang w:eastAsia="zh-CN"/>
        </w:rPr>
        <w:t>n</w:t>
      </w:r>
      <w:r w:rsidRPr="0DBFBC74">
        <w:rPr>
          <w:rFonts w:hint="eastAsia" w:eastAsia="SimSun" w:cs="SimSun"/>
          <w:color w:val="000000" w:themeColor="text1"/>
          <w:lang w:eastAsia="zh-CN"/>
        </w:rPr>
        <w:t>、</w:t>
      </w:r>
      <w:r w:rsidRPr="0DBFBC74">
        <w:rPr>
          <w:rFonts w:hint="eastAsia" w:eastAsia="SimSun" w:cs="SimSun"/>
          <w:color w:val="000000" w:themeColor="text1"/>
          <w:lang w:eastAsia="zh-CN"/>
        </w:rPr>
        <w:t>Mean</w:t>
      </w:r>
      <w:r w:rsidRPr="0DBFBC74">
        <w:rPr>
          <w:rFonts w:hint="eastAsia" w:eastAsia="SimSun" w:cs="SimSun"/>
          <w:color w:val="000000" w:themeColor="text1"/>
          <w:lang w:eastAsia="zh-CN"/>
        </w:rPr>
        <w:t>、</w:t>
      </w:r>
      <w:r w:rsidRPr="0DBFBC74">
        <w:rPr>
          <w:rFonts w:hint="eastAsia" w:eastAsia="SimSun" w:cs="SimSun"/>
          <w:color w:val="000000" w:themeColor="text1"/>
          <w:lang w:eastAsia="zh-CN"/>
        </w:rPr>
        <w:t>SD</w:t>
      </w:r>
      <w:r w:rsidRPr="0DBFBC74">
        <w:rPr>
          <w:rFonts w:hint="eastAsia" w:eastAsia="SimSun" w:cs="SimSun"/>
          <w:color w:val="000000" w:themeColor="text1"/>
          <w:lang w:eastAsia="zh-CN"/>
        </w:rPr>
        <w:t>、</w:t>
      </w:r>
      <w:r w:rsidRPr="0DBFBC74">
        <w:rPr>
          <w:rFonts w:hint="eastAsia" w:eastAsia="SimSun" w:cs="SimSun"/>
          <w:color w:val="000000" w:themeColor="text1"/>
          <w:lang w:eastAsia="zh-CN"/>
        </w:rPr>
        <w:t>CV%</w:t>
      </w:r>
      <w:r w:rsidRPr="0DBFBC74">
        <w:rPr>
          <w:rFonts w:hint="eastAsia" w:eastAsia="SimSun" w:cs="SimSun"/>
          <w:color w:val="000000" w:themeColor="text1"/>
          <w:lang w:eastAsia="zh-CN"/>
        </w:rPr>
        <w:t>、</w:t>
      </w:r>
      <w:r w:rsidRPr="0DBFBC74">
        <w:rPr>
          <w:rFonts w:hint="eastAsia" w:eastAsia="SimSun" w:cs="SimSun"/>
          <w:color w:val="000000" w:themeColor="text1"/>
          <w:lang w:eastAsia="zh-CN"/>
        </w:rPr>
        <w:t>Median</w:t>
      </w:r>
      <w:r w:rsidRPr="0DBFBC74">
        <w:rPr>
          <w:rFonts w:hint="eastAsia" w:eastAsia="SimSun" w:cs="SimSun"/>
          <w:color w:val="000000" w:themeColor="text1"/>
          <w:lang w:eastAsia="zh-CN"/>
        </w:rPr>
        <w:t>、</w:t>
      </w:r>
      <w:r w:rsidRPr="0DBFBC74">
        <w:rPr>
          <w:rFonts w:hint="eastAsia" w:eastAsia="SimSun" w:cs="SimSun"/>
          <w:color w:val="000000" w:themeColor="text1"/>
          <w:lang w:eastAsia="zh-CN"/>
        </w:rPr>
        <w:t>Min</w:t>
      </w:r>
      <w:r w:rsidRPr="0DBFBC74">
        <w:rPr>
          <w:rFonts w:hint="eastAsia" w:eastAsia="SimSun" w:cs="SimSun"/>
          <w:color w:val="000000" w:themeColor="text1"/>
          <w:lang w:eastAsia="zh-CN"/>
        </w:rPr>
        <w:t>、</w:t>
      </w:r>
      <w:r w:rsidRPr="0DBFBC74">
        <w:rPr>
          <w:rFonts w:eastAsia="SimSun" w:cs="SimSun"/>
          <w:color w:val="000000" w:themeColor="text1"/>
          <w:lang w:eastAsia="zh-CN"/>
        </w:rPr>
        <w:t>Max</w:t>
      </w:r>
      <w:r w:rsidRPr="0DBFBC74">
        <w:rPr>
          <w:rFonts w:hint="eastAsia" w:eastAsia="SimSun" w:cs="SimSun"/>
          <w:color w:val="000000" w:themeColor="text1"/>
          <w:lang w:eastAsia="zh-CN"/>
        </w:rPr>
        <w:t>、</w:t>
      </w:r>
      <w:r w:rsidRPr="0DBFBC74">
        <w:rPr>
          <w:rFonts w:hint="eastAsia" w:eastAsia="SimSun" w:cs="SimSun"/>
          <w:color w:val="000000" w:themeColor="text1"/>
          <w:lang w:eastAsia="zh-CN"/>
        </w:rPr>
        <w:t>GEO</w:t>
      </w:r>
      <w:r w:rsidRPr="0DBFBC74">
        <w:rPr>
          <w:rFonts w:eastAsia="SimSun" w:cs="SimSun"/>
          <w:color w:val="000000" w:themeColor="text1"/>
          <w:lang w:eastAsia="zh-CN"/>
        </w:rPr>
        <w:t xml:space="preserve"> Mean</w:t>
      </w:r>
      <w:r w:rsidRPr="0DBFBC74">
        <w:rPr>
          <w:rFonts w:hint="eastAsia" w:eastAsia="SimSun" w:cs="SimSun"/>
          <w:color w:val="000000" w:themeColor="text1"/>
          <w:lang w:eastAsia="zh-CN"/>
        </w:rPr>
        <w:t>和</w:t>
      </w:r>
      <w:r w:rsidRPr="0DBFBC74">
        <w:rPr>
          <w:rFonts w:hint="eastAsia" w:eastAsia="SimSun" w:cs="SimSun"/>
          <w:color w:val="000000" w:themeColor="text1"/>
          <w:lang w:eastAsia="zh-CN"/>
        </w:rPr>
        <w:t>GEO %CV</w:t>
      </w:r>
      <w:r w:rsidRPr="0DBFBC74">
        <w:rPr>
          <w:rFonts w:hint="eastAsia" w:eastAsia="SimSun" w:cs="SimSun"/>
          <w:color w:val="000000" w:themeColor="text1"/>
          <w:lang w:eastAsia="zh-CN"/>
        </w:rPr>
        <w:t>。对于</w:t>
      </w:r>
      <w:proofErr w:type="spellStart"/>
      <w:r w:rsidRPr="0DBFBC74">
        <w:rPr>
          <w:rFonts w:hint="eastAsia" w:eastAsia="SimSun" w:cs="SimSun"/>
          <w:color w:val="000000" w:themeColor="text1"/>
          <w:lang w:eastAsia="zh-CN"/>
        </w:rPr>
        <w:t>T</w:t>
      </w:r>
      <w:r w:rsidRPr="0DBFBC74">
        <w:rPr>
          <w:rFonts w:eastAsia="SimSun" w:cs="SimSun"/>
          <w:color w:val="000000" w:themeColor="text1"/>
          <w:vertAlign w:val="subscript"/>
          <w:lang w:eastAsia="zh-CN"/>
        </w:rPr>
        <w:t>max</w:t>
      </w:r>
      <w:proofErr w:type="spellEnd"/>
      <w:r w:rsidRPr="0DBFBC74">
        <w:rPr>
          <w:rFonts w:hint="eastAsia" w:eastAsia="SimSun" w:cs="SimSun"/>
          <w:color w:val="000000" w:themeColor="text1"/>
          <w:lang w:eastAsia="zh-CN"/>
        </w:rPr>
        <w:t>，</w:t>
      </w:r>
      <w:proofErr w:type="spellStart"/>
      <w:r w:rsidRPr="0DBFBC74">
        <w:rPr>
          <w:rFonts w:hint="eastAsia" w:eastAsia="SimSun" w:cs="SimSun"/>
          <w:color w:val="000000" w:themeColor="text1"/>
          <w:lang w:eastAsia="zh-CN"/>
        </w:rPr>
        <w:t>T</w:t>
      </w:r>
      <w:r w:rsidRPr="0DBFBC74">
        <w:rPr>
          <w:rFonts w:eastAsia="SimSun" w:cs="SimSun"/>
          <w:color w:val="000000" w:themeColor="text1"/>
          <w:vertAlign w:val="subscript"/>
          <w:lang w:eastAsia="zh-CN"/>
        </w:rPr>
        <w:t>max,ss</w:t>
      </w:r>
      <w:proofErr w:type="spellEnd"/>
      <w:r w:rsidRPr="0DBFBC74">
        <w:rPr>
          <w:rFonts w:hint="eastAsia" w:eastAsia="SimSun" w:cs="SimSun"/>
          <w:color w:val="000000" w:themeColor="text1"/>
          <w:lang w:eastAsia="zh-CN"/>
        </w:rPr>
        <w:t>仅提供</w:t>
      </w:r>
      <w:r w:rsidRPr="0DBFBC74">
        <w:rPr>
          <w:rFonts w:hint="eastAsia" w:eastAsia="SimSun" w:cs="SimSun"/>
          <w:color w:val="000000" w:themeColor="text1"/>
          <w:lang w:eastAsia="zh-CN"/>
        </w:rPr>
        <w:t>n</w:t>
      </w:r>
      <w:r w:rsidRPr="0DBFBC74">
        <w:rPr>
          <w:rFonts w:hint="eastAsia" w:eastAsia="SimSun" w:cs="SimSun"/>
          <w:color w:val="000000" w:themeColor="text1"/>
          <w:lang w:eastAsia="zh-CN"/>
        </w:rPr>
        <w:t>、</w:t>
      </w:r>
      <w:r w:rsidRPr="0DBFBC74">
        <w:rPr>
          <w:rFonts w:hint="eastAsia" w:eastAsia="SimSun" w:cs="SimSun"/>
          <w:color w:val="000000" w:themeColor="text1"/>
          <w:lang w:eastAsia="zh-CN"/>
        </w:rPr>
        <w:t>Median</w:t>
      </w:r>
      <w:r w:rsidRPr="0DBFBC74">
        <w:rPr>
          <w:rFonts w:hint="eastAsia" w:eastAsia="SimSun" w:cs="SimSun"/>
          <w:color w:val="000000" w:themeColor="text1"/>
          <w:lang w:eastAsia="zh-CN"/>
        </w:rPr>
        <w:t>、</w:t>
      </w:r>
      <w:r w:rsidRPr="0DBFBC74">
        <w:rPr>
          <w:rFonts w:hint="eastAsia" w:eastAsia="SimSun" w:cs="SimSun"/>
          <w:color w:val="000000" w:themeColor="text1"/>
          <w:lang w:eastAsia="zh-CN"/>
        </w:rPr>
        <w:t>Min</w:t>
      </w:r>
      <w:r w:rsidRPr="0DBFBC74">
        <w:rPr>
          <w:rFonts w:hint="eastAsia" w:eastAsia="SimSun" w:cs="SimSun"/>
          <w:color w:val="000000" w:themeColor="text1"/>
          <w:lang w:eastAsia="zh-CN"/>
        </w:rPr>
        <w:t>和</w:t>
      </w:r>
      <w:r w:rsidRPr="0DBFBC74">
        <w:rPr>
          <w:rFonts w:eastAsia="SimSun" w:cs="SimSun"/>
          <w:color w:val="000000" w:themeColor="text1"/>
          <w:lang w:eastAsia="zh-CN"/>
        </w:rPr>
        <w:t>Max</w:t>
      </w:r>
      <w:r w:rsidRPr="0DBFBC74">
        <w:rPr>
          <w:rFonts w:hint="eastAsia" w:eastAsia="SimSun" w:cs="SimSun"/>
          <w:color w:val="000000" w:themeColor="text1"/>
          <w:lang w:eastAsia="zh-CN"/>
        </w:rPr>
        <w:t>。</w:t>
      </w:r>
    </w:p>
    <w:p w:rsidRPr="003806FF" w:rsidR="00E536C5" w:rsidP="00E536C5" w:rsidRDefault="00E536C5" w14:paraId="1D0FAF89" w14:textId="77777777">
      <w:pPr>
        <w:numPr>
          <w:ilvl w:val="0"/>
          <w:numId w:val="112"/>
        </w:numPr>
        <w:ind w:left="840" w:leftChars="200" w:hanging="360" w:hangingChars="150"/>
        <w:contextualSpacing/>
        <w:jc w:val="both"/>
        <w:rPr>
          <w:rFonts w:eastAsia="SimSun" w:cs="Times New Roman"/>
          <w:lang w:eastAsia="zh-CN"/>
        </w:rPr>
      </w:pPr>
      <w:r w:rsidRPr="003806FF">
        <w:rPr>
          <w:rFonts w:eastAsia="SimSun" w:cs="Times New Roman"/>
          <w:lang w:eastAsia="zh-CN"/>
        </w:rPr>
        <w:t>PK</w:t>
      </w:r>
      <w:r w:rsidRPr="003806FF">
        <w:rPr>
          <w:rFonts w:eastAsia="SimSun" w:cs="Times New Roman"/>
          <w:lang w:eastAsia="zh-CN"/>
        </w:rPr>
        <w:t>参数其他</w:t>
      </w:r>
      <w:proofErr w:type="gramStart"/>
      <w:r w:rsidRPr="0038691C">
        <w:rPr>
          <w:rFonts w:eastAsia="SimSun" w:cs="Times New Roman"/>
          <w:lang w:eastAsia="zh-CN"/>
        </w:rPr>
        <w:t>修约</w:t>
      </w:r>
      <w:r w:rsidRPr="0038691C">
        <w:rPr>
          <w:rFonts w:hint="eastAsia" w:ascii="SimSun" w:hAnsi="SimSun" w:eastAsia="SimSun" w:cs="SimSun"/>
          <w:lang w:eastAsia="zh-CN"/>
        </w:rPr>
        <w:t>规则</w:t>
      </w:r>
      <w:proofErr w:type="gramEnd"/>
      <w:r w:rsidRPr="0038691C">
        <w:rPr>
          <w:rFonts w:hint="eastAsia" w:ascii="SimSun" w:hAnsi="SimSun" w:eastAsia="SimSun" w:cs="SimSun"/>
          <w:lang w:eastAsia="zh-CN"/>
        </w:rPr>
        <w:t>参考</w:t>
      </w:r>
      <w:r w:rsidRPr="0038691C">
        <w:rPr>
          <w:rFonts w:ascii="SimSun" w:hAnsi="SimSun" w:eastAsia="SimSun" w:cs="SimSun"/>
          <w:color w:val="0000FF"/>
          <w:lang w:eastAsia="zh-CN"/>
        </w:rPr>
        <w:fldChar w:fldCharType="begin"/>
      </w:r>
      <w:r w:rsidRPr="0038691C">
        <w:rPr>
          <w:rFonts w:ascii="SimSun" w:hAnsi="SimSun" w:eastAsia="SimSun" w:cs="SimSun"/>
          <w:color w:val="0000FF"/>
          <w:lang w:eastAsia="zh-CN"/>
        </w:rPr>
        <w:instrText xml:space="preserve"> </w:instrText>
      </w:r>
      <w:r w:rsidRPr="0038691C">
        <w:rPr>
          <w:rFonts w:hint="eastAsia" w:ascii="SimSun" w:hAnsi="SimSun" w:eastAsia="SimSun" w:cs="SimSun"/>
          <w:color w:val="0000FF"/>
          <w:lang w:eastAsia="zh-CN"/>
        </w:rPr>
        <w:instrText>REF _Ref167262349 \h</w:instrText>
      </w:r>
      <w:r w:rsidRPr="0038691C">
        <w:rPr>
          <w:rFonts w:ascii="SimSun" w:hAnsi="SimSun" w:eastAsia="SimSun" w:cs="SimSun"/>
          <w:color w:val="0000FF"/>
          <w:lang w:eastAsia="zh-CN"/>
        </w:rPr>
        <w:instrText xml:space="preserve"> </w:instrText>
      </w:r>
      <w:r>
        <w:rPr>
          <w:rFonts w:ascii="SimSun" w:hAnsi="SimSun" w:eastAsia="SimSun" w:cs="SimSun"/>
          <w:color w:val="0000FF"/>
          <w:lang w:eastAsia="zh-CN"/>
        </w:rPr>
        <w:instrText xml:space="preserve"> \* MERGEFORMAT </w:instrText>
      </w:r>
      <w:r w:rsidRPr="0038691C">
        <w:rPr>
          <w:rFonts w:ascii="SimSun" w:hAnsi="SimSun" w:eastAsia="SimSun" w:cs="SimSun"/>
          <w:color w:val="0000FF"/>
          <w:lang w:eastAsia="zh-CN"/>
        </w:rPr>
      </w:r>
      <w:r w:rsidRPr="0038691C">
        <w:rPr>
          <w:rFonts w:ascii="SimSun" w:hAnsi="SimSun" w:eastAsia="SimSun" w:cs="SimSun"/>
          <w:color w:val="0000FF"/>
          <w:lang w:eastAsia="zh-CN"/>
        </w:rPr>
        <w:fldChar w:fldCharType="separate"/>
      </w:r>
      <w:r w:rsidRPr="0038691C">
        <w:rPr>
          <w:rFonts w:asciiTheme="majorEastAsia" w:hAnsiTheme="majorEastAsia"/>
          <w:color w:val="0000FF"/>
          <w:lang w:eastAsia="zh-CN"/>
        </w:rPr>
        <w:t>附录</w:t>
      </w:r>
      <w:r w:rsidRPr="0038691C">
        <w:rPr>
          <w:rFonts w:cs="Times New Roman"/>
          <w:color w:val="0000FF"/>
          <w:lang w:eastAsia="zh-CN"/>
        </w:rPr>
        <w:t>2:</w:t>
      </w:r>
      <w:r w:rsidRPr="0038691C">
        <w:rPr>
          <w:rFonts w:asciiTheme="majorEastAsia" w:hAnsiTheme="majorEastAsia"/>
          <w:color w:val="0000FF"/>
          <w:lang w:eastAsia="zh-CN"/>
        </w:rPr>
        <w:t xml:space="preserve"> 数据展示标准及处理规则</w:t>
      </w:r>
      <w:r w:rsidRPr="0038691C">
        <w:rPr>
          <w:rFonts w:ascii="SimSun" w:hAnsi="SimSun" w:eastAsia="SimSun" w:cs="SimSun"/>
          <w:color w:val="0000FF"/>
          <w:lang w:eastAsia="zh-CN"/>
        </w:rPr>
        <w:fldChar w:fldCharType="end"/>
      </w:r>
      <w:r w:rsidRPr="0038691C">
        <w:rPr>
          <w:rFonts w:hint="eastAsia" w:ascii="SimSun" w:hAnsi="SimSun" w:eastAsia="SimSun" w:cs="SimSun"/>
          <w:lang w:eastAsia="zh-CN"/>
        </w:rPr>
        <w:t>。</w:t>
      </w:r>
    </w:p>
    <w:p w:rsidR="00E536C5" w:rsidP="00E536C5" w:rsidRDefault="00E536C5" w14:paraId="5E5F36AC" w14:textId="167732D8">
      <w:pPr>
        <w:pStyle w:val="captiontable"/>
        <w:numPr>
          <w:ilvl w:val="2"/>
          <w:numId w:val="20"/>
        </w:numPr>
        <w:spacing w:before="120" w:after="120"/>
        <w:jc w:val="both"/>
        <w:rPr>
          <w:rStyle w:val="CPTVariable"/>
          <w:lang w:eastAsia="zh-CN"/>
        </w:rPr>
      </w:pPr>
      <w:bookmarkStart w:name="_Ref173145236" w:id="554"/>
      <w:commentRangeStart w:id="555"/>
      <w:commentRangeStart w:id="556"/>
      <w:r w:rsidRPr="000B0DAA">
        <w:rPr>
          <w:rStyle w:val="CPTVariable"/>
          <w:rFonts w:hint="eastAsia"/>
          <w:lang w:eastAsia="zh-CN"/>
        </w:rPr>
        <w:t>药代动力学参数</w:t>
      </w:r>
      <w:commentRangeEnd w:id="555"/>
      <w:r w:rsidR="00D246FF">
        <w:rPr>
          <w:rStyle w:val="CommentReference"/>
          <w:rFonts w:ascii="Times New Roman" w:hAnsi="Times New Roman" w:cs="Cordia New" w:eastAsiaTheme="minorEastAsia"/>
          <w:b w:val="0"/>
          <w:bCs w:val="0"/>
          <w:lang w:val="en-US"/>
        </w:rPr>
        <w:commentReference w:id="555"/>
      </w:r>
      <w:bookmarkEnd w:id="554"/>
      <w:commentRangeEnd w:id="556"/>
      <w:r w:rsidR="006C3D2E">
        <w:rPr>
          <w:rStyle w:val="CommentReference"/>
          <w:rFonts w:ascii="Times New Roman" w:hAnsi="Times New Roman" w:cs="Cordia New" w:eastAsiaTheme="minorEastAsia"/>
          <w:b w:val="0"/>
          <w:bCs w:val="0"/>
          <w:lang w:val="en-US"/>
        </w:rPr>
        <w:commentReference w:id="556"/>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91"/>
        <w:gridCol w:w="4383"/>
        <w:gridCol w:w="3276"/>
      </w:tblGrid>
      <w:tr w:rsidRPr="002850E3" w:rsidR="00E536C5" w:rsidTr="001F0FCE" w14:paraId="3ED4A2D1" w14:textId="77777777">
        <w:trPr>
          <w:tblHeader/>
        </w:trPr>
        <w:tc>
          <w:tcPr>
            <w:tcW w:w="904" w:type="pct"/>
            <w:tcBorders>
              <w:bottom w:val="single" w:color="auto" w:sz="4" w:space="0"/>
            </w:tcBorders>
            <w:shd w:val="clear" w:color="auto" w:fill="F2F2F2"/>
          </w:tcPr>
          <w:p w:rsidRPr="002850E3" w:rsidR="00E536C5" w:rsidP="001F0FCE" w:rsidRDefault="00E536C5" w14:paraId="05C15EB2" w14:textId="77777777">
            <w:pPr>
              <w:spacing w:before="0" w:after="0"/>
              <w:rPr>
                <w:rFonts w:eastAsia="SimSun" w:cs="Arial Narrow"/>
                <w:b/>
                <w:sz w:val="22"/>
                <w:lang w:val="en-GB"/>
              </w:rPr>
            </w:pPr>
            <w:r w:rsidRPr="002850E3">
              <w:rPr>
                <w:rFonts w:hint="eastAsia" w:eastAsia="SimSun" w:cs="Arial Narrow"/>
                <w:b/>
                <w:sz w:val="22"/>
                <w:lang w:val="en-GB" w:eastAsia="zh-CN"/>
              </w:rPr>
              <w:t>参数</w:t>
            </w:r>
          </w:p>
        </w:tc>
        <w:tc>
          <w:tcPr>
            <w:tcW w:w="2344" w:type="pct"/>
            <w:tcBorders>
              <w:bottom w:val="single" w:color="auto" w:sz="4" w:space="0"/>
            </w:tcBorders>
            <w:shd w:val="clear" w:color="auto" w:fill="F2F2F2"/>
          </w:tcPr>
          <w:p w:rsidRPr="002850E3" w:rsidR="00E536C5" w:rsidP="001F0FCE" w:rsidRDefault="00E536C5" w14:paraId="665A8FF4" w14:textId="77777777">
            <w:pPr>
              <w:spacing w:before="0" w:after="0"/>
              <w:rPr>
                <w:rFonts w:eastAsia="SimSun" w:cs="Arial Narrow"/>
                <w:b/>
                <w:sz w:val="22"/>
                <w:lang w:val="en-GB"/>
              </w:rPr>
            </w:pPr>
            <w:r w:rsidRPr="002850E3">
              <w:rPr>
                <w:rFonts w:hint="eastAsia" w:eastAsia="SimSun" w:cs="Arial Narrow"/>
                <w:b/>
                <w:sz w:val="22"/>
                <w:lang w:val="en-GB" w:eastAsia="zh-CN"/>
              </w:rPr>
              <w:t>参数描述</w:t>
            </w:r>
          </w:p>
        </w:tc>
        <w:tc>
          <w:tcPr>
            <w:tcW w:w="1752" w:type="pct"/>
            <w:tcBorders>
              <w:bottom w:val="single" w:color="auto" w:sz="4" w:space="0"/>
            </w:tcBorders>
            <w:shd w:val="clear" w:color="auto" w:fill="F2F2F2"/>
          </w:tcPr>
          <w:p w:rsidRPr="002850E3" w:rsidR="00E536C5" w:rsidP="001F0FCE" w:rsidRDefault="00E536C5" w14:paraId="3B5173CF" w14:textId="77777777">
            <w:pPr>
              <w:spacing w:before="0" w:after="0"/>
              <w:rPr>
                <w:rFonts w:eastAsia="SimSun" w:cs="Arial Narrow"/>
                <w:b/>
                <w:sz w:val="22"/>
                <w:lang w:val="en-GB" w:eastAsia="zh-CN"/>
              </w:rPr>
            </w:pPr>
            <w:r w:rsidRPr="002850E3">
              <w:rPr>
                <w:rFonts w:hint="eastAsia" w:eastAsia="SimSun" w:cs="Arial Narrow"/>
                <w:b/>
                <w:sz w:val="22"/>
                <w:lang w:val="en-GB" w:eastAsia="zh-CN"/>
              </w:rPr>
              <w:t>计算说明</w:t>
            </w:r>
          </w:p>
        </w:tc>
      </w:tr>
      <w:tr w:rsidRPr="002850E3" w:rsidR="00E536C5" w:rsidTr="001F0FCE" w14:paraId="3702836E" w14:textId="77777777">
        <w:tc>
          <w:tcPr>
            <w:tcW w:w="5000" w:type="pct"/>
            <w:gridSpan w:val="3"/>
            <w:shd w:val="clear" w:color="auto" w:fill="FFFFCC"/>
          </w:tcPr>
          <w:p w:rsidRPr="002850E3" w:rsidR="00E536C5" w:rsidP="001F0FCE" w:rsidRDefault="00E536C5" w14:paraId="7E7704DD" w14:textId="77777777">
            <w:pPr>
              <w:spacing w:before="0" w:after="0"/>
              <w:rPr>
                <w:rFonts w:eastAsia="SimSun" w:cs="Arial Narrow"/>
                <w:b/>
                <w:sz w:val="22"/>
                <w:lang w:val="en-GB" w:eastAsia="zh-CN"/>
              </w:rPr>
            </w:pPr>
            <w:r>
              <w:rPr>
                <w:rFonts w:hint="eastAsia" w:eastAsia="SimSun" w:cs="Arial Narrow"/>
                <w:b/>
                <w:sz w:val="22"/>
                <w:lang w:val="en-GB" w:eastAsia="zh-CN"/>
              </w:rPr>
              <w:t>首次给药</w:t>
            </w:r>
          </w:p>
        </w:tc>
      </w:tr>
      <w:tr w:rsidRPr="002850E3" w:rsidR="00E536C5" w:rsidTr="001F0FCE" w14:paraId="2AD378BB" w14:textId="77777777">
        <w:tc>
          <w:tcPr>
            <w:tcW w:w="904" w:type="pct"/>
          </w:tcPr>
          <w:p w:rsidRPr="002850E3" w:rsidR="00E536C5" w:rsidP="001F0FCE" w:rsidRDefault="00E536C5" w14:paraId="7678D139" w14:textId="77777777">
            <w:pPr>
              <w:spacing w:before="0" w:after="0" w:line="360" w:lineRule="auto"/>
              <w:rPr>
                <w:rFonts w:eastAsia="SimSun" w:cs="Arial Narrow"/>
                <w:sz w:val="22"/>
                <w:vertAlign w:val="superscript"/>
                <w:lang w:val="en-GB" w:eastAsia="zh-CN"/>
              </w:rPr>
            </w:pPr>
            <w:r w:rsidRPr="002850E3">
              <w:rPr>
                <w:rFonts w:eastAsia="SimSun" w:cs="Arial Narrow"/>
                <w:sz w:val="22"/>
                <w:lang w:val="en-GB" w:eastAsia="zh-CN"/>
              </w:rPr>
              <w:t>AUC</w:t>
            </w:r>
            <w:r w:rsidRPr="002850E3">
              <w:rPr>
                <w:rFonts w:eastAsia="SimSun" w:cs="Arial Narrow"/>
                <w:sz w:val="22"/>
                <w:vertAlign w:val="subscript"/>
                <w:lang w:val="en-GB" w:eastAsia="zh-CN"/>
              </w:rPr>
              <w:t>0-t</w:t>
            </w:r>
          </w:p>
        </w:tc>
        <w:tc>
          <w:tcPr>
            <w:tcW w:w="2344" w:type="pct"/>
          </w:tcPr>
          <w:p w:rsidRPr="002850E3" w:rsidR="00E536C5" w:rsidP="001F0FCE" w:rsidRDefault="00E536C5" w14:paraId="13FF75BD" w14:textId="77777777">
            <w:pPr>
              <w:spacing w:before="0" w:after="0"/>
              <w:rPr>
                <w:rFonts w:eastAsia="SimSun" w:cs="Arial Narrow"/>
                <w:sz w:val="22"/>
                <w:lang w:val="en-GB" w:eastAsia="zh-CN"/>
              </w:rPr>
            </w:pPr>
            <w:r w:rsidRPr="002850E3">
              <w:rPr>
                <w:rFonts w:eastAsia="SimSun" w:cs="Arial Narrow"/>
                <w:sz w:val="22"/>
                <w:lang w:val="en-GB" w:eastAsia="zh-CN"/>
              </w:rPr>
              <w:t>从时间</w:t>
            </w:r>
            <w:r w:rsidRPr="002850E3">
              <w:rPr>
                <w:rFonts w:hint="eastAsia" w:eastAsia="SimSun" w:cs="Arial Narrow"/>
                <w:sz w:val="22"/>
                <w:lang w:val="en-GB" w:eastAsia="zh-CN"/>
              </w:rPr>
              <w:t>0</w:t>
            </w:r>
            <w:r w:rsidRPr="002850E3">
              <w:rPr>
                <w:rFonts w:eastAsia="SimSun" w:cs="Arial Narrow"/>
                <w:sz w:val="22"/>
                <w:lang w:val="en-GB" w:eastAsia="zh-CN"/>
              </w:rPr>
              <w:t>至最后一个可定量浓度的血药浓度</w:t>
            </w:r>
            <w:r w:rsidRPr="002850E3">
              <w:rPr>
                <w:rFonts w:eastAsia="SimSun" w:cs="Arial Narrow"/>
                <w:sz w:val="22"/>
                <w:lang w:val="en-GB" w:eastAsia="zh-CN"/>
              </w:rPr>
              <w:t>-</w:t>
            </w:r>
            <w:r w:rsidRPr="002850E3">
              <w:rPr>
                <w:rFonts w:eastAsia="SimSun" w:cs="Arial Narrow"/>
                <w:sz w:val="22"/>
                <w:lang w:val="en-GB" w:eastAsia="zh-CN"/>
              </w:rPr>
              <w:t>时间曲线下面积</w:t>
            </w:r>
          </w:p>
        </w:tc>
        <w:tc>
          <w:tcPr>
            <w:tcW w:w="1752" w:type="pct"/>
          </w:tcPr>
          <w:p w:rsidRPr="002850E3" w:rsidR="00E536C5" w:rsidP="001F0FCE" w:rsidRDefault="00E536C5" w14:paraId="4A549B37" w14:textId="77777777">
            <w:pPr>
              <w:spacing w:before="0" w:after="0"/>
              <w:rPr>
                <w:rFonts w:eastAsia="SimSun" w:cs="Arial Narrow"/>
                <w:sz w:val="22"/>
                <w:lang w:val="en-GB" w:eastAsia="zh-CN"/>
              </w:rPr>
            </w:pPr>
            <w:r w:rsidRPr="002850E3">
              <w:rPr>
                <w:rFonts w:hint="eastAsia" w:eastAsia="SimSun" w:cs="Arial Narrow"/>
                <w:sz w:val="22"/>
                <w:lang w:val="en-GB" w:eastAsia="zh-CN"/>
              </w:rPr>
              <w:t>梯形面积法则计算（</w:t>
            </w:r>
            <w:r w:rsidRPr="002850E3">
              <w:rPr>
                <w:rFonts w:hint="eastAsia" w:eastAsia="SimSun" w:cs="Arial Narrow"/>
                <w:sz w:val="22"/>
                <w:lang w:val="en-GB" w:eastAsia="zh-CN"/>
              </w:rPr>
              <w:t>Linear</w:t>
            </w:r>
            <w:r w:rsidRPr="002850E3">
              <w:rPr>
                <w:rFonts w:eastAsia="SimSun" w:cs="Arial Narrow"/>
                <w:sz w:val="22"/>
                <w:lang w:val="en-GB" w:eastAsia="zh-CN"/>
              </w:rPr>
              <w:t xml:space="preserve"> </w:t>
            </w:r>
            <w:r w:rsidRPr="002850E3">
              <w:rPr>
                <w:rFonts w:hint="eastAsia" w:eastAsia="SimSun" w:cs="Arial Narrow"/>
                <w:sz w:val="22"/>
                <w:lang w:val="en-GB" w:eastAsia="zh-CN"/>
              </w:rPr>
              <w:t>Up</w:t>
            </w:r>
            <w:r w:rsidRPr="002850E3">
              <w:rPr>
                <w:rFonts w:eastAsia="SimSun" w:cs="Arial Narrow"/>
                <w:sz w:val="22"/>
                <w:lang w:val="en-GB" w:eastAsia="zh-CN"/>
              </w:rPr>
              <w:t xml:space="preserve"> </w:t>
            </w:r>
            <w:r w:rsidRPr="002850E3">
              <w:rPr>
                <w:rFonts w:hint="eastAsia" w:eastAsia="SimSun" w:cs="Arial Narrow"/>
                <w:sz w:val="22"/>
                <w:lang w:val="en-GB" w:eastAsia="zh-CN"/>
              </w:rPr>
              <w:t>Log</w:t>
            </w:r>
            <w:r w:rsidRPr="002850E3">
              <w:rPr>
                <w:rFonts w:eastAsia="SimSun" w:cs="Arial Narrow"/>
                <w:sz w:val="22"/>
                <w:lang w:val="en-GB" w:eastAsia="zh-CN"/>
              </w:rPr>
              <w:t xml:space="preserve"> </w:t>
            </w:r>
            <w:r w:rsidRPr="002850E3">
              <w:rPr>
                <w:rFonts w:hint="eastAsia" w:eastAsia="SimSun" w:cs="Arial Narrow"/>
                <w:sz w:val="22"/>
                <w:lang w:val="en-GB" w:eastAsia="zh-CN"/>
              </w:rPr>
              <w:t>Down</w:t>
            </w:r>
            <w:r w:rsidRPr="002850E3">
              <w:rPr>
                <w:rFonts w:hint="eastAsia" w:eastAsia="SimSun" w:cs="Arial Narrow"/>
                <w:sz w:val="22"/>
                <w:lang w:val="en-GB" w:eastAsia="zh-CN"/>
              </w:rPr>
              <w:t>）</w:t>
            </w:r>
          </w:p>
        </w:tc>
      </w:tr>
      <w:tr w:rsidRPr="002850E3" w:rsidR="00E536C5" w:rsidTr="001F0FCE" w14:paraId="48B2CF55" w14:textId="77777777">
        <w:trPr>
          <w:trHeight w:val="348"/>
        </w:trPr>
        <w:tc>
          <w:tcPr>
            <w:tcW w:w="904" w:type="pct"/>
          </w:tcPr>
          <w:p w:rsidRPr="002850E3" w:rsidR="00E536C5" w:rsidP="001F0FCE" w:rsidRDefault="00E536C5" w14:paraId="0DCB590E" w14:textId="77777777">
            <w:pPr>
              <w:spacing w:before="0" w:after="0"/>
              <w:rPr>
                <w:rFonts w:eastAsia="SimSun" w:cs="Arial Narrow"/>
                <w:sz w:val="22"/>
                <w:lang w:val="en-GB" w:eastAsia="zh-CN"/>
              </w:rPr>
            </w:pPr>
            <w:r w:rsidRPr="002850E3">
              <w:rPr>
                <w:rFonts w:eastAsia="SimSun" w:cs="Arial Narrow"/>
                <w:sz w:val="22"/>
                <w:lang w:val="en-GB" w:eastAsia="zh-CN"/>
              </w:rPr>
              <w:t>AUC</w:t>
            </w:r>
            <w:r w:rsidRPr="002850E3">
              <w:rPr>
                <w:rFonts w:eastAsia="SimSun" w:cs="Arial Narrow"/>
                <w:sz w:val="22"/>
                <w:vertAlign w:val="subscript"/>
                <w:lang w:val="en-GB" w:eastAsia="zh-CN"/>
              </w:rPr>
              <w:t>0-</w:t>
            </w:r>
            <w:r>
              <w:rPr>
                <w:rFonts w:hint="eastAsia" w:eastAsia="SimSun" w:cs="Arial Narrow"/>
                <w:sz w:val="22"/>
                <w:vertAlign w:val="subscript"/>
                <w:lang w:val="en-GB" w:eastAsia="zh-CN"/>
              </w:rPr>
              <w:t>1</w:t>
            </w:r>
            <w:r>
              <w:rPr>
                <w:rFonts w:hint="eastAsia" w:cs="Arial Narrow"/>
                <w:sz w:val="22"/>
                <w:vertAlign w:val="subscript"/>
                <w:lang w:val="en-GB" w:eastAsia="zh-CN"/>
              </w:rPr>
              <w:t>68</w:t>
            </w:r>
            <w:r w:rsidRPr="002850E3">
              <w:rPr>
                <w:rFonts w:eastAsia="SimSun" w:cs="Arial Narrow"/>
                <w:sz w:val="22"/>
                <w:vertAlign w:val="subscript"/>
                <w:lang w:val="en-GB" w:eastAsia="zh-CN"/>
              </w:rPr>
              <w:t>8</w:t>
            </w:r>
          </w:p>
        </w:tc>
        <w:tc>
          <w:tcPr>
            <w:tcW w:w="2344" w:type="pct"/>
          </w:tcPr>
          <w:p w:rsidRPr="002850E3" w:rsidR="00E536C5" w:rsidP="001F0FCE" w:rsidRDefault="00E536C5" w14:paraId="4D242DA0" w14:textId="77777777">
            <w:pPr>
              <w:spacing w:before="0" w:after="0"/>
              <w:rPr>
                <w:rFonts w:eastAsia="SimSun" w:cs="Arial Narrow"/>
                <w:sz w:val="22"/>
                <w:lang w:val="en-GB" w:eastAsia="zh-CN"/>
              </w:rPr>
            </w:pPr>
            <w:r w:rsidRPr="002850E3">
              <w:rPr>
                <w:rFonts w:eastAsia="SimSun" w:cs="Arial Narrow"/>
                <w:sz w:val="22"/>
                <w:lang w:val="en-GB" w:eastAsia="zh-CN"/>
              </w:rPr>
              <w:t>从</w:t>
            </w:r>
            <w:r w:rsidRPr="002850E3">
              <w:rPr>
                <w:rFonts w:hint="eastAsia" w:eastAsia="SimSun" w:cs="Arial Narrow"/>
                <w:sz w:val="22"/>
                <w:lang w:val="en-GB" w:eastAsia="zh-CN"/>
              </w:rPr>
              <w:t>时间</w:t>
            </w:r>
            <w:r w:rsidRPr="002850E3">
              <w:rPr>
                <w:rFonts w:hint="eastAsia" w:eastAsia="SimSun" w:cs="Arial Narrow"/>
                <w:sz w:val="22"/>
                <w:lang w:val="en-GB" w:eastAsia="zh-CN"/>
              </w:rPr>
              <w:t>0</w:t>
            </w:r>
            <w:r w:rsidRPr="002850E3">
              <w:rPr>
                <w:rFonts w:hint="eastAsia" w:eastAsia="SimSun" w:cs="Arial Narrow"/>
                <w:sz w:val="22"/>
                <w:lang w:val="en-GB" w:eastAsia="zh-CN"/>
              </w:rPr>
              <w:t>至给药后</w:t>
            </w:r>
            <w:r>
              <w:rPr>
                <w:rFonts w:hint="eastAsia" w:eastAsia="SimSun" w:cs="Arial Narrow"/>
                <w:sz w:val="22"/>
                <w:lang w:val="en-GB" w:eastAsia="zh-CN"/>
              </w:rPr>
              <w:t>1</w:t>
            </w:r>
            <w:r>
              <w:rPr>
                <w:rFonts w:hint="eastAsia" w:cs="Arial Narrow"/>
                <w:sz w:val="22"/>
                <w:lang w:val="en-GB" w:eastAsia="zh-CN"/>
              </w:rPr>
              <w:t>6</w:t>
            </w:r>
            <w:r w:rsidRPr="002850E3">
              <w:rPr>
                <w:rFonts w:hint="eastAsia" w:eastAsia="SimSun" w:cs="Arial Narrow"/>
                <w:sz w:val="22"/>
                <w:lang w:val="en-GB" w:eastAsia="zh-CN"/>
              </w:rPr>
              <w:t>8</w:t>
            </w:r>
            <w:r w:rsidRPr="002850E3">
              <w:rPr>
                <w:rFonts w:eastAsia="SimSun" w:cs="Arial Narrow"/>
                <w:sz w:val="22"/>
                <w:lang w:val="en-GB" w:eastAsia="zh-CN"/>
              </w:rPr>
              <w:t>小时的血药浓度</w:t>
            </w:r>
            <w:r w:rsidRPr="002850E3">
              <w:rPr>
                <w:rFonts w:eastAsia="SimSun" w:cs="Arial Narrow"/>
                <w:sz w:val="22"/>
                <w:lang w:val="en-GB" w:eastAsia="zh-CN"/>
              </w:rPr>
              <w:t>-</w:t>
            </w:r>
            <w:r w:rsidRPr="002850E3">
              <w:rPr>
                <w:rFonts w:eastAsia="SimSun" w:cs="Arial Narrow"/>
                <w:sz w:val="22"/>
                <w:lang w:val="en-GB" w:eastAsia="zh-CN"/>
              </w:rPr>
              <w:t>时间曲线下面积</w:t>
            </w:r>
          </w:p>
        </w:tc>
        <w:tc>
          <w:tcPr>
            <w:tcW w:w="1752" w:type="pct"/>
          </w:tcPr>
          <w:p w:rsidRPr="002850E3" w:rsidR="00E536C5" w:rsidP="001F0FCE" w:rsidRDefault="00E536C5" w14:paraId="7FF72E29" w14:textId="77777777">
            <w:pPr>
              <w:spacing w:before="0" w:after="0"/>
              <w:rPr>
                <w:rFonts w:eastAsia="SimSun" w:cs="Arial Narrow"/>
                <w:sz w:val="22"/>
                <w:lang w:val="en-GB" w:eastAsia="zh-CN"/>
              </w:rPr>
            </w:pPr>
            <w:r w:rsidRPr="002850E3">
              <w:rPr>
                <w:rFonts w:hint="eastAsia" w:eastAsia="SimSun" w:cs="Arial Narrow"/>
                <w:sz w:val="22"/>
                <w:lang w:val="en-GB" w:eastAsia="zh-CN"/>
              </w:rPr>
              <w:t>梯形面积法则计算（</w:t>
            </w:r>
            <w:r w:rsidRPr="002850E3">
              <w:rPr>
                <w:rFonts w:hint="eastAsia" w:eastAsia="SimSun" w:cs="Arial Narrow"/>
                <w:sz w:val="22"/>
                <w:lang w:val="en-GB" w:eastAsia="zh-CN"/>
              </w:rPr>
              <w:t>Linear</w:t>
            </w:r>
            <w:r w:rsidRPr="002850E3">
              <w:rPr>
                <w:rFonts w:eastAsia="SimSun" w:cs="Arial Narrow"/>
                <w:sz w:val="22"/>
                <w:lang w:val="en-GB" w:eastAsia="zh-CN"/>
              </w:rPr>
              <w:t xml:space="preserve"> </w:t>
            </w:r>
            <w:r w:rsidRPr="002850E3">
              <w:rPr>
                <w:rFonts w:hint="eastAsia" w:eastAsia="SimSun" w:cs="Arial Narrow"/>
                <w:sz w:val="22"/>
                <w:lang w:val="en-GB" w:eastAsia="zh-CN"/>
              </w:rPr>
              <w:t>Up</w:t>
            </w:r>
            <w:r w:rsidRPr="002850E3">
              <w:rPr>
                <w:rFonts w:eastAsia="SimSun" w:cs="Arial Narrow"/>
                <w:sz w:val="22"/>
                <w:lang w:val="en-GB" w:eastAsia="zh-CN"/>
              </w:rPr>
              <w:t xml:space="preserve"> </w:t>
            </w:r>
            <w:r w:rsidRPr="002850E3">
              <w:rPr>
                <w:rFonts w:hint="eastAsia" w:eastAsia="SimSun" w:cs="Arial Narrow"/>
                <w:sz w:val="22"/>
                <w:lang w:val="en-GB" w:eastAsia="zh-CN"/>
              </w:rPr>
              <w:t>Log</w:t>
            </w:r>
            <w:r w:rsidRPr="002850E3">
              <w:rPr>
                <w:rFonts w:eastAsia="SimSun" w:cs="Arial Narrow"/>
                <w:sz w:val="22"/>
                <w:lang w:val="en-GB" w:eastAsia="zh-CN"/>
              </w:rPr>
              <w:t xml:space="preserve"> </w:t>
            </w:r>
            <w:r w:rsidRPr="002850E3">
              <w:rPr>
                <w:rFonts w:hint="eastAsia" w:eastAsia="SimSun" w:cs="Arial Narrow"/>
                <w:sz w:val="22"/>
                <w:lang w:val="en-GB" w:eastAsia="zh-CN"/>
              </w:rPr>
              <w:t>Down</w:t>
            </w:r>
            <w:r w:rsidRPr="002850E3">
              <w:rPr>
                <w:rFonts w:hint="eastAsia" w:eastAsia="SimSun" w:cs="Arial Narrow"/>
                <w:sz w:val="22"/>
                <w:lang w:val="en-GB" w:eastAsia="zh-CN"/>
              </w:rPr>
              <w:t>）</w:t>
            </w:r>
          </w:p>
        </w:tc>
      </w:tr>
      <w:tr w:rsidRPr="002850E3" w:rsidR="00E536C5" w:rsidTr="001F0FCE" w14:paraId="2E14C895" w14:textId="77777777">
        <w:tc>
          <w:tcPr>
            <w:tcW w:w="904" w:type="pct"/>
          </w:tcPr>
          <w:p w:rsidRPr="002850E3" w:rsidR="00E536C5" w:rsidP="001F0FCE" w:rsidRDefault="00E536C5" w14:paraId="0EC8D436" w14:textId="77777777">
            <w:pPr>
              <w:spacing w:before="0" w:after="0"/>
              <w:rPr>
                <w:rFonts w:eastAsia="SimSun" w:cs="Arial Narrow"/>
                <w:sz w:val="22"/>
                <w:vertAlign w:val="superscript"/>
                <w:lang w:val="en-GB"/>
              </w:rPr>
            </w:pPr>
            <w:r w:rsidRPr="002850E3">
              <w:rPr>
                <w:rFonts w:eastAsia="SimSun" w:cs="Arial Narrow"/>
                <w:sz w:val="22"/>
                <w:lang w:val="en-GB" w:eastAsia="zh-CN"/>
              </w:rPr>
              <w:t>AUC</w:t>
            </w:r>
            <w:r w:rsidRPr="002850E3">
              <w:rPr>
                <w:rFonts w:eastAsia="SimSun" w:cs="Arial Narrow"/>
                <w:sz w:val="22"/>
                <w:vertAlign w:val="subscript"/>
                <w:lang w:val="en-GB" w:eastAsia="zh-CN"/>
              </w:rPr>
              <w:t>0-inf</w:t>
            </w:r>
          </w:p>
        </w:tc>
        <w:tc>
          <w:tcPr>
            <w:tcW w:w="2344" w:type="pct"/>
          </w:tcPr>
          <w:p w:rsidRPr="002850E3" w:rsidR="00E536C5" w:rsidP="001F0FCE" w:rsidRDefault="00E536C5" w14:paraId="4981D769" w14:textId="77777777">
            <w:pPr>
              <w:spacing w:before="0" w:after="0"/>
              <w:rPr>
                <w:rFonts w:eastAsia="SimSun" w:cs="Arial Narrow"/>
                <w:sz w:val="22"/>
                <w:lang w:val="en-GB" w:eastAsia="zh-CN"/>
              </w:rPr>
            </w:pPr>
            <w:r w:rsidRPr="002850E3">
              <w:rPr>
                <w:rFonts w:hint="eastAsia" w:eastAsia="SimSun" w:cs="Arial Narrow"/>
                <w:sz w:val="22"/>
                <w:lang w:val="en-GB" w:eastAsia="zh-CN"/>
              </w:rPr>
              <w:t>从时间</w:t>
            </w:r>
            <w:r w:rsidRPr="002850E3">
              <w:rPr>
                <w:rFonts w:hint="eastAsia" w:eastAsia="SimSun" w:cs="Arial Narrow"/>
                <w:sz w:val="22"/>
                <w:lang w:val="en-GB" w:eastAsia="zh-CN"/>
              </w:rPr>
              <w:t>0</w:t>
            </w:r>
            <w:r w:rsidRPr="002850E3">
              <w:rPr>
                <w:rFonts w:hint="eastAsia" w:eastAsia="SimSun" w:cs="Arial Narrow"/>
                <w:sz w:val="22"/>
                <w:lang w:val="en-GB" w:eastAsia="zh-CN"/>
              </w:rPr>
              <w:t>外推至无限时间的血药浓度</w:t>
            </w:r>
            <w:r w:rsidRPr="002850E3">
              <w:rPr>
                <w:rFonts w:hint="eastAsia" w:eastAsia="SimSun" w:cs="Arial Narrow"/>
                <w:sz w:val="22"/>
                <w:lang w:val="en-GB" w:eastAsia="zh-CN"/>
              </w:rPr>
              <w:t>-</w:t>
            </w:r>
            <w:r w:rsidRPr="002850E3">
              <w:rPr>
                <w:rFonts w:hint="eastAsia" w:eastAsia="SimSun" w:cs="Arial Narrow"/>
                <w:sz w:val="22"/>
                <w:lang w:val="en-GB" w:eastAsia="zh-CN"/>
              </w:rPr>
              <w:t>时间曲线下面积</w:t>
            </w:r>
          </w:p>
        </w:tc>
        <w:tc>
          <w:tcPr>
            <w:tcW w:w="1752" w:type="pct"/>
          </w:tcPr>
          <w:p w:rsidRPr="002850E3" w:rsidR="00E536C5" w:rsidP="001F0FCE" w:rsidRDefault="00E536C5" w14:paraId="1531AF0A" w14:textId="77777777">
            <w:pPr>
              <w:spacing w:before="0" w:after="0"/>
              <w:rPr>
                <w:rFonts w:eastAsia="SimSun" w:cs="Arial Narrow"/>
                <w:sz w:val="22"/>
                <w:lang w:val="en-GB"/>
              </w:rPr>
            </w:pPr>
            <w:r w:rsidRPr="002850E3">
              <w:rPr>
                <w:rFonts w:eastAsia="SimSun" w:cs="Arial Narrow"/>
                <w:sz w:val="22"/>
                <w:lang w:val="en-GB" w:eastAsia="zh-CN"/>
              </w:rPr>
              <w:t>AUC</w:t>
            </w:r>
            <w:r w:rsidRPr="002850E3">
              <w:rPr>
                <w:rFonts w:eastAsia="SimSun" w:cs="Arial Narrow"/>
                <w:sz w:val="22"/>
                <w:vertAlign w:val="subscript"/>
                <w:lang w:val="en-GB" w:eastAsia="zh-CN"/>
              </w:rPr>
              <w:t>0-inf</w:t>
            </w:r>
            <w:r w:rsidRPr="002850E3">
              <w:rPr>
                <w:rFonts w:eastAsia="SimSun" w:cs="Arial Narrow"/>
                <w:sz w:val="22"/>
                <w:lang w:val="en-GB"/>
              </w:rPr>
              <w:t xml:space="preserve">= </w:t>
            </w:r>
            <w:r w:rsidRPr="002850E3">
              <w:rPr>
                <w:rFonts w:eastAsia="SimSun" w:cs="Arial Narrow"/>
                <w:sz w:val="22"/>
                <w:lang w:val="en-GB" w:eastAsia="zh-CN"/>
              </w:rPr>
              <w:t>AU</w:t>
            </w:r>
            <w:r w:rsidRPr="002850E3">
              <w:rPr>
                <w:rFonts w:hint="eastAsia" w:eastAsia="SimSun" w:cs="Arial Narrow"/>
                <w:sz w:val="22"/>
                <w:lang w:val="en-GB" w:eastAsia="zh-CN"/>
              </w:rPr>
              <w:t>C</w:t>
            </w:r>
            <w:r w:rsidRPr="002850E3">
              <w:rPr>
                <w:rFonts w:eastAsia="SimSun" w:cs="Arial Narrow"/>
                <w:sz w:val="22"/>
                <w:vertAlign w:val="subscript"/>
                <w:lang w:val="en-GB" w:eastAsia="zh-CN"/>
              </w:rPr>
              <w:t>0-t</w:t>
            </w:r>
            <w:r w:rsidRPr="002850E3">
              <w:rPr>
                <w:rFonts w:eastAsia="SimSun" w:cs="Arial Narrow"/>
                <w:sz w:val="22"/>
                <w:lang w:val="en-GB"/>
              </w:rPr>
              <w:t xml:space="preserve"> + C</w:t>
            </w:r>
            <w:r w:rsidRPr="002850E3">
              <w:rPr>
                <w:rFonts w:eastAsia="SimSun" w:cs="Arial Narrow"/>
                <w:sz w:val="22"/>
                <w:vertAlign w:val="subscript"/>
                <w:lang w:val="en-GB"/>
              </w:rPr>
              <w:t>last</w:t>
            </w:r>
            <w:r w:rsidRPr="002850E3">
              <w:rPr>
                <w:rFonts w:eastAsia="SimSun" w:cs="Arial Narrow"/>
                <w:sz w:val="22"/>
                <w:lang w:val="en-GB"/>
              </w:rPr>
              <w:t>/</w:t>
            </w:r>
            <w:proofErr w:type="spellStart"/>
            <w:r w:rsidRPr="002850E3">
              <w:rPr>
                <w:rFonts w:eastAsia="SimSun" w:cs="Arial Narrow"/>
                <w:sz w:val="22"/>
                <w:lang w:val="en-GB"/>
              </w:rPr>
              <w:t>λ</w:t>
            </w:r>
            <w:r w:rsidRPr="002850E3">
              <w:rPr>
                <w:rFonts w:eastAsia="SimSun" w:cs="Arial Narrow"/>
                <w:sz w:val="22"/>
                <w:vertAlign w:val="subscript"/>
                <w:lang w:val="en-GB"/>
              </w:rPr>
              <w:t>z</w:t>
            </w:r>
            <w:proofErr w:type="spellEnd"/>
            <w:r w:rsidRPr="002850E3">
              <w:rPr>
                <w:rFonts w:hint="eastAsia" w:eastAsia="SimSun" w:cs="Arial Narrow"/>
                <w:sz w:val="22"/>
                <w:lang w:val="en-GB"/>
              </w:rPr>
              <w:t>，</w:t>
            </w:r>
            <w:r w:rsidRPr="002850E3">
              <w:rPr>
                <w:rFonts w:eastAsia="SimSun" w:cs="Arial Narrow"/>
                <w:sz w:val="22"/>
                <w:lang w:val="en-GB"/>
              </w:rPr>
              <w:t>C</w:t>
            </w:r>
            <w:r w:rsidRPr="002850E3">
              <w:rPr>
                <w:rFonts w:eastAsia="SimSun" w:cs="Arial Narrow"/>
                <w:sz w:val="22"/>
                <w:vertAlign w:val="subscript"/>
                <w:lang w:val="en-GB"/>
              </w:rPr>
              <w:t>last</w:t>
            </w:r>
            <w:proofErr w:type="spellStart"/>
            <w:r w:rsidRPr="002850E3">
              <w:rPr>
                <w:rFonts w:hint="eastAsia" w:eastAsia="SimSun" w:cs="Arial Narrow"/>
                <w:sz w:val="22"/>
                <w:lang w:val="en-GB"/>
              </w:rPr>
              <w:t>为最后一个可测定浓度</w:t>
            </w:r>
            <w:proofErr w:type="spellEnd"/>
          </w:p>
        </w:tc>
      </w:tr>
      <w:tr w:rsidRPr="002850E3" w:rsidR="00E536C5" w:rsidTr="001F0FCE" w14:paraId="6740D28C" w14:textId="77777777">
        <w:tc>
          <w:tcPr>
            <w:tcW w:w="904" w:type="pct"/>
          </w:tcPr>
          <w:p w:rsidRPr="002850E3" w:rsidR="00E536C5" w:rsidP="001F0FCE" w:rsidRDefault="00E536C5" w14:paraId="6E5FCD93" w14:textId="77777777">
            <w:pPr>
              <w:spacing w:before="0" w:after="0"/>
              <w:rPr>
                <w:rFonts w:eastAsia="SimSun" w:cs="Arial Narrow"/>
                <w:sz w:val="22"/>
                <w:vertAlign w:val="superscript"/>
                <w:lang w:val="en-GB"/>
              </w:rPr>
            </w:pPr>
            <w:bookmarkStart w:name="OLE_LINK15" w:id="557"/>
            <w:bookmarkStart w:name="OLE_LINK16" w:id="558"/>
            <w:r w:rsidRPr="002850E3">
              <w:rPr>
                <w:rFonts w:eastAsia="SimSun" w:cs="Arial Narrow"/>
                <w:sz w:val="22"/>
                <w:lang w:val="en-GB" w:eastAsia="zh-CN"/>
              </w:rPr>
              <w:t>C</w:t>
            </w:r>
            <w:r w:rsidRPr="002850E3">
              <w:rPr>
                <w:rFonts w:eastAsia="SimSun" w:cs="Arial Narrow"/>
                <w:sz w:val="22"/>
                <w:vertAlign w:val="subscript"/>
                <w:lang w:val="en-GB" w:eastAsia="zh-CN"/>
              </w:rPr>
              <w:t>max</w:t>
            </w:r>
            <w:bookmarkEnd w:id="557"/>
            <w:bookmarkEnd w:id="558"/>
          </w:p>
        </w:tc>
        <w:tc>
          <w:tcPr>
            <w:tcW w:w="2344" w:type="pct"/>
          </w:tcPr>
          <w:p w:rsidRPr="002850E3" w:rsidR="00E536C5" w:rsidP="001F0FCE" w:rsidRDefault="00E536C5" w14:paraId="6C5E6B3F" w14:textId="77777777">
            <w:pPr>
              <w:spacing w:before="0" w:after="0"/>
              <w:rPr>
                <w:rFonts w:eastAsia="SimSun" w:cs="Arial Narrow"/>
                <w:sz w:val="22"/>
                <w:lang w:val="en-GB" w:eastAsia="zh-CN"/>
              </w:rPr>
            </w:pPr>
            <w:proofErr w:type="gramStart"/>
            <w:r w:rsidRPr="002850E3">
              <w:rPr>
                <w:rFonts w:hint="eastAsia" w:eastAsia="SimSun" w:cs="Arial Narrow"/>
                <w:sz w:val="22"/>
                <w:lang w:val="en-GB" w:eastAsia="zh-CN"/>
              </w:rPr>
              <w:t>血药峰浓度</w:t>
            </w:r>
            <w:proofErr w:type="gramEnd"/>
            <w:r w:rsidRPr="002850E3">
              <w:rPr>
                <w:rFonts w:hint="eastAsia" w:eastAsia="SimSun" w:cs="Arial Narrow"/>
                <w:sz w:val="22"/>
                <w:lang w:val="en-GB" w:eastAsia="zh-CN"/>
              </w:rPr>
              <w:t>，直接由浓度</w:t>
            </w:r>
            <w:r w:rsidRPr="002850E3">
              <w:rPr>
                <w:rFonts w:hint="eastAsia" w:eastAsia="SimSun" w:cs="Arial Narrow"/>
                <w:sz w:val="22"/>
                <w:lang w:val="en-GB" w:eastAsia="zh-CN"/>
              </w:rPr>
              <w:t>-</w:t>
            </w:r>
            <w:r w:rsidRPr="002850E3">
              <w:rPr>
                <w:rFonts w:hint="eastAsia" w:eastAsia="SimSun" w:cs="Arial Narrow"/>
                <w:sz w:val="22"/>
                <w:lang w:val="en-GB" w:eastAsia="zh-CN"/>
              </w:rPr>
              <w:t>时间数据决定。</w:t>
            </w:r>
          </w:p>
        </w:tc>
        <w:tc>
          <w:tcPr>
            <w:tcW w:w="1752" w:type="pct"/>
          </w:tcPr>
          <w:p w:rsidRPr="002850E3" w:rsidR="00E536C5" w:rsidP="001F0FCE" w:rsidRDefault="00E536C5" w14:paraId="7D4550FC" w14:textId="77777777">
            <w:pPr>
              <w:spacing w:before="0" w:after="0"/>
              <w:rPr>
                <w:rFonts w:eastAsia="SimSun" w:cs="Arial Narrow"/>
                <w:sz w:val="22"/>
                <w:lang w:val="en-GB" w:eastAsia="zh-CN"/>
              </w:rPr>
            </w:pPr>
            <w:r w:rsidRPr="002850E3">
              <w:rPr>
                <w:rFonts w:hint="eastAsia" w:eastAsia="SimSun" w:cs="Arial Narrow"/>
                <w:sz w:val="22"/>
                <w:lang w:val="en-GB" w:eastAsia="zh-CN"/>
              </w:rPr>
              <w:t>实测值</w:t>
            </w:r>
          </w:p>
        </w:tc>
      </w:tr>
      <w:tr w:rsidRPr="002850E3" w:rsidR="00E536C5" w:rsidTr="001F0FCE" w14:paraId="72B248BE" w14:textId="77777777">
        <w:tc>
          <w:tcPr>
            <w:tcW w:w="904" w:type="pct"/>
          </w:tcPr>
          <w:p w:rsidRPr="002850E3" w:rsidR="00E536C5" w:rsidP="001F0FCE" w:rsidRDefault="00E536C5" w14:paraId="3CDA4091" w14:textId="77777777">
            <w:pPr>
              <w:spacing w:before="0" w:after="0"/>
              <w:rPr>
                <w:rFonts w:eastAsia="SimSun" w:cs="Arial Narrow"/>
                <w:sz w:val="22"/>
                <w:lang w:val="en-GB"/>
              </w:rPr>
            </w:pPr>
            <w:proofErr w:type="spellStart"/>
            <w:r w:rsidRPr="002850E3">
              <w:rPr>
                <w:rFonts w:hint="eastAsia" w:eastAsia="SimSun" w:cs="Arial Narrow"/>
                <w:sz w:val="22"/>
                <w:lang w:val="en-GB" w:eastAsia="zh-CN"/>
              </w:rPr>
              <w:t>T</w:t>
            </w:r>
            <w:r w:rsidRPr="002850E3">
              <w:rPr>
                <w:rFonts w:eastAsia="SimSun" w:cs="Arial Narrow"/>
                <w:sz w:val="22"/>
                <w:vertAlign w:val="subscript"/>
                <w:lang w:val="en-GB" w:eastAsia="zh-CN"/>
              </w:rPr>
              <w:t>max</w:t>
            </w:r>
            <w:proofErr w:type="spellEnd"/>
          </w:p>
        </w:tc>
        <w:tc>
          <w:tcPr>
            <w:tcW w:w="2344" w:type="pct"/>
          </w:tcPr>
          <w:p w:rsidRPr="002850E3" w:rsidR="00E536C5" w:rsidP="001F0FCE" w:rsidRDefault="00E536C5" w14:paraId="1BEBD03F" w14:textId="77777777">
            <w:pPr>
              <w:spacing w:before="0" w:after="0"/>
              <w:rPr>
                <w:rFonts w:eastAsia="SimSun" w:cs="Arial Narrow"/>
                <w:sz w:val="22"/>
                <w:lang w:val="en-GB" w:eastAsia="zh-CN"/>
              </w:rPr>
            </w:pPr>
            <w:r w:rsidRPr="002850E3">
              <w:rPr>
                <w:rFonts w:hint="eastAsia" w:eastAsia="SimSun" w:cs="Arial Narrow"/>
                <w:sz w:val="22"/>
                <w:lang w:val="en-GB" w:eastAsia="zh-CN"/>
              </w:rPr>
              <w:t>达峰时间，直接由浓度</w:t>
            </w:r>
            <w:r w:rsidRPr="002850E3">
              <w:rPr>
                <w:rFonts w:hint="eastAsia" w:eastAsia="SimSun" w:cs="Arial Narrow"/>
                <w:sz w:val="22"/>
                <w:lang w:val="en-GB" w:eastAsia="zh-CN"/>
              </w:rPr>
              <w:t>-</w:t>
            </w:r>
            <w:r w:rsidRPr="002850E3">
              <w:rPr>
                <w:rFonts w:hint="eastAsia" w:eastAsia="SimSun" w:cs="Arial Narrow"/>
                <w:sz w:val="22"/>
                <w:lang w:val="en-GB" w:eastAsia="zh-CN"/>
              </w:rPr>
              <w:t>时间数据决定。</w:t>
            </w:r>
          </w:p>
        </w:tc>
        <w:tc>
          <w:tcPr>
            <w:tcW w:w="1752" w:type="pct"/>
          </w:tcPr>
          <w:p w:rsidRPr="002850E3" w:rsidR="00E536C5" w:rsidP="001F0FCE" w:rsidRDefault="00E536C5" w14:paraId="40A0C4FF" w14:textId="77777777">
            <w:pPr>
              <w:spacing w:before="0" w:after="0"/>
              <w:rPr>
                <w:rFonts w:eastAsia="SimSun" w:cs="Arial Narrow"/>
                <w:sz w:val="22"/>
                <w:lang w:val="en-GB" w:eastAsia="zh-CN"/>
              </w:rPr>
            </w:pPr>
            <w:r w:rsidRPr="002850E3">
              <w:rPr>
                <w:rFonts w:hint="eastAsia" w:eastAsia="SimSun" w:cs="Arial Narrow"/>
                <w:sz w:val="22"/>
                <w:lang w:val="en-GB" w:eastAsia="zh-CN"/>
              </w:rPr>
              <w:t>实测值</w:t>
            </w:r>
          </w:p>
        </w:tc>
      </w:tr>
      <w:tr w:rsidRPr="002850E3" w:rsidR="00E536C5" w:rsidTr="001F0FCE" w14:paraId="21C1AA3A" w14:textId="77777777">
        <w:tc>
          <w:tcPr>
            <w:tcW w:w="904" w:type="pct"/>
          </w:tcPr>
          <w:p w:rsidRPr="002850E3" w:rsidR="00E536C5" w:rsidP="001F0FCE" w:rsidRDefault="00E536C5" w14:paraId="3C9DA69F" w14:textId="77777777">
            <w:pPr>
              <w:spacing w:before="0" w:after="0"/>
              <w:rPr>
                <w:rFonts w:eastAsia="SimSun" w:cs="Arial Narrow"/>
                <w:sz w:val="22"/>
                <w:lang w:val="en-GB"/>
              </w:rPr>
            </w:pPr>
            <w:r w:rsidRPr="002850E3">
              <w:rPr>
                <w:rFonts w:eastAsia="SimSun" w:cs="Arial Narrow"/>
                <w:sz w:val="22"/>
                <w:lang w:val="en-GB" w:eastAsia="zh-CN"/>
              </w:rPr>
              <w:t>t</w:t>
            </w:r>
            <w:r w:rsidRPr="002850E3">
              <w:rPr>
                <w:rFonts w:eastAsia="SimSun" w:cs="Arial Narrow"/>
                <w:sz w:val="22"/>
                <w:vertAlign w:val="subscript"/>
                <w:lang w:val="en-GB" w:eastAsia="zh-CN"/>
              </w:rPr>
              <w:t>1/2</w:t>
            </w:r>
          </w:p>
        </w:tc>
        <w:tc>
          <w:tcPr>
            <w:tcW w:w="2344" w:type="pct"/>
          </w:tcPr>
          <w:p w:rsidRPr="002850E3" w:rsidR="00E536C5" w:rsidP="001F0FCE" w:rsidRDefault="00E536C5" w14:paraId="070DF682" w14:textId="77777777">
            <w:pPr>
              <w:spacing w:before="0" w:after="0"/>
              <w:rPr>
                <w:rFonts w:eastAsia="SimSun" w:cs="Arial Narrow"/>
                <w:sz w:val="22"/>
                <w:lang w:val="en-GB" w:eastAsia="zh-CN"/>
              </w:rPr>
            </w:pPr>
            <w:r w:rsidRPr="002850E3">
              <w:rPr>
                <w:rFonts w:hint="eastAsia" w:eastAsia="SimSun" w:cs="Arial Narrow"/>
                <w:sz w:val="22"/>
                <w:lang w:val="en-GB" w:eastAsia="zh-CN"/>
              </w:rPr>
              <w:t>末端消除半衰期</w:t>
            </w:r>
          </w:p>
        </w:tc>
        <w:tc>
          <w:tcPr>
            <w:tcW w:w="1752" w:type="pct"/>
          </w:tcPr>
          <w:p w:rsidRPr="002850E3" w:rsidR="00E536C5" w:rsidP="001F0FCE" w:rsidRDefault="00E536C5" w14:paraId="3DB69D69" w14:textId="77777777">
            <w:pPr>
              <w:spacing w:before="0" w:after="0"/>
              <w:rPr>
                <w:rFonts w:eastAsia="SimSun" w:cs="Arial Narrow"/>
                <w:sz w:val="22"/>
                <w:lang w:val="en-GB" w:eastAsia="zh-CN"/>
              </w:rPr>
            </w:pPr>
            <w:r w:rsidRPr="002850E3">
              <w:rPr>
                <w:rFonts w:eastAsia="SimSun" w:cs="Arial Narrow"/>
                <w:sz w:val="22"/>
                <w:lang w:val="en-GB" w:eastAsia="zh-CN"/>
              </w:rPr>
              <w:t>t</w:t>
            </w:r>
            <w:r w:rsidRPr="002850E3">
              <w:rPr>
                <w:rFonts w:eastAsia="SimSun" w:cs="Arial Narrow"/>
                <w:sz w:val="22"/>
                <w:vertAlign w:val="subscript"/>
                <w:lang w:val="en-GB" w:eastAsia="zh-CN"/>
              </w:rPr>
              <w:t>1/2</w:t>
            </w:r>
            <w:r w:rsidRPr="002850E3">
              <w:rPr>
                <w:rFonts w:hint="eastAsia" w:eastAsia="SimSun" w:cs="Arial Narrow"/>
                <w:sz w:val="22"/>
                <w:lang w:val="en-GB" w:eastAsia="zh-CN"/>
              </w:rPr>
              <w:t>=</w:t>
            </w:r>
            <w:r w:rsidRPr="002850E3">
              <w:rPr>
                <w:rFonts w:eastAsia="SimSun" w:cs="Arial Narrow"/>
                <w:sz w:val="22"/>
                <w:lang w:val="en-GB" w:eastAsia="zh-CN"/>
              </w:rPr>
              <w:t>ln2/</w:t>
            </w:r>
            <w:proofErr w:type="spellStart"/>
            <w:r w:rsidRPr="002850E3">
              <w:rPr>
                <w:rFonts w:eastAsia="SimSun" w:cs="Arial Narrow"/>
                <w:sz w:val="22"/>
                <w:lang w:val="en-GB"/>
              </w:rPr>
              <w:t>λ</w:t>
            </w:r>
            <w:r w:rsidRPr="002850E3">
              <w:rPr>
                <w:rFonts w:eastAsia="SimSun" w:cs="Arial Narrow"/>
                <w:sz w:val="22"/>
                <w:vertAlign w:val="subscript"/>
                <w:lang w:val="en-GB" w:eastAsia="zh-CN"/>
              </w:rPr>
              <w:t>z</w:t>
            </w:r>
            <w:proofErr w:type="spellEnd"/>
          </w:p>
        </w:tc>
      </w:tr>
      <w:tr w:rsidRPr="002850E3" w:rsidR="0030586E" w:rsidTr="001F0FCE" w14:paraId="093319C2" w14:textId="77777777">
        <w:tc>
          <w:tcPr>
            <w:tcW w:w="904" w:type="pct"/>
          </w:tcPr>
          <w:p w:rsidRPr="002850E3" w:rsidR="0030586E" w:rsidP="0030586E" w:rsidRDefault="0030586E" w14:paraId="10F4DBD6" w14:textId="2B190C89">
            <w:pPr>
              <w:spacing w:before="0" w:after="0"/>
              <w:rPr>
                <w:rFonts w:eastAsia="SimSun" w:cs="Arial Narrow"/>
                <w:sz w:val="22"/>
                <w:lang w:val="en-GB" w:eastAsia="zh-CN"/>
              </w:rPr>
            </w:pPr>
            <w:proofErr w:type="spellStart"/>
            <w:r>
              <w:rPr>
                <w:rFonts w:hint="eastAsia" w:eastAsia="SimSun" w:cs="Arial Narrow"/>
                <w:sz w:val="22"/>
                <w:lang w:val="en-GB" w:eastAsia="zh-CN"/>
              </w:rPr>
              <w:t>V</w:t>
            </w:r>
            <w:r w:rsidRPr="001C5604">
              <w:rPr>
                <w:rFonts w:eastAsia="SimSun" w:cs="Arial Narrow"/>
                <w:sz w:val="22"/>
                <w:vertAlign w:val="subscript"/>
                <w:lang w:val="en-GB" w:eastAsia="zh-CN"/>
              </w:rPr>
              <w:t>ss</w:t>
            </w:r>
            <w:proofErr w:type="spellEnd"/>
          </w:p>
        </w:tc>
        <w:tc>
          <w:tcPr>
            <w:tcW w:w="2344" w:type="pct"/>
          </w:tcPr>
          <w:p w:rsidRPr="002850E3" w:rsidR="0030586E" w:rsidP="0030586E" w:rsidRDefault="0030586E" w14:paraId="1CA25E8F" w14:textId="7B02BE34">
            <w:pPr>
              <w:spacing w:before="0" w:after="0"/>
              <w:rPr>
                <w:rFonts w:eastAsia="SimSun" w:cs="Arial Narrow"/>
                <w:sz w:val="22"/>
                <w:lang w:val="en-GB" w:eastAsia="zh-CN"/>
              </w:rPr>
            </w:pPr>
            <w:r>
              <w:rPr>
                <w:rFonts w:hint="eastAsia" w:eastAsia="SimSun" w:cs="Arial Narrow"/>
                <w:sz w:val="22"/>
                <w:lang w:val="en-GB" w:eastAsia="zh-CN"/>
              </w:rPr>
              <w:t>分布容积</w:t>
            </w:r>
          </w:p>
        </w:tc>
        <w:tc>
          <w:tcPr>
            <w:tcW w:w="1752" w:type="pct"/>
          </w:tcPr>
          <w:p w:rsidRPr="002850E3" w:rsidR="0030586E" w:rsidP="0030586E" w:rsidRDefault="0030586E" w14:paraId="1C12682C" w14:textId="3347DA4F">
            <w:pPr>
              <w:spacing w:before="0" w:after="0"/>
              <w:rPr>
                <w:rFonts w:eastAsia="SimSun" w:cs="Arial Narrow"/>
                <w:sz w:val="22"/>
                <w:lang w:val="en-GB" w:eastAsia="zh-CN"/>
              </w:rPr>
            </w:pPr>
            <w:proofErr w:type="spellStart"/>
            <w:r>
              <w:rPr>
                <w:rFonts w:hint="eastAsia" w:eastAsia="SimSun" w:cs="Arial Narrow"/>
                <w:sz w:val="22"/>
                <w:lang w:val="en-GB" w:eastAsia="zh-CN"/>
              </w:rPr>
              <w:t>V</w:t>
            </w:r>
            <w:r w:rsidRPr="001C5604">
              <w:rPr>
                <w:rFonts w:eastAsia="SimSun" w:cs="Arial Narrow"/>
                <w:sz w:val="22"/>
                <w:vertAlign w:val="subscript"/>
                <w:lang w:val="en-GB" w:eastAsia="zh-CN"/>
              </w:rPr>
              <w:t>ss</w:t>
            </w:r>
            <w:proofErr w:type="spellEnd"/>
            <w:r>
              <w:rPr>
                <w:rFonts w:hint="eastAsia" w:eastAsia="SimSun" w:cs="Arial Narrow"/>
                <w:sz w:val="22"/>
                <w:vertAlign w:val="subscript"/>
                <w:lang w:val="en-GB" w:eastAsia="zh-CN"/>
              </w:rPr>
              <w:t>=</w:t>
            </w:r>
            <w:r w:rsidRPr="002850E3">
              <w:rPr>
                <w:rFonts w:hint="eastAsia" w:eastAsia="SimSun" w:cs="Arial Narrow"/>
                <w:sz w:val="22"/>
                <w:lang w:val="en-GB" w:eastAsia="zh-CN"/>
              </w:rPr>
              <w:t xml:space="preserve"> M</w:t>
            </w:r>
            <w:r w:rsidRPr="002850E3">
              <w:rPr>
                <w:rFonts w:eastAsia="SimSun" w:cs="Arial Narrow"/>
                <w:sz w:val="22"/>
                <w:lang w:val="en-GB" w:eastAsia="zh-CN"/>
              </w:rPr>
              <w:t>RT</w:t>
            </w:r>
            <w:r w:rsidRPr="002850E3">
              <w:rPr>
                <w:rFonts w:eastAsia="SimSun" w:cs="Arial Narrow"/>
                <w:sz w:val="22"/>
                <w:vertAlign w:val="subscript"/>
                <w:lang w:val="en-GB" w:eastAsia="zh-CN"/>
              </w:rPr>
              <w:t>0-</w:t>
            </w:r>
            <w:r w:rsidRPr="002850E3">
              <w:rPr>
                <w:rFonts w:hint="eastAsia" w:eastAsia="SimSun" w:cs="Arial Narrow"/>
                <w:sz w:val="22"/>
                <w:vertAlign w:val="subscript"/>
                <w:lang w:val="en-GB" w:eastAsia="zh-CN"/>
              </w:rPr>
              <w:t>inf</w:t>
            </w:r>
            <w:r>
              <w:rPr>
                <w:rFonts w:hint="eastAsia" w:eastAsia="SimSun" w:cs="Arial Narrow"/>
                <w:sz w:val="22"/>
                <w:lang w:val="en-GB" w:eastAsia="zh-CN"/>
              </w:rPr>
              <w:t>*CL</w:t>
            </w:r>
          </w:p>
        </w:tc>
      </w:tr>
      <w:tr w:rsidRPr="002850E3" w:rsidR="0030586E" w:rsidTr="001F0FCE" w14:paraId="761CAFEE" w14:textId="77777777">
        <w:tc>
          <w:tcPr>
            <w:tcW w:w="904" w:type="pct"/>
          </w:tcPr>
          <w:p w:rsidRPr="002850E3" w:rsidR="0030586E" w:rsidP="0030586E" w:rsidRDefault="0030586E" w14:paraId="1DAC27D2" w14:textId="77777777">
            <w:pPr>
              <w:spacing w:before="0" w:after="0"/>
              <w:rPr>
                <w:rFonts w:eastAsia="SimSun" w:cs="Arial Narrow"/>
                <w:sz w:val="22"/>
                <w:lang w:val="en-GB" w:eastAsia="zh-CN"/>
              </w:rPr>
            </w:pPr>
            <w:proofErr w:type="spellStart"/>
            <w:r w:rsidRPr="002850E3">
              <w:rPr>
                <w:rFonts w:eastAsia="SimSun" w:cs="Arial Narrow"/>
                <w:sz w:val="22"/>
                <w:lang w:val="en-GB" w:eastAsia="zh-CN"/>
              </w:rPr>
              <w:t>V</w:t>
            </w:r>
            <w:r w:rsidRPr="0018312D">
              <w:rPr>
                <w:rFonts w:hint="eastAsia" w:eastAsia="SimSun" w:cs="Arial Narrow"/>
                <w:sz w:val="22"/>
                <w:vertAlign w:val="subscript"/>
                <w:lang w:val="en-GB" w:eastAsia="zh-CN"/>
              </w:rPr>
              <w:t>z</w:t>
            </w:r>
            <w:proofErr w:type="spellEnd"/>
          </w:p>
        </w:tc>
        <w:tc>
          <w:tcPr>
            <w:tcW w:w="2344" w:type="pct"/>
          </w:tcPr>
          <w:p w:rsidRPr="002850E3" w:rsidR="0030586E" w:rsidP="0030586E" w:rsidRDefault="0030586E" w14:paraId="70807854" w14:textId="77777777">
            <w:pPr>
              <w:spacing w:before="0" w:after="0"/>
              <w:rPr>
                <w:rFonts w:eastAsia="SimSun" w:cs="Arial Narrow"/>
                <w:sz w:val="22"/>
                <w:lang w:val="en-GB" w:eastAsia="zh-CN"/>
              </w:rPr>
            </w:pPr>
            <w:r w:rsidRPr="002850E3">
              <w:rPr>
                <w:rFonts w:hint="eastAsia" w:eastAsia="SimSun" w:cs="Arial Narrow"/>
                <w:sz w:val="22"/>
                <w:lang w:val="en-GB" w:eastAsia="zh-CN"/>
              </w:rPr>
              <w:t>表观分布容积</w:t>
            </w:r>
          </w:p>
        </w:tc>
        <w:tc>
          <w:tcPr>
            <w:tcW w:w="1752" w:type="pct"/>
          </w:tcPr>
          <w:p w:rsidRPr="002850E3" w:rsidR="0030586E" w:rsidP="0030586E" w:rsidRDefault="0030586E" w14:paraId="0B9534F1" w14:textId="77777777">
            <w:pPr>
              <w:spacing w:before="0" w:after="0"/>
              <w:rPr>
                <w:rFonts w:eastAsia="SimSun" w:cs="Arial Narrow"/>
                <w:sz w:val="22"/>
                <w:lang w:val="fr-FR"/>
              </w:rPr>
            </w:pPr>
            <w:r w:rsidRPr="002850E3">
              <w:rPr>
                <w:rFonts w:eastAsia="SimSun" w:cs="Arial Narrow"/>
                <w:sz w:val="22"/>
                <w:lang w:val="fr-FR"/>
              </w:rPr>
              <w:t>V</w:t>
            </w:r>
            <w:r>
              <w:rPr>
                <w:rFonts w:hint="eastAsia" w:eastAsia="SimSun" w:cs="Arial Narrow"/>
                <w:sz w:val="22"/>
                <w:vertAlign w:val="subscript"/>
                <w:lang w:val="fr-FR" w:eastAsia="zh-CN"/>
              </w:rPr>
              <w:t>z</w:t>
            </w:r>
            <w:r w:rsidRPr="002850E3">
              <w:rPr>
                <w:rFonts w:eastAsia="SimSun" w:cs="Arial Narrow"/>
                <w:sz w:val="22"/>
                <w:lang w:val="fr-FR"/>
              </w:rPr>
              <w:t xml:space="preserve"> = Dose/(</w:t>
            </w:r>
            <w:r w:rsidRPr="002850E3">
              <w:rPr>
                <w:rFonts w:eastAsia="SimSun" w:cs="Arial Narrow"/>
                <w:sz w:val="22"/>
                <w:lang w:val="fr-FR" w:eastAsia="zh-CN"/>
              </w:rPr>
              <w:t>AUC</w:t>
            </w:r>
            <w:r w:rsidRPr="002850E3">
              <w:rPr>
                <w:rFonts w:eastAsia="SimSun" w:cs="Arial Narrow"/>
                <w:sz w:val="22"/>
                <w:vertAlign w:val="subscript"/>
                <w:lang w:val="fr-FR" w:eastAsia="zh-CN"/>
              </w:rPr>
              <w:t>0-inf</w:t>
            </w:r>
            <w:r w:rsidRPr="002850E3">
              <w:rPr>
                <w:rFonts w:hint="eastAsia" w:eastAsia="SimSun" w:cs="Wingdings"/>
                <w:sz w:val="22"/>
                <w:lang w:val="fr-FR" w:eastAsia="zh-CN"/>
              </w:rPr>
              <w:t>*</w:t>
            </w:r>
            <w:r w:rsidRPr="002850E3">
              <w:rPr>
                <w:rFonts w:eastAsia="SimSun" w:cs="Arial Narrow"/>
                <w:color w:val="000000"/>
                <w:sz w:val="22"/>
                <w:lang w:val="en-GB"/>
              </w:rPr>
              <w:t>λ</w:t>
            </w:r>
            <w:r w:rsidRPr="002850E3">
              <w:rPr>
                <w:rFonts w:eastAsia="SimSun" w:cs="Arial Narrow"/>
                <w:color w:val="000000"/>
                <w:sz w:val="22"/>
                <w:vertAlign w:val="subscript"/>
                <w:lang w:val="nl-BE"/>
              </w:rPr>
              <w:t>z</w:t>
            </w:r>
            <w:r w:rsidRPr="002850E3">
              <w:rPr>
                <w:rFonts w:eastAsia="SimSun" w:cs="Arial Narrow"/>
                <w:color w:val="000000"/>
                <w:sz w:val="22"/>
                <w:lang w:val="nl-BE"/>
              </w:rPr>
              <w:t>)</w:t>
            </w:r>
          </w:p>
        </w:tc>
      </w:tr>
      <w:tr w:rsidRPr="002850E3" w:rsidR="0030586E" w:rsidTr="001F0FCE" w14:paraId="00CD891B" w14:textId="77777777">
        <w:tc>
          <w:tcPr>
            <w:tcW w:w="904" w:type="pct"/>
          </w:tcPr>
          <w:p w:rsidRPr="002850E3" w:rsidR="0030586E" w:rsidP="0030586E" w:rsidRDefault="0030586E" w14:paraId="45962802" w14:textId="77777777">
            <w:pPr>
              <w:spacing w:before="0" w:after="0"/>
              <w:rPr>
                <w:rFonts w:eastAsia="SimSun" w:cs="Arial Narrow"/>
                <w:sz w:val="22"/>
                <w:lang w:val="en-GB" w:eastAsia="zh-CN"/>
              </w:rPr>
            </w:pPr>
            <w:r w:rsidRPr="002850E3">
              <w:rPr>
                <w:rFonts w:eastAsia="SimSun" w:cs="Arial Narrow"/>
                <w:sz w:val="22"/>
                <w:lang w:val="en-GB" w:eastAsia="zh-CN"/>
              </w:rPr>
              <w:t>CL</w:t>
            </w:r>
          </w:p>
        </w:tc>
        <w:tc>
          <w:tcPr>
            <w:tcW w:w="2344" w:type="pct"/>
          </w:tcPr>
          <w:p w:rsidRPr="002850E3" w:rsidR="0030586E" w:rsidP="0030586E" w:rsidRDefault="0030586E" w14:paraId="2C89B9F5" w14:textId="77777777">
            <w:pPr>
              <w:spacing w:before="0" w:after="0"/>
              <w:rPr>
                <w:rFonts w:eastAsia="SimSun" w:cs="Arial Narrow"/>
                <w:sz w:val="22"/>
                <w:lang w:val="en-GB" w:eastAsia="zh-CN"/>
              </w:rPr>
            </w:pPr>
            <w:r w:rsidRPr="002850E3">
              <w:rPr>
                <w:rFonts w:hint="eastAsia" w:eastAsia="SimSun" w:cs="Arial Narrow"/>
                <w:sz w:val="22"/>
                <w:lang w:val="en-GB" w:eastAsia="zh-CN"/>
              </w:rPr>
              <w:t>表观血浆清除率</w:t>
            </w:r>
          </w:p>
        </w:tc>
        <w:tc>
          <w:tcPr>
            <w:tcW w:w="1752" w:type="pct"/>
          </w:tcPr>
          <w:p w:rsidRPr="002850E3" w:rsidR="0030586E" w:rsidP="0030586E" w:rsidRDefault="0030586E" w14:paraId="3AAFAEB1" w14:textId="77777777">
            <w:pPr>
              <w:spacing w:before="0" w:after="0"/>
              <w:rPr>
                <w:rFonts w:eastAsia="SimSun" w:cs="Arial Narrow"/>
                <w:sz w:val="22"/>
                <w:lang w:val="fr-FR"/>
              </w:rPr>
            </w:pPr>
            <w:r w:rsidRPr="002850E3">
              <w:rPr>
                <w:rFonts w:eastAsia="SimSun" w:cs="Arial Narrow"/>
                <w:sz w:val="22"/>
                <w:lang w:val="fr-FR"/>
              </w:rPr>
              <w:t>CL= Dose/</w:t>
            </w:r>
            <w:r w:rsidRPr="002850E3">
              <w:rPr>
                <w:rFonts w:eastAsia="SimSun" w:cs="Arial Narrow"/>
                <w:sz w:val="22"/>
                <w:lang w:val="fr-FR" w:eastAsia="zh-CN"/>
              </w:rPr>
              <w:t>AUC</w:t>
            </w:r>
            <w:r w:rsidRPr="002850E3">
              <w:rPr>
                <w:rFonts w:eastAsia="SimSun" w:cs="Arial Narrow"/>
                <w:sz w:val="22"/>
                <w:vertAlign w:val="subscript"/>
                <w:lang w:val="fr-FR" w:eastAsia="zh-CN"/>
              </w:rPr>
              <w:t>0-inf</w:t>
            </w:r>
          </w:p>
        </w:tc>
      </w:tr>
      <w:tr w:rsidRPr="002850E3" w:rsidR="0030586E" w:rsidTr="001F0FCE" w14:paraId="78FE33E1" w14:textId="77777777">
        <w:tc>
          <w:tcPr>
            <w:tcW w:w="904" w:type="pct"/>
          </w:tcPr>
          <w:p w:rsidRPr="002850E3" w:rsidR="0030586E" w:rsidP="0030586E" w:rsidRDefault="0030586E" w14:paraId="68118B40" w14:textId="77777777">
            <w:pPr>
              <w:spacing w:before="0" w:after="0"/>
              <w:rPr>
                <w:rFonts w:eastAsia="SimSun" w:cs="Arial Narrow"/>
                <w:sz w:val="22"/>
                <w:lang w:val="en-GB" w:eastAsia="zh-CN"/>
              </w:rPr>
            </w:pPr>
            <w:r w:rsidRPr="002850E3">
              <w:rPr>
                <w:rFonts w:hint="eastAsia" w:eastAsia="SimSun" w:cs="Arial Narrow"/>
                <w:sz w:val="22"/>
                <w:lang w:val="en-GB" w:eastAsia="zh-CN"/>
              </w:rPr>
              <w:t>M</w:t>
            </w:r>
            <w:r w:rsidRPr="002850E3">
              <w:rPr>
                <w:rFonts w:eastAsia="SimSun" w:cs="Arial Narrow"/>
                <w:sz w:val="22"/>
                <w:lang w:val="en-GB" w:eastAsia="zh-CN"/>
              </w:rPr>
              <w:t>RT</w:t>
            </w:r>
            <w:r w:rsidRPr="002850E3">
              <w:rPr>
                <w:rFonts w:eastAsia="SimSun" w:cs="Arial Narrow"/>
                <w:sz w:val="22"/>
                <w:vertAlign w:val="subscript"/>
                <w:lang w:val="en-GB" w:eastAsia="zh-CN"/>
              </w:rPr>
              <w:t>0-t</w:t>
            </w:r>
          </w:p>
        </w:tc>
        <w:tc>
          <w:tcPr>
            <w:tcW w:w="2344" w:type="pct"/>
          </w:tcPr>
          <w:p w:rsidRPr="002850E3" w:rsidR="0030586E" w:rsidP="0030586E" w:rsidRDefault="0030586E" w14:paraId="04180A2B" w14:textId="77777777">
            <w:pPr>
              <w:spacing w:before="0" w:after="0"/>
              <w:rPr>
                <w:rFonts w:eastAsia="SimSun" w:cs="Arial Narrow"/>
                <w:sz w:val="22"/>
                <w:lang w:val="en-GB" w:eastAsia="zh-CN"/>
              </w:rPr>
            </w:pPr>
            <w:r w:rsidRPr="002850E3">
              <w:rPr>
                <w:rFonts w:eastAsia="SimSun" w:cs="Arial Narrow"/>
                <w:sz w:val="22"/>
                <w:lang w:val="en-GB" w:eastAsia="zh-CN"/>
              </w:rPr>
              <w:t>从时间</w:t>
            </w:r>
            <w:r w:rsidRPr="002850E3">
              <w:rPr>
                <w:rFonts w:eastAsia="SimSun" w:cs="Arial Narrow"/>
                <w:sz w:val="22"/>
                <w:lang w:val="en-GB" w:eastAsia="zh-CN"/>
              </w:rPr>
              <w:t>0</w:t>
            </w:r>
            <w:r w:rsidRPr="002850E3">
              <w:rPr>
                <w:rFonts w:eastAsia="SimSun" w:cs="Arial Narrow"/>
                <w:sz w:val="22"/>
                <w:lang w:val="en-GB" w:eastAsia="zh-CN"/>
              </w:rPr>
              <w:t>至最后一个可定量浓度的平均驻留时间</w:t>
            </w:r>
          </w:p>
        </w:tc>
        <w:tc>
          <w:tcPr>
            <w:tcW w:w="1752" w:type="pct"/>
          </w:tcPr>
          <w:p w:rsidRPr="002850E3" w:rsidR="0030586E" w:rsidP="0030586E" w:rsidRDefault="0030586E" w14:paraId="294AD27D" w14:textId="77777777">
            <w:pPr>
              <w:spacing w:before="0" w:after="0"/>
              <w:rPr>
                <w:rFonts w:eastAsia="SimSun" w:cs="Arial Narrow"/>
                <w:sz w:val="22"/>
                <w:lang w:val="fr-FR" w:eastAsia="zh-CN"/>
              </w:rPr>
            </w:pPr>
            <w:r w:rsidRPr="002850E3">
              <w:rPr>
                <w:rFonts w:hint="eastAsia" w:eastAsia="SimSun" w:cs="Arial Narrow"/>
                <w:sz w:val="22"/>
                <w:lang w:val="en-GB" w:eastAsia="zh-CN"/>
              </w:rPr>
              <w:t>M</w:t>
            </w:r>
            <w:r w:rsidRPr="002850E3">
              <w:rPr>
                <w:rFonts w:eastAsia="SimSun" w:cs="Arial Narrow"/>
                <w:sz w:val="22"/>
                <w:lang w:val="en-GB" w:eastAsia="zh-CN"/>
              </w:rPr>
              <w:t>RT</w:t>
            </w:r>
            <w:r w:rsidRPr="002850E3">
              <w:rPr>
                <w:rFonts w:eastAsia="SimSun" w:cs="Arial Narrow"/>
                <w:sz w:val="22"/>
                <w:vertAlign w:val="subscript"/>
                <w:lang w:val="en-GB" w:eastAsia="zh-CN"/>
              </w:rPr>
              <w:t>0-t</w:t>
            </w:r>
            <w:r w:rsidRPr="002850E3">
              <w:rPr>
                <w:rFonts w:eastAsia="SimSun" w:cs="Arial Narrow"/>
                <w:sz w:val="22"/>
                <w:lang w:val="en-GB" w:eastAsia="zh-CN"/>
              </w:rPr>
              <w:t>=</w:t>
            </w:r>
            <w:r w:rsidRPr="002850E3">
              <w:rPr>
                <w:rFonts w:eastAsia="SimSun" w:cs="Arial Narrow"/>
                <w:sz w:val="22"/>
                <w:lang w:val="fr-FR" w:eastAsia="zh-CN"/>
              </w:rPr>
              <w:t>AUMC</w:t>
            </w:r>
            <w:r w:rsidRPr="002850E3">
              <w:rPr>
                <w:rFonts w:eastAsia="SimSun" w:cs="Arial Narrow"/>
                <w:sz w:val="22"/>
                <w:vertAlign w:val="subscript"/>
                <w:lang w:val="fr-FR" w:eastAsia="zh-CN"/>
              </w:rPr>
              <w:t>0-t</w:t>
            </w:r>
            <w:r w:rsidRPr="002850E3">
              <w:rPr>
                <w:rFonts w:eastAsia="SimSun" w:cs="Arial Narrow"/>
                <w:sz w:val="22"/>
                <w:lang w:val="fr-FR" w:eastAsia="zh-CN"/>
              </w:rPr>
              <w:t>/AUC</w:t>
            </w:r>
            <w:r w:rsidRPr="002850E3">
              <w:rPr>
                <w:rFonts w:eastAsia="SimSun" w:cs="Arial Narrow"/>
                <w:sz w:val="22"/>
                <w:vertAlign w:val="subscript"/>
                <w:lang w:val="fr-FR" w:eastAsia="zh-CN"/>
              </w:rPr>
              <w:t>0-t</w:t>
            </w:r>
          </w:p>
          <w:p w:rsidRPr="002850E3" w:rsidR="0030586E" w:rsidP="0030586E" w:rsidRDefault="0030586E" w14:paraId="3679C819" w14:textId="77777777">
            <w:pPr>
              <w:spacing w:before="0" w:after="0"/>
              <w:rPr>
                <w:rFonts w:eastAsia="SimSun" w:cs="Arial Narrow"/>
                <w:sz w:val="22"/>
                <w:lang w:val="fr-FR" w:eastAsia="zh-CN"/>
              </w:rPr>
            </w:pPr>
            <w:r w:rsidRPr="002850E3">
              <w:rPr>
                <w:rFonts w:eastAsia="SimSun" w:cs="Arial Narrow"/>
                <w:sz w:val="22"/>
                <w:lang w:val="fr-FR" w:eastAsia="zh-CN"/>
              </w:rPr>
              <w:t>其中</w:t>
            </w:r>
            <w:r w:rsidRPr="002850E3">
              <w:rPr>
                <w:rFonts w:eastAsia="SimSun" w:cs="Arial Narrow"/>
                <w:sz w:val="22"/>
                <w:lang w:val="fr-FR" w:eastAsia="zh-CN"/>
              </w:rPr>
              <w:t>AUMC</w:t>
            </w:r>
            <w:r w:rsidRPr="002850E3">
              <w:rPr>
                <w:rFonts w:eastAsia="SimSun" w:cs="Arial Narrow"/>
                <w:sz w:val="22"/>
                <w:vertAlign w:val="subscript"/>
                <w:lang w:val="fr-FR" w:eastAsia="zh-CN"/>
              </w:rPr>
              <w:t>0-</w:t>
            </w:r>
            <w:r w:rsidRPr="002850E3">
              <w:rPr>
                <w:rFonts w:hint="eastAsia" w:eastAsia="SimSun" w:cs="Arial Narrow"/>
                <w:sz w:val="22"/>
                <w:vertAlign w:val="subscript"/>
                <w:lang w:val="fr-FR" w:eastAsia="zh-CN"/>
              </w:rPr>
              <w:t>t</w:t>
            </w:r>
            <w:r w:rsidRPr="002850E3">
              <w:rPr>
                <w:rFonts w:hint="eastAsia" w:eastAsia="SimSun" w:cs="Arial Narrow"/>
                <w:sz w:val="22"/>
                <w:lang w:val="fr-FR" w:eastAsia="zh-CN"/>
              </w:rPr>
              <w:t>为</w:t>
            </w:r>
            <w:r w:rsidRPr="002850E3">
              <w:rPr>
                <w:rFonts w:eastAsia="SimSun" w:cs="Arial Narrow"/>
                <w:sz w:val="22"/>
                <w:lang w:val="fr-FR" w:eastAsia="zh-CN"/>
              </w:rPr>
              <w:t>从</w:t>
            </w:r>
            <w:r w:rsidRPr="002850E3">
              <w:rPr>
                <w:rFonts w:hint="eastAsia" w:eastAsia="SimSun" w:cs="Arial Narrow"/>
                <w:sz w:val="22"/>
                <w:lang w:val="fr-FR" w:eastAsia="zh-CN"/>
              </w:rPr>
              <w:t>时间</w:t>
            </w:r>
            <w:r w:rsidRPr="002850E3">
              <w:rPr>
                <w:rFonts w:hint="eastAsia" w:eastAsia="SimSun" w:cs="Arial Narrow"/>
                <w:sz w:val="22"/>
                <w:lang w:val="fr-FR" w:eastAsia="zh-CN"/>
              </w:rPr>
              <w:t>0</w:t>
            </w:r>
            <w:r w:rsidRPr="002850E3">
              <w:rPr>
                <w:rFonts w:hint="eastAsia" w:eastAsia="SimSun" w:cs="Arial Narrow"/>
                <w:sz w:val="22"/>
                <w:lang w:val="fr-FR" w:eastAsia="zh-CN"/>
              </w:rPr>
              <w:t>至</w:t>
            </w:r>
            <w:r w:rsidRPr="002850E3">
              <w:rPr>
                <w:rFonts w:eastAsia="SimSun" w:cs="Arial Narrow"/>
                <w:sz w:val="22"/>
                <w:lang w:val="fr-FR" w:eastAsia="zh-CN"/>
              </w:rPr>
              <w:t>最后</w:t>
            </w:r>
            <w:r w:rsidRPr="002850E3">
              <w:rPr>
                <w:rFonts w:hint="eastAsia" w:eastAsia="SimSun" w:cs="Arial Narrow"/>
                <w:sz w:val="22"/>
                <w:lang w:val="fr-FR" w:eastAsia="zh-CN"/>
              </w:rPr>
              <w:t>一个</w:t>
            </w:r>
            <w:r w:rsidRPr="002850E3">
              <w:rPr>
                <w:rFonts w:eastAsia="SimSun" w:cs="Arial Narrow"/>
                <w:sz w:val="22"/>
                <w:lang w:val="fr-FR" w:eastAsia="zh-CN"/>
              </w:rPr>
              <w:t>可</w:t>
            </w:r>
            <w:r w:rsidRPr="002850E3">
              <w:rPr>
                <w:rFonts w:hint="eastAsia" w:eastAsia="SimSun" w:cs="Arial Narrow"/>
                <w:sz w:val="22"/>
                <w:lang w:val="fr-FR" w:eastAsia="zh-CN"/>
              </w:rPr>
              <w:t>定</w:t>
            </w:r>
            <w:r w:rsidRPr="002850E3">
              <w:rPr>
                <w:rFonts w:eastAsia="SimSun" w:cs="Arial Narrow"/>
                <w:sz w:val="22"/>
                <w:lang w:val="fr-FR" w:eastAsia="zh-CN"/>
              </w:rPr>
              <w:t>量浓度的一阶矩曲线下的面积</w:t>
            </w:r>
          </w:p>
        </w:tc>
      </w:tr>
      <w:tr w:rsidRPr="002850E3" w:rsidR="0030586E" w:rsidTr="001F0FCE" w14:paraId="6F51E5C4" w14:textId="77777777">
        <w:tc>
          <w:tcPr>
            <w:tcW w:w="904" w:type="pct"/>
          </w:tcPr>
          <w:p w:rsidRPr="002850E3" w:rsidR="0030586E" w:rsidP="0030586E" w:rsidRDefault="0030586E" w14:paraId="4B1945E9" w14:textId="77777777">
            <w:pPr>
              <w:spacing w:before="0" w:after="0"/>
              <w:rPr>
                <w:rFonts w:eastAsia="SimSun" w:cs="Arial Narrow"/>
                <w:sz w:val="22"/>
                <w:lang w:val="en-GB" w:eastAsia="zh-CN"/>
              </w:rPr>
            </w:pPr>
            <w:r w:rsidRPr="002850E3">
              <w:rPr>
                <w:rFonts w:hint="eastAsia" w:eastAsia="SimSun" w:cs="Arial Narrow"/>
                <w:sz w:val="22"/>
                <w:lang w:val="en-GB" w:eastAsia="zh-CN"/>
              </w:rPr>
              <w:t>M</w:t>
            </w:r>
            <w:r w:rsidRPr="002850E3">
              <w:rPr>
                <w:rFonts w:eastAsia="SimSun" w:cs="Arial Narrow"/>
                <w:sz w:val="22"/>
                <w:lang w:val="en-GB" w:eastAsia="zh-CN"/>
              </w:rPr>
              <w:t>RT</w:t>
            </w:r>
            <w:r w:rsidRPr="002850E3">
              <w:rPr>
                <w:rFonts w:eastAsia="SimSun" w:cs="Arial Narrow"/>
                <w:sz w:val="22"/>
                <w:vertAlign w:val="subscript"/>
                <w:lang w:val="en-GB" w:eastAsia="zh-CN"/>
              </w:rPr>
              <w:t>0-</w:t>
            </w:r>
            <w:r w:rsidRPr="002850E3">
              <w:rPr>
                <w:rFonts w:hint="eastAsia" w:eastAsia="SimSun" w:cs="Arial Narrow"/>
                <w:sz w:val="22"/>
                <w:vertAlign w:val="subscript"/>
                <w:lang w:val="en-GB" w:eastAsia="zh-CN"/>
              </w:rPr>
              <w:t>inf</w:t>
            </w:r>
          </w:p>
        </w:tc>
        <w:tc>
          <w:tcPr>
            <w:tcW w:w="2344" w:type="pct"/>
          </w:tcPr>
          <w:p w:rsidRPr="002850E3" w:rsidR="0030586E" w:rsidP="0030586E" w:rsidRDefault="0030586E" w14:paraId="239BC933" w14:textId="77777777">
            <w:pPr>
              <w:spacing w:before="0" w:after="0"/>
              <w:rPr>
                <w:rFonts w:eastAsia="SimSun" w:cs="Arial Narrow"/>
                <w:sz w:val="22"/>
                <w:lang w:val="en-GB" w:eastAsia="zh-CN"/>
              </w:rPr>
            </w:pPr>
            <w:r w:rsidRPr="002850E3">
              <w:rPr>
                <w:rFonts w:eastAsia="SimSun" w:cs="Arial Narrow"/>
                <w:sz w:val="22"/>
                <w:lang w:val="en-GB" w:eastAsia="zh-CN"/>
              </w:rPr>
              <w:t>从时间</w:t>
            </w:r>
            <w:r w:rsidRPr="002850E3">
              <w:rPr>
                <w:rFonts w:eastAsia="SimSun" w:cs="Arial Narrow"/>
                <w:sz w:val="22"/>
                <w:lang w:val="en-GB" w:eastAsia="zh-CN"/>
              </w:rPr>
              <w:t>0</w:t>
            </w:r>
            <w:r w:rsidRPr="002850E3">
              <w:rPr>
                <w:rFonts w:hint="eastAsia" w:eastAsia="SimSun" w:cs="Arial Narrow"/>
                <w:sz w:val="22"/>
                <w:lang w:val="en-GB" w:eastAsia="zh-CN"/>
              </w:rPr>
              <w:t>外</w:t>
            </w:r>
            <w:r w:rsidRPr="002850E3">
              <w:rPr>
                <w:rFonts w:eastAsia="SimSun" w:cs="Arial Narrow"/>
                <w:sz w:val="22"/>
                <w:lang w:val="en-GB" w:eastAsia="zh-CN"/>
              </w:rPr>
              <w:t>推</w:t>
            </w:r>
            <w:r w:rsidRPr="002850E3">
              <w:rPr>
                <w:rFonts w:hint="eastAsia" w:eastAsia="SimSun" w:cs="Arial Narrow"/>
                <w:sz w:val="22"/>
                <w:lang w:val="en-GB" w:eastAsia="zh-CN"/>
              </w:rPr>
              <w:t>至</w:t>
            </w:r>
            <w:r w:rsidRPr="002850E3">
              <w:rPr>
                <w:rFonts w:eastAsia="SimSun" w:cs="Arial Narrow"/>
                <w:sz w:val="22"/>
                <w:lang w:val="en-GB" w:eastAsia="zh-CN"/>
              </w:rPr>
              <w:t>无限时间的平均驻留时间</w:t>
            </w:r>
          </w:p>
        </w:tc>
        <w:tc>
          <w:tcPr>
            <w:tcW w:w="1752" w:type="pct"/>
          </w:tcPr>
          <w:p w:rsidRPr="002850E3" w:rsidR="0030586E" w:rsidP="0030586E" w:rsidRDefault="0030586E" w14:paraId="2A825CEE" w14:textId="77777777">
            <w:pPr>
              <w:spacing w:before="0" w:after="0"/>
              <w:rPr>
                <w:rFonts w:eastAsia="SimSun" w:cs="Arial Narrow"/>
                <w:sz w:val="22"/>
                <w:lang w:val="fr-FR" w:eastAsia="zh-CN"/>
              </w:rPr>
            </w:pPr>
            <w:r w:rsidRPr="002850E3">
              <w:rPr>
                <w:rFonts w:hint="eastAsia" w:eastAsia="SimSun" w:cs="Arial Narrow"/>
                <w:sz w:val="22"/>
                <w:lang w:val="en-GB" w:eastAsia="zh-CN"/>
              </w:rPr>
              <w:t>M</w:t>
            </w:r>
            <w:r w:rsidRPr="002850E3">
              <w:rPr>
                <w:rFonts w:eastAsia="SimSun" w:cs="Arial Narrow"/>
                <w:sz w:val="22"/>
                <w:lang w:val="en-GB" w:eastAsia="zh-CN"/>
              </w:rPr>
              <w:t>RT</w:t>
            </w:r>
            <w:r w:rsidRPr="002850E3">
              <w:rPr>
                <w:rFonts w:eastAsia="SimSun" w:cs="Arial Narrow"/>
                <w:sz w:val="22"/>
                <w:vertAlign w:val="subscript"/>
                <w:lang w:val="en-GB" w:eastAsia="zh-CN"/>
              </w:rPr>
              <w:t>0-</w:t>
            </w:r>
            <w:r w:rsidRPr="002850E3">
              <w:rPr>
                <w:rFonts w:hint="eastAsia" w:eastAsia="SimSun" w:cs="Arial Narrow"/>
                <w:sz w:val="22"/>
                <w:vertAlign w:val="subscript"/>
                <w:lang w:val="en-GB" w:eastAsia="zh-CN"/>
              </w:rPr>
              <w:t>inf</w:t>
            </w:r>
            <w:r w:rsidRPr="002850E3">
              <w:rPr>
                <w:rFonts w:eastAsia="SimSun" w:cs="Arial Narrow"/>
                <w:sz w:val="22"/>
                <w:lang w:val="en-GB" w:eastAsia="zh-CN"/>
              </w:rPr>
              <w:t>=</w:t>
            </w:r>
            <w:r w:rsidRPr="002850E3">
              <w:rPr>
                <w:rFonts w:eastAsia="SimSun" w:cs="Arial Narrow"/>
                <w:sz w:val="22"/>
                <w:lang w:val="fr-FR" w:eastAsia="zh-CN"/>
              </w:rPr>
              <w:t>AUMC</w:t>
            </w:r>
            <w:r w:rsidRPr="002850E3">
              <w:rPr>
                <w:rFonts w:eastAsia="SimSun" w:cs="Arial Narrow"/>
                <w:sz w:val="22"/>
                <w:vertAlign w:val="subscript"/>
                <w:lang w:val="fr-FR" w:eastAsia="zh-CN"/>
              </w:rPr>
              <w:t>0-</w:t>
            </w:r>
            <w:r w:rsidRPr="002850E3">
              <w:rPr>
                <w:rFonts w:hint="eastAsia" w:eastAsia="SimSun" w:cs="Arial Narrow"/>
                <w:sz w:val="22"/>
                <w:vertAlign w:val="subscript"/>
                <w:lang w:val="fr-FR" w:eastAsia="zh-CN"/>
              </w:rPr>
              <w:t>inf</w:t>
            </w:r>
            <w:r w:rsidRPr="002850E3">
              <w:rPr>
                <w:rFonts w:eastAsia="SimSun" w:cs="Arial Narrow"/>
                <w:sz w:val="22"/>
                <w:lang w:val="fr-FR" w:eastAsia="zh-CN"/>
              </w:rPr>
              <w:t>/AUC</w:t>
            </w:r>
            <w:r w:rsidRPr="002850E3">
              <w:rPr>
                <w:rFonts w:eastAsia="SimSun" w:cs="Arial Narrow"/>
                <w:sz w:val="22"/>
                <w:vertAlign w:val="subscript"/>
                <w:lang w:val="fr-FR" w:eastAsia="zh-CN"/>
              </w:rPr>
              <w:t>0-inf</w:t>
            </w:r>
            <w:r w:rsidRPr="002850E3">
              <w:rPr>
                <w:rFonts w:eastAsia="SimSun" w:cs="Arial Narrow"/>
                <w:sz w:val="22"/>
                <w:lang w:val="fr-FR" w:eastAsia="zh-CN"/>
              </w:rPr>
              <w:t>-TI/2</w:t>
            </w:r>
          </w:p>
          <w:p w:rsidRPr="002850E3" w:rsidR="0030586E" w:rsidP="0030586E" w:rsidRDefault="0030586E" w14:paraId="6633E12A" w14:textId="77777777">
            <w:pPr>
              <w:spacing w:before="0" w:after="0"/>
              <w:rPr>
                <w:rFonts w:eastAsia="SimSun" w:cs="Arial Narrow"/>
                <w:sz w:val="22"/>
                <w:lang w:val="fr-FR" w:eastAsia="zh-CN"/>
              </w:rPr>
            </w:pPr>
            <w:r w:rsidRPr="002850E3">
              <w:rPr>
                <w:rFonts w:eastAsia="SimSun" w:cs="Arial Narrow"/>
                <w:sz w:val="22"/>
                <w:lang w:val="fr-FR" w:eastAsia="zh-CN"/>
              </w:rPr>
              <w:t>其中</w:t>
            </w:r>
            <w:r w:rsidRPr="002850E3">
              <w:rPr>
                <w:rFonts w:eastAsia="SimSun" w:cs="Arial Narrow"/>
                <w:sz w:val="22"/>
                <w:lang w:val="fr-FR" w:eastAsia="zh-CN"/>
              </w:rPr>
              <w:t>AUMC</w:t>
            </w:r>
            <w:r w:rsidRPr="002850E3">
              <w:rPr>
                <w:rFonts w:eastAsia="SimSun" w:cs="Arial Narrow"/>
                <w:sz w:val="22"/>
                <w:vertAlign w:val="subscript"/>
                <w:lang w:val="fr-FR" w:eastAsia="zh-CN"/>
              </w:rPr>
              <w:t>0-inf</w:t>
            </w:r>
            <w:r w:rsidRPr="002850E3">
              <w:rPr>
                <w:rFonts w:hint="eastAsia" w:eastAsia="SimSun" w:cs="Arial Narrow"/>
                <w:sz w:val="22"/>
                <w:lang w:val="fr-FR" w:eastAsia="zh-CN"/>
              </w:rPr>
              <w:t>为</w:t>
            </w:r>
            <w:r w:rsidRPr="002850E3">
              <w:rPr>
                <w:rFonts w:eastAsia="SimSun" w:cs="Arial Narrow"/>
                <w:sz w:val="22"/>
                <w:lang w:val="fr-FR" w:eastAsia="zh-CN"/>
              </w:rPr>
              <w:t>从</w:t>
            </w:r>
            <w:r w:rsidRPr="002850E3">
              <w:rPr>
                <w:rFonts w:hint="eastAsia" w:eastAsia="SimSun" w:cs="Arial Narrow"/>
                <w:sz w:val="22"/>
                <w:lang w:val="fr-FR" w:eastAsia="zh-CN"/>
              </w:rPr>
              <w:t>时间</w:t>
            </w:r>
            <w:r w:rsidRPr="002850E3">
              <w:rPr>
                <w:rFonts w:hint="eastAsia" w:eastAsia="SimSun" w:cs="Arial Narrow"/>
                <w:sz w:val="22"/>
                <w:lang w:val="fr-FR" w:eastAsia="zh-CN"/>
              </w:rPr>
              <w:t>0</w:t>
            </w:r>
            <w:r w:rsidRPr="002850E3">
              <w:rPr>
                <w:rFonts w:eastAsia="SimSun" w:cs="Arial Narrow"/>
                <w:sz w:val="22"/>
                <w:lang w:val="fr-FR" w:eastAsia="zh-CN"/>
              </w:rPr>
              <w:t>外推到无</w:t>
            </w:r>
            <w:r w:rsidRPr="002850E3">
              <w:rPr>
                <w:rFonts w:hint="eastAsia" w:eastAsia="SimSun" w:cs="Arial Narrow"/>
                <w:sz w:val="22"/>
                <w:lang w:val="fr-FR" w:eastAsia="zh-CN"/>
              </w:rPr>
              <w:t>限</w:t>
            </w:r>
            <w:r w:rsidRPr="002850E3">
              <w:rPr>
                <w:rFonts w:eastAsia="SimSun" w:cs="Arial Narrow"/>
                <w:sz w:val="22"/>
                <w:lang w:val="fr-FR" w:eastAsia="zh-CN"/>
              </w:rPr>
              <w:t>时间的一阶矩曲线下的面积</w:t>
            </w:r>
            <w:r w:rsidRPr="002850E3">
              <w:rPr>
                <w:rFonts w:hint="eastAsia" w:eastAsia="SimSun" w:cs="Arial Narrow"/>
                <w:sz w:val="22"/>
                <w:lang w:val="fr-FR" w:eastAsia="zh-CN"/>
              </w:rPr>
              <w:t>，</w:t>
            </w:r>
            <w:r w:rsidRPr="002850E3">
              <w:rPr>
                <w:rFonts w:hint="eastAsia" w:eastAsia="SimSun" w:cs="Arial Narrow"/>
                <w:sz w:val="22"/>
                <w:lang w:val="fr-FR" w:eastAsia="zh-CN"/>
              </w:rPr>
              <w:t>T</w:t>
            </w:r>
            <w:r w:rsidRPr="002850E3">
              <w:rPr>
                <w:rFonts w:eastAsia="SimSun" w:cs="Arial Narrow"/>
                <w:sz w:val="22"/>
                <w:lang w:val="fr-FR" w:eastAsia="zh-CN"/>
              </w:rPr>
              <w:t>I</w:t>
            </w:r>
            <w:r w:rsidRPr="002850E3">
              <w:rPr>
                <w:rFonts w:hint="eastAsia" w:eastAsia="SimSun" w:cs="Arial Narrow"/>
                <w:sz w:val="22"/>
                <w:lang w:val="fr-FR" w:eastAsia="zh-CN"/>
              </w:rPr>
              <w:t>为静脉滴注时长</w:t>
            </w:r>
          </w:p>
        </w:tc>
      </w:tr>
      <w:tr w:rsidRPr="002850E3" w:rsidR="0030586E" w:rsidTr="001F0FCE" w14:paraId="4ED5973B" w14:textId="77777777">
        <w:tc>
          <w:tcPr>
            <w:tcW w:w="904" w:type="pct"/>
          </w:tcPr>
          <w:p w:rsidRPr="002850E3" w:rsidR="0030586E" w:rsidP="0030586E" w:rsidRDefault="0030586E" w14:paraId="33E8846B" w14:textId="77777777">
            <w:pPr>
              <w:spacing w:before="0" w:after="0"/>
              <w:rPr>
                <w:rFonts w:eastAsia="SimSun" w:cs="Arial Narrow"/>
                <w:sz w:val="22"/>
                <w:lang w:val="en-GB" w:eastAsia="zh-CN"/>
              </w:rPr>
            </w:pPr>
            <w:proofErr w:type="spellStart"/>
            <w:r w:rsidRPr="002850E3">
              <w:rPr>
                <w:rFonts w:eastAsia="SimSun" w:cs="Times New Roman"/>
                <w:sz w:val="22"/>
                <w:lang w:val="en-GB" w:eastAsia="zh-CN"/>
              </w:rPr>
              <w:t>λ</w:t>
            </w:r>
            <w:r w:rsidRPr="002850E3">
              <w:rPr>
                <w:rFonts w:hint="eastAsia" w:eastAsia="SimSun" w:cs="Times New Roman"/>
                <w:sz w:val="22"/>
                <w:vertAlign w:val="subscript"/>
                <w:lang w:val="en-GB" w:eastAsia="zh-CN"/>
              </w:rPr>
              <w:t>z</w:t>
            </w:r>
            <w:proofErr w:type="spellEnd"/>
          </w:p>
        </w:tc>
        <w:tc>
          <w:tcPr>
            <w:tcW w:w="2344" w:type="pct"/>
          </w:tcPr>
          <w:p w:rsidRPr="002850E3" w:rsidR="0030586E" w:rsidP="0030586E" w:rsidRDefault="0030586E" w14:paraId="7A2CCC38" w14:textId="77777777">
            <w:pPr>
              <w:spacing w:before="0" w:after="0"/>
              <w:rPr>
                <w:rFonts w:eastAsia="SimSun" w:cs="Arial Narrow"/>
                <w:sz w:val="22"/>
                <w:lang w:val="en-GB" w:eastAsia="zh-CN"/>
              </w:rPr>
            </w:pPr>
            <w:r w:rsidRPr="002850E3">
              <w:rPr>
                <w:rFonts w:hint="eastAsia" w:eastAsia="SimSun" w:cs="Arial Narrow"/>
                <w:sz w:val="22"/>
                <w:lang w:val="en-GB" w:eastAsia="zh-CN"/>
              </w:rPr>
              <w:t>消除速率常数</w:t>
            </w:r>
          </w:p>
        </w:tc>
        <w:tc>
          <w:tcPr>
            <w:tcW w:w="1752" w:type="pct"/>
          </w:tcPr>
          <w:p w:rsidRPr="002850E3" w:rsidR="0030586E" w:rsidP="0030586E" w:rsidRDefault="0030586E" w14:paraId="23A367E6" w14:textId="77777777">
            <w:pPr>
              <w:spacing w:before="0" w:after="0"/>
              <w:rPr>
                <w:rFonts w:eastAsia="SimSun" w:cs="Arial Narrow"/>
                <w:sz w:val="22"/>
                <w:lang w:val="fr-FR" w:eastAsia="zh-CN"/>
              </w:rPr>
            </w:pPr>
            <w:r w:rsidRPr="002850E3">
              <w:rPr>
                <w:rFonts w:hint="eastAsia" w:eastAsia="SimSun" w:cs="Arial Narrow"/>
                <w:sz w:val="22"/>
                <w:lang w:val="fr-FR" w:eastAsia="zh-CN"/>
              </w:rPr>
              <w:t>血药浓度</w:t>
            </w:r>
            <w:r w:rsidRPr="002850E3">
              <w:rPr>
                <w:rFonts w:hint="eastAsia" w:eastAsia="SimSun" w:cs="Arial Narrow"/>
                <w:sz w:val="22"/>
                <w:lang w:val="fr-FR" w:eastAsia="zh-CN"/>
              </w:rPr>
              <w:t>-</w:t>
            </w:r>
            <w:r w:rsidRPr="002850E3">
              <w:rPr>
                <w:rFonts w:hint="eastAsia" w:eastAsia="SimSun" w:cs="Arial Narrow"/>
                <w:sz w:val="22"/>
                <w:lang w:val="fr-FR" w:eastAsia="zh-CN"/>
              </w:rPr>
              <w:t>时间</w:t>
            </w:r>
            <w:r w:rsidRPr="002850E3">
              <w:rPr>
                <w:rFonts w:eastAsia="SimSun" w:cs="Arial Narrow"/>
                <w:sz w:val="22"/>
                <w:lang w:val="fr-FR" w:eastAsia="zh-CN"/>
              </w:rPr>
              <w:t>曲线末端进行对数转换后进行线性回归计算所得的斜率</w:t>
            </w:r>
          </w:p>
        </w:tc>
      </w:tr>
      <w:tr w:rsidRPr="002850E3" w:rsidR="0030586E" w:rsidTr="001F0FCE" w14:paraId="67A9DF67" w14:textId="77777777">
        <w:tc>
          <w:tcPr>
            <w:tcW w:w="5000" w:type="pct"/>
            <w:gridSpan w:val="3"/>
            <w:tcBorders>
              <w:bottom w:val="single" w:color="auto" w:sz="4" w:space="0"/>
            </w:tcBorders>
            <w:shd w:val="clear" w:color="auto" w:fill="FFFFCC"/>
          </w:tcPr>
          <w:p w:rsidRPr="002850E3" w:rsidR="0030586E" w:rsidP="0030586E" w:rsidRDefault="0030586E" w14:paraId="73178082" w14:textId="77777777">
            <w:pPr>
              <w:spacing w:before="0" w:after="0"/>
              <w:rPr>
                <w:rFonts w:eastAsia="SimSun" w:cs="Arial Narrow"/>
                <w:b/>
                <w:sz w:val="22"/>
                <w:lang w:val="en-GB" w:eastAsia="zh-CN"/>
              </w:rPr>
            </w:pPr>
            <w:r>
              <w:rPr>
                <w:rFonts w:hint="eastAsia" w:eastAsia="SimSun" w:cs="Arial Narrow"/>
                <w:b/>
                <w:sz w:val="22"/>
                <w:lang w:val="en-GB" w:eastAsia="zh-CN"/>
              </w:rPr>
              <w:t>多次</w:t>
            </w:r>
            <w:r w:rsidRPr="002850E3">
              <w:rPr>
                <w:rFonts w:hint="eastAsia" w:eastAsia="SimSun" w:cs="Arial Narrow"/>
                <w:b/>
                <w:sz w:val="22"/>
                <w:lang w:val="en-GB" w:eastAsia="zh-CN"/>
              </w:rPr>
              <w:t>给药</w:t>
            </w:r>
            <w:r>
              <w:rPr>
                <w:rFonts w:hint="eastAsia" w:eastAsia="SimSun" w:cs="Arial Narrow"/>
                <w:b/>
                <w:sz w:val="22"/>
                <w:lang w:val="en-GB" w:eastAsia="zh-CN"/>
              </w:rPr>
              <w:t>阶段末剂</w:t>
            </w:r>
            <w:r w:rsidRPr="002850E3">
              <w:rPr>
                <w:rFonts w:hint="eastAsia" w:eastAsia="SimSun" w:cs="Arial Narrow"/>
                <w:b/>
                <w:sz w:val="22"/>
                <w:lang w:val="en-GB" w:eastAsia="zh-CN"/>
              </w:rPr>
              <w:t>-</w:t>
            </w:r>
            <w:r w:rsidRPr="002850E3">
              <w:rPr>
                <w:rFonts w:hint="eastAsia" w:eastAsia="SimSun" w:cs="Arial Narrow"/>
                <w:b/>
                <w:sz w:val="22"/>
                <w:lang w:val="en-GB" w:eastAsia="zh-CN"/>
              </w:rPr>
              <w:t>血浆药代动力学参数</w:t>
            </w:r>
          </w:p>
        </w:tc>
      </w:tr>
      <w:tr w:rsidRPr="002850E3" w:rsidR="0030586E" w:rsidTr="001F0FCE" w14:paraId="6F5581B3" w14:textId="77777777">
        <w:tc>
          <w:tcPr>
            <w:tcW w:w="904" w:type="pct"/>
            <w:tcBorders>
              <w:bottom w:val="single" w:color="auto" w:sz="4" w:space="0"/>
            </w:tcBorders>
          </w:tcPr>
          <w:p w:rsidRPr="002850E3" w:rsidR="0030586E" w:rsidP="0030586E" w:rsidRDefault="0030586E" w14:paraId="7AEC6D13" w14:textId="77777777">
            <w:pPr>
              <w:spacing w:before="0" w:after="0"/>
              <w:rPr>
                <w:rFonts w:eastAsia="SimSun" w:cs="Arial Narrow"/>
                <w:sz w:val="22"/>
                <w:vertAlign w:val="superscript"/>
                <w:lang w:val="en-GB"/>
              </w:rPr>
            </w:pPr>
            <w:r w:rsidRPr="002850E3">
              <w:rPr>
                <w:rFonts w:eastAsia="SimSun" w:cs="Arial Narrow"/>
                <w:sz w:val="22"/>
                <w:lang w:val="en-GB" w:eastAsia="zh-CN"/>
              </w:rPr>
              <w:t>AUC</w:t>
            </w:r>
            <w:r w:rsidRPr="00C002B3">
              <w:rPr>
                <w:rFonts w:eastAsia="SimSun" w:cs="Arial Narrow"/>
                <w:sz w:val="22"/>
                <w:vertAlign w:val="subscript"/>
                <w:lang w:val="en-GB" w:eastAsia="zh-CN"/>
              </w:rPr>
              <w:t>0-</w:t>
            </w:r>
            <w:r>
              <w:rPr>
                <w:rFonts w:hint="eastAsia" w:eastAsia="SimSun" w:cs="Arial Narrow"/>
                <w:sz w:val="22"/>
                <w:vertAlign w:val="subscript"/>
                <w:lang w:val="en-GB" w:eastAsia="zh-CN"/>
              </w:rPr>
              <w:t>tau</w:t>
            </w:r>
          </w:p>
        </w:tc>
        <w:tc>
          <w:tcPr>
            <w:tcW w:w="2344" w:type="pct"/>
            <w:tcBorders>
              <w:bottom w:val="single" w:color="auto" w:sz="4" w:space="0"/>
            </w:tcBorders>
          </w:tcPr>
          <w:p w:rsidRPr="002850E3" w:rsidR="0030586E" w:rsidP="0030586E" w:rsidRDefault="0030586E" w14:paraId="5B215901" w14:textId="77777777">
            <w:pPr>
              <w:spacing w:before="0" w:after="0"/>
              <w:rPr>
                <w:rFonts w:eastAsia="SimSun" w:cs="Arial Narrow"/>
                <w:sz w:val="22"/>
                <w:lang w:val="en-GB" w:eastAsia="zh-CN"/>
              </w:rPr>
            </w:pPr>
            <w:r w:rsidRPr="002850E3">
              <w:rPr>
                <w:rFonts w:hint="eastAsia" w:eastAsia="SimSun" w:cs="Arial Narrow"/>
                <w:sz w:val="22"/>
                <w:lang w:val="en-GB" w:eastAsia="zh-CN"/>
              </w:rPr>
              <w:t>从时间</w:t>
            </w:r>
            <w:r w:rsidRPr="002850E3">
              <w:rPr>
                <w:rFonts w:hint="eastAsia" w:eastAsia="SimSun" w:cs="Arial Narrow"/>
                <w:sz w:val="22"/>
                <w:lang w:val="en-GB" w:eastAsia="zh-CN"/>
              </w:rPr>
              <w:t>0</w:t>
            </w:r>
            <w:r w:rsidRPr="002850E3">
              <w:rPr>
                <w:rFonts w:hint="eastAsia" w:eastAsia="SimSun" w:cs="Arial Narrow"/>
                <w:sz w:val="22"/>
                <w:lang w:val="en-GB" w:eastAsia="zh-CN"/>
              </w:rPr>
              <w:t>至一个给药间隔结束（即</w:t>
            </w:r>
            <w:r>
              <w:rPr>
                <w:rFonts w:hint="eastAsia" w:eastAsia="SimSun" w:cs="Arial Narrow"/>
                <w:sz w:val="22"/>
                <w:lang w:val="en-GB" w:eastAsia="zh-CN"/>
              </w:rPr>
              <w:t>16</w:t>
            </w:r>
            <w:r w:rsidRPr="002850E3">
              <w:rPr>
                <w:rFonts w:eastAsia="SimSun" w:cs="Arial Narrow"/>
                <w:sz w:val="22"/>
                <w:lang w:val="en-GB" w:eastAsia="zh-CN"/>
              </w:rPr>
              <w:t>8</w:t>
            </w:r>
            <w:r w:rsidRPr="002850E3">
              <w:rPr>
                <w:rFonts w:hint="eastAsia" w:eastAsia="SimSun" w:cs="Arial Narrow"/>
                <w:sz w:val="22"/>
                <w:lang w:val="en-GB" w:eastAsia="zh-CN"/>
              </w:rPr>
              <w:t>小时）的血药浓度</w:t>
            </w:r>
            <w:r w:rsidRPr="002850E3">
              <w:rPr>
                <w:rFonts w:hint="eastAsia" w:eastAsia="SimSun" w:cs="Arial Narrow"/>
                <w:sz w:val="22"/>
                <w:lang w:val="en-GB" w:eastAsia="zh-CN"/>
              </w:rPr>
              <w:t>-</w:t>
            </w:r>
            <w:r w:rsidRPr="002850E3">
              <w:rPr>
                <w:rFonts w:hint="eastAsia" w:eastAsia="SimSun" w:cs="Arial Narrow"/>
                <w:sz w:val="22"/>
                <w:lang w:val="en-GB" w:eastAsia="zh-CN"/>
              </w:rPr>
              <w:t>时间曲线下面积</w:t>
            </w:r>
          </w:p>
        </w:tc>
        <w:tc>
          <w:tcPr>
            <w:tcW w:w="1752" w:type="pct"/>
            <w:tcBorders>
              <w:bottom w:val="single" w:color="auto" w:sz="4" w:space="0"/>
            </w:tcBorders>
          </w:tcPr>
          <w:p w:rsidRPr="002850E3" w:rsidR="0030586E" w:rsidP="0030586E" w:rsidRDefault="0030586E" w14:paraId="296052CE" w14:textId="77777777">
            <w:pPr>
              <w:spacing w:before="0" w:after="0"/>
              <w:rPr>
                <w:rFonts w:eastAsia="SimSun" w:cs="Arial Narrow"/>
                <w:sz w:val="22"/>
                <w:lang w:val="en-GB" w:eastAsia="zh-CN"/>
              </w:rPr>
            </w:pPr>
            <w:r w:rsidRPr="002850E3">
              <w:rPr>
                <w:rFonts w:hint="eastAsia" w:eastAsia="SimSun" w:cs="Arial Narrow"/>
                <w:sz w:val="22"/>
                <w:lang w:val="en-GB" w:eastAsia="zh-CN"/>
              </w:rPr>
              <w:t>梯形面积法则计算（</w:t>
            </w:r>
            <w:r w:rsidRPr="002850E3">
              <w:rPr>
                <w:rFonts w:hint="eastAsia" w:eastAsia="SimSun" w:cs="Arial Narrow"/>
                <w:sz w:val="22"/>
                <w:lang w:val="en-GB" w:eastAsia="zh-CN"/>
              </w:rPr>
              <w:t>Linear</w:t>
            </w:r>
            <w:r w:rsidRPr="002850E3">
              <w:rPr>
                <w:rFonts w:eastAsia="SimSun" w:cs="Arial Narrow"/>
                <w:sz w:val="22"/>
                <w:lang w:val="en-GB" w:eastAsia="zh-CN"/>
              </w:rPr>
              <w:t xml:space="preserve"> </w:t>
            </w:r>
            <w:r w:rsidRPr="002850E3">
              <w:rPr>
                <w:rFonts w:hint="eastAsia" w:eastAsia="SimSun" w:cs="Arial Narrow"/>
                <w:sz w:val="22"/>
                <w:lang w:val="en-GB" w:eastAsia="zh-CN"/>
              </w:rPr>
              <w:t>Up</w:t>
            </w:r>
            <w:r w:rsidRPr="002850E3">
              <w:rPr>
                <w:rFonts w:eastAsia="SimSun" w:cs="Arial Narrow"/>
                <w:sz w:val="22"/>
                <w:lang w:val="en-GB" w:eastAsia="zh-CN"/>
              </w:rPr>
              <w:t xml:space="preserve"> </w:t>
            </w:r>
            <w:r w:rsidRPr="002850E3">
              <w:rPr>
                <w:rFonts w:hint="eastAsia" w:eastAsia="SimSun" w:cs="Arial Narrow"/>
                <w:sz w:val="22"/>
                <w:lang w:val="en-GB" w:eastAsia="zh-CN"/>
              </w:rPr>
              <w:t>Log</w:t>
            </w:r>
            <w:r w:rsidRPr="002850E3">
              <w:rPr>
                <w:rFonts w:eastAsia="SimSun" w:cs="Arial Narrow"/>
                <w:sz w:val="22"/>
                <w:lang w:val="en-GB" w:eastAsia="zh-CN"/>
              </w:rPr>
              <w:t xml:space="preserve"> </w:t>
            </w:r>
            <w:r w:rsidRPr="002850E3">
              <w:rPr>
                <w:rFonts w:hint="eastAsia" w:eastAsia="SimSun" w:cs="Arial Narrow"/>
                <w:sz w:val="22"/>
                <w:lang w:val="en-GB" w:eastAsia="zh-CN"/>
              </w:rPr>
              <w:t>Down</w:t>
            </w:r>
            <w:r w:rsidRPr="002850E3">
              <w:rPr>
                <w:rFonts w:hint="eastAsia" w:eastAsia="SimSun" w:cs="Arial Narrow"/>
                <w:sz w:val="22"/>
                <w:lang w:val="en-GB" w:eastAsia="zh-CN"/>
              </w:rPr>
              <w:t>）</w:t>
            </w:r>
          </w:p>
        </w:tc>
      </w:tr>
      <w:tr w:rsidRPr="002850E3" w:rsidR="0030586E" w:rsidTr="001F0FCE" w14:paraId="68F31307" w14:textId="77777777">
        <w:tc>
          <w:tcPr>
            <w:tcW w:w="904" w:type="pct"/>
            <w:tcBorders>
              <w:bottom w:val="single" w:color="auto" w:sz="4" w:space="0"/>
            </w:tcBorders>
          </w:tcPr>
          <w:p w:rsidRPr="002850E3" w:rsidR="0030586E" w:rsidP="0030586E" w:rsidRDefault="0030586E" w14:paraId="3E5D9A33" w14:textId="77777777">
            <w:pPr>
              <w:spacing w:before="0" w:after="0"/>
              <w:rPr>
                <w:rFonts w:eastAsia="SimSun" w:cs="Arial Narrow"/>
                <w:sz w:val="22"/>
                <w:vertAlign w:val="superscript"/>
                <w:lang w:val="en-GB"/>
              </w:rPr>
            </w:pPr>
            <w:proofErr w:type="spellStart"/>
            <w:proofErr w:type="gramStart"/>
            <w:r w:rsidRPr="002850E3">
              <w:rPr>
                <w:rFonts w:eastAsia="SimSun" w:cs="Arial Narrow"/>
                <w:sz w:val="22"/>
                <w:lang w:val="en-GB" w:eastAsia="zh-CN"/>
              </w:rPr>
              <w:t>C</w:t>
            </w:r>
            <w:r w:rsidRPr="002850E3">
              <w:rPr>
                <w:rFonts w:eastAsia="SimSun" w:cs="Arial Narrow"/>
                <w:sz w:val="22"/>
                <w:vertAlign w:val="subscript"/>
                <w:lang w:val="en-GB" w:eastAsia="zh-CN"/>
              </w:rPr>
              <w:t>max</w:t>
            </w:r>
            <w:r w:rsidRPr="002850E3">
              <w:rPr>
                <w:rFonts w:hint="eastAsia" w:eastAsia="SimSun" w:cs="Arial Narrow"/>
                <w:sz w:val="22"/>
                <w:vertAlign w:val="subscript"/>
                <w:lang w:val="en-GB" w:eastAsia="zh-CN"/>
              </w:rPr>
              <w:t>,</w:t>
            </w:r>
            <w:r>
              <w:rPr>
                <w:rFonts w:eastAsia="SimSun" w:cs="Arial Narrow"/>
                <w:sz w:val="22"/>
                <w:vertAlign w:val="subscript"/>
                <w:lang w:val="en-GB" w:eastAsia="zh-CN"/>
              </w:rPr>
              <w:t>ss</w:t>
            </w:r>
            <w:proofErr w:type="spellEnd"/>
            <w:proofErr w:type="gramEnd"/>
          </w:p>
        </w:tc>
        <w:tc>
          <w:tcPr>
            <w:tcW w:w="2344" w:type="pct"/>
            <w:tcBorders>
              <w:bottom w:val="single" w:color="auto" w:sz="4" w:space="0"/>
            </w:tcBorders>
          </w:tcPr>
          <w:p w:rsidRPr="002850E3" w:rsidR="0030586E" w:rsidP="0030586E" w:rsidRDefault="0030586E" w14:paraId="27F17F34" w14:textId="77777777">
            <w:pPr>
              <w:spacing w:before="0" w:after="0"/>
              <w:rPr>
                <w:rFonts w:eastAsia="SimSun" w:cs="Arial Narrow"/>
                <w:sz w:val="22"/>
                <w:lang w:val="en-GB" w:eastAsia="zh-CN"/>
              </w:rPr>
            </w:pPr>
            <w:r w:rsidRPr="002850E3">
              <w:rPr>
                <w:rFonts w:hint="eastAsia" w:eastAsia="SimSun" w:cs="Arial Narrow"/>
                <w:sz w:val="22"/>
                <w:lang w:val="en-GB" w:eastAsia="zh-CN"/>
              </w:rPr>
              <w:t>（稳态）最大血药浓度</w:t>
            </w:r>
          </w:p>
        </w:tc>
        <w:tc>
          <w:tcPr>
            <w:tcW w:w="1752" w:type="pct"/>
            <w:tcBorders>
              <w:bottom w:val="single" w:color="auto" w:sz="4" w:space="0"/>
            </w:tcBorders>
          </w:tcPr>
          <w:p w:rsidRPr="002850E3" w:rsidR="0030586E" w:rsidP="0030586E" w:rsidRDefault="0030586E" w14:paraId="76A9BE36" w14:textId="77777777">
            <w:pPr>
              <w:spacing w:before="0" w:after="0"/>
              <w:rPr>
                <w:rFonts w:eastAsia="SimSun" w:cs="Arial Narrow"/>
                <w:sz w:val="22"/>
                <w:lang w:val="en-GB" w:eastAsia="zh-CN"/>
              </w:rPr>
            </w:pPr>
            <w:r w:rsidRPr="002850E3">
              <w:rPr>
                <w:rFonts w:hint="eastAsia" w:eastAsia="SimSun" w:cs="Arial Narrow"/>
                <w:sz w:val="22"/>
                <w:lang w:val="en-GB" w:eastAsia="zh-CN"/>
              </w:rPr>
              <w:t>实测值</w:t>
            </w:r>
          </w:p>
        </w:tc>
      </w:tr>
      <w:tr w:rsidRPr="002850E3" w:rsidR="0030586E" w:rsidTr="001F0FCE" w14:paraId="3BE25036" w14:textId="77777777">
        <w:tc>
          <w:tcPr>
            <w:tcW w:w="904" w:type="pct"/>
            <w:tcBorders>
              <w:bottom w:val="single" w:color="auto" w:sz="4" w:space="0"/>
            </w:tcBorders>
          </w:tcPr>
          <w:p w:rsidRPr="002850E3" w:rsidR="0030586E" w:rsidP="0030586E" w:rsidRDefault="0030586E" w14:paraId="502DE5A8" w14:textId="77777777">
            <w:pPr>
              <w:spacing w:before="0" w:after="0"/>
              <w:rPr>
                <w:rFonts w:eastAsia="SimSun" w:cs="Arial Narrow"/>
                <w:sz w:val="22"/>
                <w:lang w:val="en-GB" w:eastAsia="zh-CN"/>
              </w:rPr>
            </w:pPr>
            <w:proofErr w:type="spellStart"/>
            <w:proofErr w:type="gramStart"/>
            <w:r w:rsidRPr="002850E3">
              <w:rPr>
                <w:rFonts w:eastAsia="SimSun" w:cs="Arial Narrow"/>
                <w:sz w:val="22"/>
                <w:lang w:val="en-GB" w:eastAsia="zh-CN"/>
              </w:rPr>
              <w:t>C</w:t>
            </w:r>
            <w:r w:rsidRPr="002850E3">
              <w:rPr>
                <w:rFonts w:eastAsia="SimSun" w:cs="Arial Narrow"/>
                <w:sz w:val="22"/>
                <w:vertAlign w:val="subscript"/>
                <w:lang w:val="en-GB" w:eastAsia="zh-CN"/>
              </w:rPr>
              <w:t>min,</w:t>
            </w:r>
            <w:r>
              <w:rPr>
                <w:rFonts w:eastAsia="SimSun" w:cs="Arial Narrow"/>
                <w:sz w:val="22"/>
                <w:vertAlign w:val="subscript"/>
                <w:lang w:val="en-GB" w:eastAsia="zh-CN"/>
              </w:rPr>
              <w:t>ss</w:t>
            </w:r>
            <w:proofErr w:type="spellEnd"/>
            <w:proofErr w:type="gramEnd"/>
          </w:p>
        </w:tc>
        <w:tc>
          <w:tcPr>
            <w:tcW w:w="2344" w:type="pct"/>
            <w:tcBorders>
              <w:bottom w:val="single" w:color="auto" w:sz="4" w:space="0"/>
            </w:tcBorders>
          </w:tcPr>
          <w:p w:rsidRPr="002850E3" w:rsidR="0030586E" w:rsidP="0030586E" w:rsidRDefault="0030586E" w14:paraId="0BD05060" w14:textId="77777777">
            <w:pPr>
              <w:spacing w:before="0" w:after="0"/>
              <w:rPr>
                <w:rFonts w:eastAsia="SimSun" w:cs="Arial Narrow"/>
                <w:sz w:val="22"/>
                <w:lang w:val="en-GB" w:eastAsia="zh-CN"/>
              </w:rPr>
            </w:pPr>
            <w:r w:rsidRPr="002850E3">
              <w:rPr>
                <w:rFonts w:hint="eastAsia" w:eastAsia="SimSun" w:cs="Arial Narrow"/>
                <w:sz w:val="22"/>
                <w:lang w:val="en-GB" w:eastAsia="zh-CN"/>
              </w:rPr>
              <w:t>（稳态）最低血药浓度</w:t>
            </w:r>
          </w:p>
        </w:tc>
        <w:tc>
          <w:tcPr>
            <w:tcW w:w="1752" w:type="pct"/>
            <w:tcBorders>
              <w:bottom w:val="single" w:color="auto" w:sz="4" w:space="0"/>
            </w:tcBorders>
          </w:tcPr>
          <w:p w:rsidRPr="002850E3" w:rsidR="0030586E" w:rsidP="0030586E" w:rsidRDefault="0030586E" w14:paraId="51A82D65" w14:textId="77777777">
            <w:pPr>
              <w:spacing w:before="0" w:after="0"/>
              <w:rPr>
                <w:rFonts w:eastAsia="SimSun" w:cs="Arial Narrow"/>
                <w:sz w:val="22"/>
                <w:lang w:val="en-GB" w:eastAsia="zh-CN"/>
              </w:rPr>
            </w:pPr>
            <w:r w:rsidRPr="002850E3">
              <w:rPr>
                <w:rFonts w:hint="eastAsia" w:eastAsia="SimSun" w:cs="Arial Narrow"/>
                <w:sz w:val="22"/>
                <w:lang w:val="en-GB" w:eastAsia="zh-CN"/>
              </w:rPr>
              <w:t>实测值</w:t>
            </w:r>
          </w:p>
        </w:tc>
      </w:tr>
      <w:tr w:rsidRPr="002850E3" w:rsidR="0030586E" w:rsidTr="001F0FCE" w14:paraId="72EFDF45" w14:textId="77777777">
        <w:tc>
          <w:tcPr>
            <w:tcW w:w="904" w:type="pct"/>
            <w:tcBorders>
              <w:bottom w:val="single" w:color="auto" w:sz="4" w:space="0"/>
            </w:tcBorders>
          </w:tcPr>
          <w:p w:rsidRPr="002850E3" w:rsidR="0030586E" w:rsidP="0030586E" w:rsidRDefault="0030586E" w14:paraId="742BFD42" w14:textId="77777777">
            <w:pPr>
              <w:spacing w:before="0" w:after="0"/>
              <w:rPr>
                <w:rFonts w:eastAsia="SimSun" w:cs="Arial Narrow"/>
                <w:sz w:val="22"/>
                <w:lang w:val="en-GB" w:eastAsia="zh-CN"/>
              </w:rPr>
            </w:pPr>
            <w:proofErr w:type="spellStart"/>
            <w:proofErr w:type="gramStart"/>
            <w:r w:rsidRPr="002850E3">
              <w:rPr>
                <w:rFonts w:eastAsia="SimSun" w:cs="Arial Narrow"/>
                <w:sz w:val="22"/>
                <w:lang w:val="en-GB" w:eastAsia="zh-CN"/>
              </w:rPr>
              <w:t>C</w:t>
            </w:r>
            <w:r w:rsidRPr="002850E3">
              <w:rPr>
                <w:rFonts w:hint="eastAsia" w:eastAsia="SimSun" w:cs="Arial Narrow"/>
                <w:sz w:val="22"/>
                <w:vertAlign w:val="subscript"/>
                <w:lang w:val="en-GB" w:eastAsia="zh-CN"/>
              </w:rPr>
              <w:t>avg</w:t>
            </w:r>
            <w:r w:rsidRPr="002850E3">
              <w:rPr>
                <w:rFonts w:eastAsia="SimSun" w:cs="Arial Narrow"/>
                <w:sz w:val="22"/>
                <w:vertAlign w:val="subscript"/>
                <w:lang w:val="en-GB" w:eastAsia="zh-CN"/>
              </w:rPr>
              <w:t>,</w:t>
            </w:r>
            <w:r>
              <w:rPr>
                <w:rFonts w:eastAsia="SimSun" w:cs="Arial Narrow"/>
                <w:sz w:val="22"/>
                <w:vertAlign w:val="subscript"/>
                <w:lang w:val="en-GB" w:eastAsia="zh-CN"/>
              </w:rPr>
              <w:t>ss</w:t>
            </w:r>
            <w:proofErr w:type="spellEnd"/>
            <w:proofErr w:type="gramEnd"/>
          </w:p>
        </w:tc>
        <w:tc>
          <w:tcPr>
            <w:tcW w:w="2344" w:type="pct"/>
            <w:tcBorders>
              <w:bottom w:val="single" w:color="auto" w:sz="4" w:space="0"/>
            </w:tcBorders>
          </w:tcPr>
          <w:p w:rsidRPr="002850E3" w:rsidR="0030586E" w:rsidP="0030586E" w:rsidRDefault="0030586E" w14:paraId="569FBE6B" w14:textId="77777777">
            <w:pPr>
              <w:spacing w:before="0" w:after="0"/>
              <w:rPr>
                <w:rFonts w:eastAsia="SimSun" w:cs="Arial Narrow"/>
                <w:sz w:val="22"/>
                <w:lang w:val="en-GB" w:eastAsia="zh-CN"/>
              </w:rPr>
            </w:pPr>
            <w:r w:rsidRPr="002850E3">
              <w:rPr>
                <w:rFonts w:hint="eastAsia" w:eastAsia="SimSun" w:cs="Arial Narrow"/>
                <w:sz w:val="22"/>
                <w:lang w:val="en-GB" w:eastAsia="zh-CN"/>
              </w:rPr>
              <w:t>（稳态）平均血药浓度</w:t>
            </w:r>
          </w:p>
        </w:tc>
        <w:tc>
          <w:tcPr>
            <w:tcW w:w="1752" w:type="pct"/>
            <w:tcBorders>
              <w:bottom w:val="single" w:color="auto" w:sz="4" w:space="0"/>
            </w:tcBorders>
          </w:tcPr>
          <w:p w:rsidRPr="002850E3" w:rsidR="0030586E" w:rsidP="0030586E" w:rsidRDefault="0030586E" w14:paraId="4958E902" w14:textId="77777777">
            <w:pPr>
              <w:spacing w:before="0" w:after="0"/>
              <w:rPr>
                <w:rFonts w:eastAsia="SimSun" w:cs="Arial Narrow"/>
                <w:sz w:val="22"/>
                <w:lang w:val="en-GB" w:eastAsia="zh-CN"/>
              </w:rPr>
            </w:pPr>
            <w:proofErr w:type="spellStart"/>
            <w:r w:rsidRPr="002850E3">
              <w:rPr>
                <w:rFonts w:eastAsia="SimSun" w:cs="Arial Narrow"/>
                <w:sz w:val="22"/>
                <w:lang w:val="en-GB" w:eastAsia="zh-CN"/>
              </w:rPr>
              <w:t>C</w:t>
            </w:r>
            <w:r w:rsidRPr="002850E3">
              <w:rPr>
                <w:rFonts w:hint="eastAsia" w:eastAsia="SimSun" w:cs="Arial Narrow"/>
                <w:sz w:val="22"/>
                <w:vertAlign w:val="subscript"/>
                <w:lang w:val="en-GB" w:eastAsia="zh-CN"/>
              </w:rPr>
              <w:t>avg</w:t>
            </w:r>
            <w:r w:rsidRPr="002850E3">
              <w:rPr>
                <w:rFonts w:eastAsia="SimSun" w:cs="Arial Narrow"/>
                <w:sz w:val="22"/>
                <w:vertAlign w:val="subscript"/>
                <w:lang w:val="en-GB" w:eastAsia="zh-CN"/>
              </w:rPr>
              <w:t>,</w:t>
            </w:r>
            <w:r>
              <w:rPr>
                <w:rFonts w:eastAsia="SimSun" w:cs="Arial Narrow"/>
                <w:sz w:val="22"/>
                <w:vertAlign w:val="subscript"/>
                <w:lang w:val="en-GB" w:eastAsia="zh-CN"/>
              </w:rPr>
              <w:t>SS</w:t>
            </w:r>
            <w:proofErr w:type="spellEnd"/>
            <w:r w:rsidRPr="002850E3">
              <w:rPr>
                <w:rFonts w:eastAsia="SimSun" w:cs="Arial Narrow"/>
                <w:sz w:val="22"/>
                <w:lang w:val="en-GB" w:eastAsia="zh-CN"/>
              </w:rPr>
              <w:t>= AUC</w:t>
            </w:r>
            <w:r w:rsidRPr="00C002B3">
              <w:rPr>
                <w:rFonts w:eastAsia="SimSun" w:cs="Arial Narrow"/>
                <w:sz w:val="22"/>
                <w:vertAlign w:val="subscript"/>
                <w:lang w:val="en-GB" w:eastAsia="zh-CN"/>
              </w:rPr>
              <w:t>0-</w:t>
            </w:r>
            <w:r>
              <w:rPr>
                <w:rFonts w:hint="eastAsia" w:eastAsia="SimSun" w:cs="Arial Narrow"/>
                <w:sz w:val="22"/>
                <w:vertAlign w:val="subscript"/>
                <w:lang w:val="en-GB" w:eastAsia="zh-CN"/>
              </w:rPr>
              <w:t>tau</w:t>
            </w:r>
            <w:r w:rsidRPr="002850E3">
              <w:rPr>
                <w:rFonts w:hint="eastAsia" w:eastAsia="SimSun" w:cs="Arial Narrow"/>
                <w:sz w:val="22"/>
                <w:lang w:val="en-GB" w:eastAsia="zh-CN"/>
              </w:rPr>
              <w:t>/</w:t>
            </w:r>
            <w:r w:rsidRPr="002850E3">
              <w:rPr>
                <w:rFonts w:hint="eastAsia" w:eastAsia="SimSun" w:cs="Arial Narrow"/>
                <w:sz w:val="22"/>
                <w:lang w:val="en-GB" w:eastAsia="zh-CN"/>
              </w:rPr>
              <w:t>给药间隔时间</w:t>
            </w:r>
          </w:p>
        </w:tc>
      </w:tr>
      <w:tr w:rsidRPr="002850E3" w:rsidR="0030586E" w:rsidTr="001F0FCE" w14:paraId="012762E3" w14:textId="77777777">
        <w:tc>
          <w:tcPr>
            <w:tcW w:w="904" w:type="pct"/>
            <w:tcBorders>
              <w:bottom w:val="single" w:color="auto" w:sz="4" w:space="0"/>
            </w:tcBorders>
          </w:tcPr>
          <w:p w:rsidRPr="002850E3" w:rsidR="0030586E" w:rsidP="0030586E" w:rsidRDefault="0030586E" w14:paraId="77554955" w14:textId="77777777">
            <w:pPr>
              <w:spacing w:before="0" w:after="0"/>
              <w:rPr>
                <w:rFonts w:eastAsia="SimSun" w:cs="Arial Narrow"/>
                <w:sz w:val="22"/>
                <w:lang w:val="en-GB" w:eastAsia="zh-CN"/>
              </w:rPr>
            </w:pPr>
            <w:proofErr w:type="spellStart"/>
            <w:proofErr w:type="gramStart"/>
            <w:r w:rsidRPr="002850E3">
              <w:rPr>
                <w:rFonts w:eastAsia="SimSun" w:cs="Arial Narrow"/>
                <w:sz w:val="22"/>
                <w:lang w:val="en-GB" w:eastAsia="zh-CN"/>
              </w:rPr>
              <w:t>T</w:t>
            </w:r>
            <w:r w:rsidRPr="002850E3">
              <w:rPr>
                <w:rFonts w:eastAsia="SimSun" w:cs="Arial Narrow"/>
                <w:sz w:val="22"/>
                <w:vertAlign w:val="subscript"/>
                <w:lang w:val="en-GB" w:eastAsia="zh-CN"/>
              </w:rPr>
              <w:t>max,</w:t>
            </w:r>
            <w:r>
              <w:rPr>
                <w:rFonts w:eastAsia="SimSun" w:cs="Arial Narrow"/>
                <w:sz w:val="22"/>
                <w:vertAlign w:val="subscript"/>
                <w:lang w:val="en-GB" w:eastAsia="zh-CN"/>
              </w:rPr>
              <w:t>ss</w:t>
            </w:r>
            <w:proofErr w:type="spellEnd"/>
            <w:proofErr w:type="gramEnd"/>
          </w:p>
        </w:tc>
        <w:tc>
          <w:tcPr>
            <w:tcW w:w="2344" w:type="pct"/>
            <w:tcBorders>
              <w:bottom w:val="single" w:color="auto" w:sz="4" w:space="0"/>
            </w:tcBorders>
          </w:tcPr>
          <w:p w:rsidRPr="002850E3" w:rsidR="0030586E" w:rsidP="0030586E" w:rsidRDefault="0030586E" w14:paraId="1DEB380B" w14:textId="77777777">
            <w:pPr>
              <w:spacing w:before="0" w:after="0"/>
              <w:rPr>
                <w:rFonts w:eastAsia="SimSun" w:cs="Arial Narrow"/>
                <w:sz w:val="22"/>
                <w:lang w:val="en-GB" w:eastAsia="zh-CN"/>
              </w:rPr>
            </w:pPr>
            <w:r w:rsidRPr="002850E3">
              <w:rPr>
                <w:rFonts w:hint="eastAsia" w:eastAsia="SimSun" w:cs="Arial Narrow"/>
                <w:sz w:val="22"/>
                <w:lang w:val="en-GB" w:eastAsia="zh-CN"/>
              </w:rPr>
              <w:t>达峰时间，直接由浓度</w:t>
            </w:r>
            <w:r w:rsidRPr="002850E3">
              <w:rPr>
                <w:rFonts w:hint="eastAsia" w:eastAsia="SimSun" w:cs="Arial Narrow"/>
                <w:sz w:val="22"/>
                <w:lang w:val="en-GB" w:eastAsia="zh-CN"/>
              </w:rPr>
              <w:t>-</w:t>
            </w:r>
            <w:r w:rsidRPr="002850E3">
              <w:rPr>
                <w:rFonts w:hint="eastAsia" w:eastAsia="SimSun" w:cs="Arial Narrow"/>
                <w:sz w:val="22"/>
                <w:lang w:val="en-GB" w:eastAsia="zh-CN"/>
              </w:rPr>
              <w:t>时间数据决定</w:t>
            </w:r>
          </w:p>
        </w:tc>
        <w:tc>
          <w:tcPr>
            <w:tcW w:w="1752" w:type="pct"/>
            <w:tcBorders>
              <w:bottom w:val="single" w:color="auto" w:sz="4" w:space="0"/>
            </w:tcBorders>
          </w:tcPr>
          <w:p w:rsidRPr="002850E3" w:rsidR="0030586E" w:rsidP="0030586E" w:rsidRDefault="0030586E" w14:paraId="63D1C2B4" w14:textId="77777777">
            <w:pPr>
              <w:spacing w:before="0" w:after="0"/>
              <w:rPr>
                <w:rFonts w:eastAsia="SimSun" w:cs="Arial Narrow"/>
                <w:sz w:val="22"/>
                <w:lang w:val="en-GB" w:eastAsia="zh-CN"/>
              </w:rPr>
            </w:pPr>
            <w:r w:rsidRPr="002850E3">
              <w:rPr>
                <w:rFonts w:hint="eastAsia" w:eastAsia="SimSun" w:cs="Arial Narrow"/>
                <w:sz w:val="22"/>
                <w:lang w:val="en-GB" w:eastAsia="zh-CN"/>
              </w:rPr>
              <w:t>实测值</w:t>
            </w:r>
          </w:p>
        </w:tc>
      </w:tr>
      <w:tr w:rsidRPr="002850E3" w:rsidR="0030586E" w:rsidTr="001F0FCE" w14:paraId="2BA806B8" w14:textId="77777777">
        <w:tc>
          <w:tcPr>
            <w:tcW w:w="904" w:type="pct"/>
          </w:tcPr>
          <w:p w:rsidRPr="002850E3" w:rsidR="0030586E" w:rsidP="0030586E" w:rsidRDefault="0030586E" w14:paraId="5F095CBB" w14:textId="77777777">
            <w:pPr>
              <w:spacing w:before="0" w:after="0"/>
              <w:rPr>
                <w:rFonts w:eastAsia="SimSun" w:cs="Arial Narrow"/>
                <w:sz w:val="22"/>
                <w:lang w:val="en-GB" w:eastAsia="zh-CN"/>
              </w:rPr>
            </w:pPr>
            <w:r w:rsidRPr="002850E3">
              <w:rPr>
                <w:rFonts w:eastAsia="SimSun" w:cs="Arial Narrow"/>
                <w:sz w:val="22"/>
                <w:lang w:val="en-GB" w:eastAsia="zh-CN"/>
              </w:rPr>
              <w:t>t</w:t>
            </w:r>
            <w:r w:rsidRPr="002850E3">
              <w:rPr>
                <w:rFonts w:eastAsia="SimSun" w:cs="Arial Narrow"/>
                <w:sz w:val="22"/>
                <w:vertAlign w:val="subscript"/>
                <w:lang w:val="en-GB" w:eastAsia="zh-CN"/>
              </w:rPr>
              <w:t>1/2</w:t>
            </w:r>
          </w:p>
        </w:tc>
        <w:tc>
          <w:tcPr>
            <w:tcW w:w="2344" w:type="pct"/>
          </w:tcPr>
          <w:p w:rsidRPr="002850E3" w:rsidR="0030586E" w:rsidP="0030586E" w:rsidRDefault="0030586E" w14:paraId="0537499B" w14:textId="77777777">
            <w:pPr>
              <w:spacing w:before="0" w:after="0"/>
              <w:rPr>
                <w:rFonts w:eastAsia="SimSun" w:cs="Arial Narrow"/>
                <w:sz w:val="22"/>
                <w:lang w:val="en-GB" w:eastAsia="zh-CN"/>
              </w:rPr>
            </w:pPr>
            <w:r w:rsidRPr="002850E3">
              <w:rPr>
                <w:rFonts w:hint="eastAsia" w:eastAsia="SimSun" w:cs="Arial Narrow"/>
                <w:sz w:val="22"/>
                <w:lang w:val="en-GB" w:eastAsia="zh-CN"/>
              </w:rPr>
              <w:t>末端消除半衰期</w:t>
            </w:r>
          </w:p>
        </w:tc>
        <w:tc>
          <w:tcPr>
            <w:tcW w:w="1752" w:type="pct"/>
          </w:tcPr>
          <w:p w:rsidRPr="002850E3" w:rsidR="0030586E" w:rsidP="0030586E" w:rsidRDefault="0030586E" w14:paraId="350F6BD1" w14:textId="77777777">
            <w:pPr>
              <w:spacing w:before="0" w:after="0"/>
              <w:rPr>
                <w:rFonts w:eastAsia="SimSun" w:cs="Arial Narrow"/>
                <w:sz w:val="22"/>
                <w:lang w:val="fr-FR"/>
              </w:rPr>
            </w:pPr>
            <w:r w:rsidRPr="002850E3">
              <w:rPr>
                <w:rFonts w:eastAsia="SimSun" w:cs="Arial Narrow"/>
                <w:sz w:val="22"/>
                <w:lang w:val="fr-FR" w:eastAsia="zh-CN"/>
              </w:rPr>
              <w:t>t</w:t>
            </w:r>
            <w:r w:rsidRPr="002850E3">
              <w:rPr>
                <w:rFonts w:eastAsia="SimSun" w:cs="Arial Narrow"/>
                <w:sz w:val="22"/>
                <w:vertAlign w:val="subscript"/>
                <w:lang w:val="fr-FR" w:eastAsia="zh-CN"/>
              </w:rPr>
              <w:t>1/2</w:t>
            </w:r>
            <w:r w:rsidRPr="002850E3">
              <w:rPr>
                <w:rFonts w:hint="eastAsia" w:eastAsia="SimSun" w:cs="Arial Narrow"/>
                <w:sz w:val="22"/>
                <w:lang w:val="fr-FR" w:eastAsia="zh-CN"/>
              </w:rPr>
              <w:t>=</w:t>
            </w:r>
            <w:r w:rsidRPr="002850E3">
              <w:rPr>
                <w:rFonts w:eastAsia="SimSun" w:cs="Arial Narrow"/>
                <w:sz w:val="22"/>
                <w:lang w:val="fr-FR" w:eastAsia="zh-CN"/>
              </w:rPr>
              <w:t>ln2/</w:t>
            </w:r>
            <w:r w:rsidRPr="002850E3">
              <w:rPr>
                <w:rFonts w:eastAsia="SimSun" w:cs="Arial Narrow"/>
                <w:sz w:val="22"/>
                <w:lang w:val="en-GB"/>
              </w:rPr>
              <w:t>λ</w:t>
            </w:r>
            <w:r w:rsidRPr="002850E3">
              <w:rPr>
                <w:rFonts w:eastAsia="SimSun" w:cs="Arial Narrow"/>
                <w:sz w:val="22"/>
                <w:vertAlign w:val="subscript"/>
                <w:lang w:val="fr-FR" w:eastAsia="zh-CN"/>
              </w:rPr>
              <w:t>z</w:t>
            </w:r>
          </w:p>
        </w:tc>
      </w:tr>
      <w:tr w:rsidRPr="002850E3" w:rsidR="00381C85" w:rsidTr="001F0FCE" w14:paraId="6EEAB279" w14:textId="77777777">
        <w:tc>
          <w:tcPr>
            <w:tcW w:w="904" w:type="pct"/>
          </w:tcPr>
          <w:p w:rsidRPr="002850E3" w:rsidR="00381C85" w:rsidP="00381C85" w:rsidRDefault="00381C85" w14:paraId="7ED06E6D" w14:textId="32B371F2">
            <w:pPr>
              <w:spacing w:before="0" w:after="0"/>
              <w:rPr>
                <w:rFonts w:eastAsia="SimSun" w:cs="Arial Narrow"/>
                <w:sz w:val="22"/>
                <w:lang w:val="en-GB" w:eastAsia="zh-CN"/>
              </w:rPr>
            </w:pPr>
            <w:proofErr w:type="spellStart"/>
            <w:r>
              <w:rPr>
                <w:rFonts w:hint="eastAsia" w:eastAsia="SimSun" w:cs="Arial Narrow"/>
                <w:sz w:val="22"/>
                <w:lang w:val="en-GB" w:eastAsia="zh-CN"/>
              </w:rPr>
              <w:t>Vss</w:t>
            </w:r>
            <w:proofErr w:type="spellEnd"/>
          </w:p>
        </w:tc>
        <w:tc>
          <w:tcPr>
            <w:tcW w:w="2344" w:type="pct"/>
          </w:tcPr>
          <w:p w:rsidRPr="002850E3" w:rsidR="00381C85" w:rsidP="00381C85" w:rsidRDefault="00381C85" w14:paraId="1D293D91" w14:textId="29271480">
            <w:pPr>
              <w:spacing w:before="0" w:after="0"/>
              <w:rPr>
                <w:rFonts w:eastAsia="SimSun" w:cs="Arial Narrow"/>
                <w:sz w:val="22"/>
                <w:lang w:val="en-GB" w:eastAsia="zh-CN"/>
              </w:rPr>
            </w:pPr>
            <w:r>
              <w:rPr>
                <w:rFonts w:hint="eastAsia" w:eastAsia="SimSun" w:cs="Arial Narrow"/>
                <w:sz w:val="22"/>
                <w:lang w:val="en-GB" w:eastAsia="zh-CN"/>
              </w:rPr>
              <w:t>（</w:t>
            </w:r>
            <w:r w:rsidRPr="008E7F46">
              <w:rPr>
                <w:rFonts w:hint="eastAsia" w:eastAsia="SimSun" w:cs="Arial Narrow"/>
                <w:sz w:val="22"/>
                <w:lang w:val="en-GB" w:eastAsia="zh-CN"/>
              </w:rPr>
              <w:t>稳态</w:t>
            </w:r>
            <w:r>
              <w:rPr>
                <w:rFonts w:hint="eastAsia" w:eastAsia="SimSun" w:cs="Arial Narrow"/>
                <w:sz w:val="22"/>
                <w:lang w:val="en-GB" w:eastAsia="zh-CN"/>
              </w:rPr>
              <w:t>）</w:t>
            </w:r>
            <w:r w:rsidRPr="008E7F46">
              <w:rPr>
                <w:rFonts w:hint="eastAsia" w:eastAsia="SimSun" w:cs="Arial Narrow"/>
                <w:sz w:val="22"/>
                <w:lang w:val="en-GB" w:eastAsia="zh-CN"/>
              </w:rPr>
              <w:t>分布容积</w:t>
            </w:r>
          </w:p>
        </w:tc>
        <w:tc>
          <w:tcPr>
            <w:tcW w:w="1752" w:type="pct"/>
          </w:tcPr>
          <w:p w:rsidRPr="002850E3" w:rsidR="00381C85" w:rsidP="00381C85" w:rsidRDefault="00381C85" w14:paraId="522BA1CA" w14:textId="5B4A4632">
            <w:pPr>
              <w:spacing w:before="0" w:after="0"/>
              <w:rPr>
                <w:rFonts w:eastAsia="SimSun" w:cs="Arial Narrow"/>
                <w:sz w:val="22"/>
                <w:lang w:val="fr-FR" w:eastAsia="zh-CN"/>
              </w:rPr>
            </w:pPr>
            <w:r>
              <w:rPr>
                <w:rFonts w:hint="eastAsia" w:eastAsia="SimSun" w:cs="Arial Narrow"/>
                <w:sz w:val="22"/>
                <w:lang w:val="fr-FR" w:eastAsia="zh-CN"/>
              </w:rPr>
              <w:t>Vss=</w:t>
            </w:r>
            <w:proofErr w:type="spellStart"/>
            <w:r w:rsidRPr="002850E3">
              <w:rPr>
                <w:rFonts w:hint="eastAsia" w:eastAsia="SimSun" w:cs="Arial Narrow"/>
                <w:sz w:val="22"/>
                <w:lang w:val="en-GB" w:eastAsia="zh-CN"/>
              </w:rPr>
              <w:t>M</w:t>
            </w:r>
            <w:r w:rsidRPr="002850E3">
              <w:rPr>
                <w:rFonts w:eastAsia="SimSun" w:cs="Arial Narrow"/>
                <w:sz w:val="22"/>
                <w:lang w:val="en-GB" w:eastAsia="zh-CN"/>
              </w:rPr>
              <w:t>RT</w:t>
            </w:r>
            <w:r w:rsidRPr="000B4F18">
              <w:rPr>
                <w:rFonts w:hint="eastAsia" w:eastAsia="SimSun" w:cs="Arial Narrow"/>
                <w:sz w:val="22"/>
                <w:vertAlign w:val="subscript"/>
                <w:lang w:val="en-GB" w:eastAsia="zh-CN"/>
              </w:rPr>
              <w:t>ss</w:t>
            </w:r>
            <w:proofErr w:type="spellEnd"/>
            <w:r>
              <w:rPr>
                <w:rFonts w:hint="eastAsia" w:eastAsia="SimSun" w:cs="Arial Narrow"/>
                <w:sz w:val="22"/>
                <w:lang w:val="en-GB" w:eastAsia="zh-CN"/>
              </w:rPr>
              <w:t>*</w:t>
            </w:r>
            <w:proofErr w:type="spellStart"/>
            <w:r>
              <w:rPr>
                <w:rFonts w:hint="eastAsia" w:eastAsia="SimSun" w:cs="Arial Narrow"/>
                <w:sz w:val="22"/>
                <w:lang w:val="en-GB" w:eastAsia="zh-CN"/>
              </w:rPr>
              <w:t>CL</w:t>
            </w:r>
            <w:r w:rsidRPr="001C5604">
              <w:rPr>
                <w:rFonts w:eastAsia="SimSun" w:cs="Arial Narrow"/>
                <w:sz w:val="22"/>
                <w:vertAlign w:val="subscript"/>
                <w:lang w:val="en-GB" w:eastAsia="zh-CN"/>
              </w:rPr>
              <w:t>ss</w:t>
            </w:r>
            <w:proofErr w:type="spellEnd"/>
          </w:p>
        </w:tc>
      </w:tr>
      <w:tr w:rsidRPr="002850E3" w:rsidR="00381C85" w:rsidTr="001F0FCE" w14:paraId="156C86CA" w14:textId="77777777">
        <w:tc>
          <w:tcPr>
            <w:tcW w:w="904" w:type="pct"/>
          </w:tcPr>
          <w:p w:rsidRPr="002850E3" w:rsidR="00381C85" w:rsidP="00381C85" w:rsidRDefault="00381C85" w14:paraId="681699DB" w14:textId="77777777">
            <w:pPr>
              <w:spacing w:before="0" w:after="0"/>
              <w:rPr>
                <w:rFonts w:eastAsia="SimSun" w:cs="Arial Narrow"/>
                <w:sz w:val="22"/>
                <w:lang w:val="en-GB" w:eastAsia="zh-CN"/>
              </w:rPr>
            </w:pPr>
            <w:proofErr w:type="spellStart"/>
            <w:proofErr w:type="gramStart"/>
            <w:r w:rsidRPr="002850E3">
              <w:rPr>
                <w:rFonts w:eastAsia="SimSun" w:cs="Arial Narrow"/>
                <w:sz w:val="22"/>
                <w:lang w:val="en-GB" w:eastAsia="zh-CN"/>
              </w:rPr>
              <w:t>V</w:t>
            </w:r>
            <w:r w:rsidRPr="000B4F18">
              <w:rPr>
                <w:rFonts w:hint="eastAsia" w:eastAsia="SimSun" w:cs="Arial Narrow"/>
                <w:sz w:val="22"/>
                <w:vertAlign w:val="subscript"/>
                <w:lang w:val="en-GB" w:eastAsia="zh-CN"/>
              </w:rPr>
              <w:t>z,ss</w:t>
            </w:r>
            <w:proofErr w:type="spellEnd"/>
            <w:proofErr w:type="gramEnd"/>
          </w:p>
        </w:tc>
        <w:tc>
          <w:tcPr>
            <w:tcW w:w="2344" w:type="pct"/>
          </w:tcPr>
          <w:p w:rsidRPr="002850E3" w:rsidR="00381C85" w:rsidP="00381C85" w:rsidRDefault="00381C85" w14:paraId="46195EAB" w14:textId="77777777">
            <w:pPr>
              <w:spacing w:before="0" w:after="0"/>
              <w:rPr>
                <w:rFonts w:eastAsia="SimSun" w:cs="Arial Narrow"/>
                <w:sz w:val="22"/>
                <w:lang w:val="en-GB" w:eastAsia="zh-CN"/>
              </w:rPr>
            </w:pPr>
            <w:r w:rsidRPr="002850E3">
              <w:rPr>
                <w:rFonts w:hint="eastAsia" w:eastAsia="SimSun" w:cs="Arial Narrow"/>
                <w:sz w:val="22"/>
                <w:lang w:val="en-GB" w:eastAsia="zh-CN"/>
              </w:rPr>
              <w:t>（稳态）表观分布容积</w:t>
            </w:r>
          </w:p>
        </w:tc>
        <w:tc>
          <w:tcPr>
            <w:tcW w:w="1752" w:type="pct"/>
          </w:tcPr>
          <w:p w:rsidRPr="002850E3" w:rsidR="00381C85" w:rsidP="00381C85" w:rsidRDefault="00381C85" w14:paraId="5651A67A" w14:textId="77777777">
            <w:pPr>
              <w:spacing w:before="0" w:after="0"/>
              <w:rPr>
                <w:rFonts w:eastAsia="SimSun" w:cs="Arial Narrow"/>
                <w:sz w:val="22"/>
                <w:lang w:val="fr-FR" w:eastAsia="zh-CN"/>
              </w:rPr>
            </w:pPr>
            <w:r w:rsidRPr="002850E3">
              <w:rPr>
                <w:rFonts w:eastAsia="SimSun" w:cs="Arial Narrow"/>
                <w:sz w:val="22"/>
                <w:lang w:val="fr-FR"/>
              </w:rPr>
              <w:t>V</w:t>
            </w:r>
            <w:r>
              <w:rPr>
                <w:rFonts w:eastAsia="SimSun" w:cs="Arial Narrow"/>
                <w:sz w:val="22"/>
                <w:vertAlign w:val="subscript"/>
                <w:lang w:val="fr-FR" w:eastAsia="zh-CN"/>
              </w:rPr>
              <w:t>d</w:t>
            </w:r>
            <w:r w:rsidRPr="002850E3">
              <w:rPr>
                <w:rFonts w:eastAsia="SimSun" w:cs="Arial Narrow"/>
                <w:sz w:val="22"/>
                <w:vertAlign w:val="subscript"/>
                <w:lang w:val="fr-FR" w:eastAsia="zh-CN"/>
              </w:rPr>
              <w:t>,SS</w:t>
            </w:r>
            <w:r w:rsidRPr="002850E3">
              <w:rPr>
                <w:rFonts w:eastAsia="SimSun" w:cs="Arial Narrow"/>
                <w:sz w:val="22"/>
                <w:lang w:val="fr-FR"/>
              </w:rPr>
              <w:t xml:space="preserve">=Dose/( </w:t>
            </w:r>
            <w:r w:rsidRPr="002850E3">
              <w:rPr>
                <w:rFonts w:eastAsia="SimSun" w:cs="Arial Narrow"/>
                <w:sz w:val="22"/>
                <w:lang w:val="fr-FR" w:eastAsia="zh-CN"/>
              </w:rPr>
              <w:t>AUC</w:t>
            </w:r>
            <w:r w:rsidRPr="00C002B3">
              <w:rPr>
                <w:rFonts w:eastAsia="SimSun" w:cs="Arial Narrow"/>
                <w:sz w:val="22"/>
                <w:vertAlign w:val="subscript"/>
                <w:lang w:val="fr-FR" w:eastAsia="zh-CN"/>
              </w:rPr>
              <w:t>0-</w:t>
            </w:r>
            <w:r>
              <w:rPr>
                <w:rFonts w:hint="eastAsia" w:eastAsia="SimSun" w:cs="Arial Narrow"/>
                <w:sz w:val="22"/>
                <w:vertAlign w:val="subscript"/>
                <w:lang w:val="fr-FR" w:eastAsia="zh-CN"/>
              </w:rPr>
              <w:t>tau</w:t>
            </w:r>
            <w:r w:rsidRPr="00C002B3" w:rsidDel="00C002B3">
              <w:rPr>
                <w:rFonts w:eastAsia="SimSun" w:cs="Arial Narrow"/>
                <w:sz w:val="22"/>
                <w:vertAlign w:val="subscript"/>
                <w:lang w:val="fr-FR" w:eastAsia="zh-CN"/>
              </w:rPr>
              <w:t xml:space="preserve"> </w:t>
            </w:r>
            <w:r w:rsidRPr="002850E3">
              <w:rPr>
                <w:rFonts w:eastAsia="SimSun" w:cs="Arial Narrow"/>
                <w:sz w:val="22"/>
                <w:lang w:val="fr-FR"/>
              </w:rPr>
              <w:t>*</w:t>
            </w:r>
            <w:r w:rsidRPr="002850E3">
              <w:rPr>
                <w:rFonts w:eastAsia="SimSun" w:cs="Arial Narrow"/>
                <w:color w:val="000000"/>
                <w:sz w:val="22"/>
                <w:lang w:val="en-GB"/>
              </w:rPr>
              <w:t>λ</w:t>
            </w:r>
            <w:r w:rsidRPr="002850E3">
              <w:rPr>
                <w:rFonts w:eastAsia="SimSun" w:cs="Arial Narrow"/>
                <w:color w:val="000000"/>
                <w:sz w:val="22"/>
                <w:vertAlign w:val="subscript"/>
                <w:lang w:val="nl-BE"/>
              </w:rPr>
              <w:t>z</w:t>
            </w:r>
            <w:r w:rsidRPr="002850E3">
              <w:rPr>
                <w:rFonts w:eastAsia="SimSun" w:cs="Arial Narrow"/>
                <w:color w:val="000000"/>
                <w:sz w:val="22"/>
                <w:lang w:val="nl-BE"/>
              </w:rPr>
              <w:t>)</w:t>
            </w:r>
          </w:p>
        </w:tc>
      </w:tr>
      <w:tr w:rsidRPr="002850E3" w:rsidR="00381C85" w:rsidTr="001F0FCE" w14:paraId="025D507B" w14:textId="77777777">
        <w:tc>
          <w:tcPr>
            <w:tcW w:w="904" w:type="pct"/>
          </w:tcPr>
          <w:p w:rsidRPr="002850E3" w:rsidR="00381C85" w:rsidP="00381C85" w:rsidRDefault="00381C85" w14:paraId="7F7BBF82" w14:textId="77777777">
            <w:pPr>
              <w:spacing w:before="0" w:after="0"/>
              <w:rPr>
                <w:rFonts w:eastAsia="SimSun" w:cs="Arial Narrow"/>
                <w:sz w:val="22"/>
                <w:lang w:val="en-GB" w:eastAsia="zh-CN"/>
              </w:rPr>
            </w:pPr>
            <w:proofErr w:type="spellStart"/>
            <w:r w:rsidRPr="002850E3">
              <w:rPr>
                <w:rFonts w:eastAsia="SimSun" w:cs="Arial Narrow"/>
                <w:sz w:val="22"/>
                <w:lang w:val="en-GB" w:eastAsia="zh-CN"/>
              </w:rPr>
              <w:t>CL</w:t>
            </w:r>
            <w:r>
              <w:rPr>
                <w:rFonts w:hint="eastAsia" w:eastAsia="SimSun" w:cs="Arial Narrow"/>
                <w:sz w:val="22"/>
                <w:vertAlign w:val="subscript"/>
                <w:lang w:val="en-GB" w:eastAsia="zh-CN"/>
              </w:rPr>
              <w:t>ss</w:t>
            </w:r>
            <w:proofErr w:type="spellEnd"/>
          </w:p>
        </w:tc>
        <w:tc>
          <w:tcPr>
            <w:tcW w:w="2344" w:type="pct"/>
          </w:tcPr>
          <w:p w:rsidRPr="002850E3" w:rsidR="00381C85" w:rsidP="00381C85" w:rsidRDefault="00381C85" w14:paraId="496ECD0C" w14:textId="77777777">
            <w:pPr>
              <w:spacing w:before="0" w:after="0"/>
              <w:rPr>
                <w:rFonts w:eastAsia="SimSun" w:cs="Arial Narrow"/>
                <w:sz w:val="22"/>
                <w:lang w:val="en-GB" w:eastAsia="zh-CN"/>
              </w:rPr>
            </w:pPr>
            <w:r w:rsidRPr="002850E3">
              <w:rPr>
                <w:rFonts w:hint="eastAsia" w:eastAsia="SimSun" w:cs="Arial Narrow"/>
                <w:sz w:val="22"/>
                <w:lang w:val="en-GB" w:eastAsia="zh-CN"/>
              </w:rPr>
              <w:t>（稳态）表观血浆清除率</w:t>
            </w:r>
          </w:p>
        </w:tc>
        <w:tc>
          <w:tcPr>
            <w:tcW w:w="1752" w:type="pct"/>
          </w:tcPr>
          <w:p w:rsidRPr="002850E3" w:rsidR="00381C85" w:rsidP="00381C85" w:rsidRDefault="00381C85" w14:paraId="3ABD11B6" w14:textId="77777777">
            <w:pPr>
              <w:spacing w:before="0" w:after="0"/>
              <w:rPr>
                <w:rFonts w:eastAsia="SimSun" w:cs="Arial Narrow"/>
                <w:sz w:val="22"/>
                <w:lang w:val="fr-FR" w:eastAsia="zh-CN"/>
              </w:rPr>
            </w:pPr>
            <w:r w:rsidRPr="002850E3">
              <w:rPr>
                <w:rFonts w:eastAsia="SimSun" w:cs="Arial Narrow"/>
                <w:sz w:val="22"/>
                <w:lang w:val="fr-FR"/>
              </w:rPr>
              <w:t>CL</w:t>
            </w:r>
            <w:r w:rsidRPr="002850E3">
              <w:rPr>
                <w:rFonts w:eastAsia="SimSun" w:cs="Arial Narrow"/>
                <w:sz w:val="22"/>
                <w:vertAlign w:val="subscript"/>
                <w:lang w:val="fr-FR"/>
              </w:rPr>
              <w:t>SS</w:t>
            </w:r>
            <w:r w:rsidRPr="002850E3">
              <w:rPr>
                <w:rFonts w:eastAsia="SimSun" w:cs="Arial Narrow"/>
                <w:sz w:val="22"/>
                <w:lang w:val="fr-FR"/>
              </w:rPr>
              <w:t>=Dose/</w:t>
            </w:r>
            <w:r w:rsidRPr="002850E3">
              <w:rPr>
                <w:rFonts w:eastAsia="SimSun" w:cs="Arial Narrow"/>
                <w:sz w:val="22"/>
                <w:lang w:val="fr-FR" w:eastAsia="zh-CN"/>
              </w:rPr>
              <w:t>AUC</w:t>
            </w:r>
            <w:r w:rsidRPr="00C002B3">
              <w:rPr>
                <w:rFonts w:eastAsia="SimSun" w:cs="Arial Narrow"/>
                <w:sz w:val="22"/>
                <w:vertAlign w:val="subscript"/>
                <w:lang w:val="fr-FR" w:eastAsia="zh-CN"/>
              </w:rPr>
              <w:t>0-</w:t>
            </w:r>
            <w:r>
              <w:rPr>
                <w:rFonts w:hint="eastAsia" w:eastAsia="SimSun" w:cs="Arial Narrow"/>
                <w:sz w:val="22"/>
                <w:vertAlign w:val="subscript"/>
                <w:lang w:val="fr-FR" w:eastAsia="zh-CN"/>
              </w:rPr>
              <w:t>tau</w:t>
            </w:r>
          </w:p>
        </w:tc>
      </w:tr>
      <w:tr w:rsidRPr="002850E3" w:rsidR="00381C85" w:rsidTr="001F0FCE" w14:paraId="1EFD64DC" w14:textId="77777777">
        <w:tc>
          <w:tcPr>
            <w:tcW w:w="904" w:type="pct"/>
          </w:tcPr>
          <w:p w:rsidRPr="002850E3" w:rsidR="00381C85" w:rsidP="00381C85" w:rsidRDefault="00381C85" w14:paraId="50E53E99" w14:textId="77777777">
            <w:pPr>
              <w:spacing w:before="0" w:after="0"/>
              <w:rPr>
                <w:rFonts w:eastAsia="SimSun" w:cs="Arial Narrow"/>
                <w:sz w:val="22"/>
                <w:lang w:val="en-GB" w:eastAsia="zh-CN"/>
              </w:rPr>
            </w:pPr>
            <w:proofErr w:type="spellStart"/>
            <w:r w:rsidRPr="002850E3">
              <w:rPr>
                <w:rFonts w:hint="eastAsia" w:eastAsia="SimSun" w:cs="Arial Narrow"/>
                <w:sz w:val="22"/>
                <w:lang w:val="en-GB" w:eastAsia="zh-CN"/>
              </w:rPr>
              <w:t>M</w:t>
            </w:r>
            <w:r w:rsidRPr="002850E3">
              <w:rPr>
                <w:rFonts w:eastAsia="SimSun" w:cs="Arial Narrow"/>
                <w:sz w:val="22"/>
                <w:lang w:val="en-GB" w:eastAsia="zh-CN"/>
              </w:rPr>
              <w:t>RT</w:t>
            </w:r>
            <w:r w:rsidRPr="000B4F18">
              <w:rPr>
                <w:rFonts w:hint="eastAsia" w:eastAsia="SimSun" w:cs="Arial Narrow"/>
                <w:sz w:val="22"/>
                <w:vertAlign w:val="subscript"/>
                <w:lang w:val="en-GB" w:eastAsia="zh-CN"/>
              </w:rPr>
              <w:t>ss</w:t>
            </w:r>
            <w:proofErr w:type="spellEnd"/>
          </w:p>
        </w:tc>
        <w:tc>
          <w:tcPr>
            <w:tcW w:w="2344" w:type="pct"/>
          </w:tcPr>
          <w:p w:rsidRPr="002850E3" w:rsidR="00381C85" w:rsidP="00381C85" w:rsidRDefault="00381C85" w14:paraId="059F4B1B" w14:textId="77777777">
            <w:pPr>
              <w:spacing w:before="0" w:after="0"/>
              <w:rPr>
                <w:rFonts w:eastAsia="SimSun" w:cs="Arial Narrow"/>
                <w:sz w:val="22"/>
                <w:lang w:val="en-GB" w:eastAsia="zh-CN"/>
              </w:rPr>
            </w:pPr>
            <w:r w:rsidRPr="002850E3">
              <w:rPr>
                <w:rFonts w:eastAsia="SimSun" w:cs="Arial Narrow"/>
                <w:sz w:val="22"/>
                <w:lang w:val="en-GB" w:eastAsia="zh-CN"/>
              </w:rPr>
              <w:t>稳态下从时间</w:t>
            </w:r>
            <w:r w:rsidRPr="002850E3">
              <w:rPr>
                <w:rFonts w:eastAsia="SimSun" w:cs="Arial Narrow"/>
                <w:sz w:val="22"/>
                <w:lang w:val="en-GB" w:eastAsia="zh-CN"/>
              </w:rPr>
              <w:t>0</w:t>
            </w:r>
            <w:r w:rsidRPr="002850E3">
              <w:rPr>
                <w:rFonts w:hint="eastAsia" w:eastAsia="SimSun" w:cs="Arial Narrow"/>
                <w:sz w:val="22"/>
                <w:lang w:val="en-GB" w:eastAsia="zh-CN"/>
              </w:rPr>
              <w:t>外</w:t>
            </w:r>
            <w:r w:rsidRPr="002850E3">
              <w:rPr>
                <w:rFonts w:eastAsia="SimSun" w:cs="Arial Narrow"/>
                <w:sz w:val="22"/>
                <w:lang w:val="en-GB" w:eastAsia="zh-CN"/>
              </w:rPr>
              <w:t>推</w:t>
            </w:r>
            <w:r w:rsidRPr="002850E3">
              <w:rPr>
                <w:rFonts w:hint="eastAsia" w:eastAsia="SimSun" w:cs="Arial Narrow"/>
                <w:sz w:val="22"/>
                <w:lang w:val="en-GB" w:eastAsia="zh-CN"/>
              </w:rPr>
              <w:t>至</w:t>
            </w:r>
            <w:r w:rsidRPr="002850E3">
              <w:rPr>
                <w:rFonts w:eastAsia="SimSun" w:cs="Arial Narrow"/>
                <w:sz w:val="22"/>
                <w:lang w:val="en-GB" w:eastAsia="zh-CN"/>
              </w:rPr>
              <w:t>无限时间的平均驻留时间</w:t>
            </w:r>
          </w:p>
        </w:tc>
        <w:tc>
          <w:tcPr>
            <w:tcW w:w="1752" w:type="pct"/>
          </w:tcPr>
          <w:p w:rsidRPr="002850E3" w:rsidR="00381C85" w:rsidP="00381C85" w:rsidRDefault="00381C85" w14:paraId="4B10F4EB" w14:textId="77777777">
            <w:pPr>
              <w:spacing w:before="0" w:after="0"/>
              <w:rPr>
                <w:rFonts w:eastAsia="SimSun" w:cs="Arial Narrow"/>
                <w:sz w:val="22"/>
                <w:lang w:val="fr-FR" w:eastAsia="zh-CN"/>
              </w:rPr>
            </w:pPr>
            <w:r w:rsidRPr="002850E3">
              <w:rPr>
                <w:rFonts w:eastAsia="SimSun" w:cs="Arial Narrow"/>
                <w:sz w:val="22"/>
                <w:lang w:val="fr-FR" w:eastAsia="zh-CN"/>
              </w:rPr>
              <w:t>MRT</w:t>
            </w:r>
            <w:r>
              <w:rPr>
                <w:rFonts w:hint="eastAsia" w:eastAsia="SimSun" w:cs="Arial Narrow"/>
                <w:sz w:val="22"/>
                <w:vertAlign w:val="subscript"/>
                <w:lang w:val="fr-FR" w:eastAsia="zh-CN"/>
              </w:rPr>
              <w:t>ss</w:t>
            </w:r>
            <w:r w:rsidRPr="002850E3">
              <w:rPr>
                <w:rFonts w:hint="eastAsia" w:eastAsia="SimSun" w:cs="Arial Narrow"/>
                <w:sz w:val="22"/>
                <w:lang w:val="fr-FR" w:eastAsia="zh-CN"/>
              </w:rPr>
              <w:t>=</w:t>
            </w:r>
            <w:r w:rsidRPr="002850E3">
              <w:rPr>
                <w:rFonts w:eastAsia="SimSun" w:cs="Arial Narrow"/>
                <w:sz w:val="22"/>
                <w:lang w:val="fr-FR" w:eastAsia="zh-CN"/>
              </w:rPr>
              <w:t>(AUMC</w:t>
            </w:r>
            <w:r w:rsidRPr="00C002B3">
              <w:rPr>
                <w:rFonts w:eastAsia="SimSun" w:cs="Arial Narrow"/>
                <w:sz w:val="22"/>
                <w:vertAlign w:val="subscript"/>
                <w:lang w:val="fr-FR" w:eastAsia="zh-CN"/>
              </w:rPr>
              <w:t>0-</w:t>
            </w:r>
            <w:r>
              <w:rPr>
                <w:rFonts w:hint="eastAsia" w:eastAsia="SimSun" w:cs="Arial Narrow"/>
                <w:sz w:val="22"/>
                <w:vertAlign w:val="subscript"/>
                <w:lang w:val="fr-FR" w:eastAsia="zh-CN"/>
              </w:rPr>
              <w:t>tau</w:t>
            </w:r>
            <w:r w:rsidRPr="00C002B3" w:rsidDel="00C002B3">
              <w:rPr>
                <w:rFonts w:eastAsia="SimSun" w:cs="Arial Narrow"/>
                <w:sz w:val="22"/>
                <w:vertAlign w:val="subscript"/>
                <w:lang w:val="fr-FR" w:eastAsia="zh-CN"/>
              </w:rPr>
              <w:t xml:space="preserve"> </w:t>
            </w:r>
            <w:r w:rsidRPr="002850E3">
              <w:rPr>
                <w:rFonts w:eastAsia="SimSun" w:cs="Arial Narrow"/>
                <w:sz w:val="22"/>
                <w:lang w:val="fr-FR" w:eastAsia="zh-CN"/>
              </w:rPr>
              <w:t xml:space="preserve">+ </w:t>
            </w:r>
            <w:r w:rsidRPr="002850E3">
              <w:rPr>
                <w:rFonts w:ascii="Cambria Math" w:hAnsi="Cambria Math" w:eastAsia="SimSun" w:cs="Cambria Math"/>
                <w:sz w:val="22"/>
                <w:lang w:val="fr-FR" w:eastAsia="zh-CN"/>
              </w:rPr>
              <w:t>𝑡𝑎𝑢</w:t>
            </w:r>
            <w:r w:rsidRPr="002850E3">
              <w:rPr>
                <w:rFonts w:eastAsia="SimSun" w:cs="Arial Narrow"/>
                <w:sz w:val="22"/>
                <w:lang w:val="fr-FR" w:eastAsia="zh-CN"/>
              </w:rPr>
              <w:t>×(AUC</w:t>
            </w:r>
            <w:r w:rsidRPr="002850E3">
              <w:rPr>
                <w:rFonts w:eastAsia="SimSun" w:cs="Times New Roman"/>
                <w:sz w:val="22"/>
                <w:vertAlign w:val="subscript"/>
                <w:lang w:val="fr-FR" w:eastAsia="zh-CN"/>
              </w:rPr>
              <w:t>0-inf,SS</w:t>
            </w:r>
            <w:r w:rsidRPr="002850E3">
              <w:rPr>
                <w:rFonts w:eastAsia="SimSun" w:cs="Arial Narrow"/>
                <w:sz w:val="22"/>
                <w:lang w:val="fr-FR" w:eastAsia="zh-CN"/>
              </w:rPr>
              <w:t>−AUC</w:t>
            </w:r>
            <w:r w:rsidRPr="00C002B3">
              <w:rPr>
                <w:rFonts w:eastAsia="SimSun" w:cs="Arial Narrow"/>
                <w:sz w:val="22"/>
                <w:vertAlign w:val="subscript"/>
                <w:lang w:val="fr-FR" w:eastAsia="zh-CN"/>
              </w:rPr>
              <w:t>0-</w:t>
            </w:r>
            <w:r>
              <w:rPr>
                <w:rFonts w:hint="eastAsia" w:eastAsia="SimSun" w:cs="Arial Narrow"/>
                <w:sz w:val="22"/>
                <w:vertAlign w:val="subscript"/>
                <w:lang w:val="fr-FR" w:eastAsia="zh-CN"/>
              </w:rPr>
              <w:t>tau</w:t>
            </w:r>
            <w:r w:rsidRPr="002850E3">
              <w:rPr>
                <w:rFonts w:eastAsia="SimSun" w:cs="Arial Narrow"/>
                <w:sz w:val="22"/>
                <w:lang w:val="fr-FR" w:eastAsia="zh-CN"/>
              </w:rPr>
              <w:t>))/AUC</w:t>
            </w:r>
            <w:r w:rsidRPr="00C002B3">
              <w:rPr>
                <w:rFonts w:eastAsia="SimSun" w:cs="Arial Narrow"/>
                <w:sz w:val="22"/>
                <w:vertAlign w:val="subscript"/>
                <w:lang w:val="fr-FR" w:eastAsia="zh-CN"/>
              </w:rPr>
              <w:t>0-</w:t>
            </w:r>
            <w:r>
              <w:rPr>
                <w:rFonts w:hint="eastAsia" w:eastAsia="SimSun" w:cs="Arial Narrow"/>
                <w:sz w:val="22"/>
                <w:vertAlign w:val="subscript"/>
                <w:lang w:val="fr-FR" w:eastAsia="zh-CN"/>
              </w:rPr>
              <w:t>tau</w:t>
            </w:r>
          </w:p>
          <w:p w:rsidRPr="002850E3" w:rsidR="00381C85" w:rsidP="00381C85" w:rsidRDefault="00381C85" w14:paraId="6490B85B" w14:textId="77777777">
            <w:pPr>
              <w:spacing w:before="0" w:after="0"/>
              <w:rPr>
                <w:rFonts w:eastAsia="SimSun" w:cs="Arial Narrow"/>
                <w:sz w:val="22"/>
                <w:lang w:val="fr-FR" w:eastAsia="zh-CN"/>
              </w:rPr>
            </w:pPr>
            <w:r w:rsidRPr="002850E3">
              <w:rPr>
                <w:rFonts w:eastAsia="SimSun" w:cs="Arial Narrow"/>
                <w:sz w:val="22"/>
                <w:lang w:val="fr-FR" w:eastAsia="zh-CN"/>
              </w:rPr>
              <w:t>其中</w:t>
            </w:r>
            <w:r w:rsidRPr="002850E3">
              <w:rPr>
                <w:rFonts w:eastAsia="SimSun" w:cs="Arial Narrow"/>
                <w:sz w:val="22"/>
                <w:lang w:val="fr-FR" w:eastAsia="zh-CN"/>
              </w:rPr>
              <w:t>AUMC</w:t>
            </w:r>
            <w:r w:rsidRPr="00C002B3">
              <w:rPr>
                <w:rFonts w:eastAsia="SimSun" w:cs="Arial Narrow"/>
                <w:sz w:val="22"/>
                <w:vertAlign w:val="subscript"/>
                <w:lang w:val="fr-FR" w:eastAsia="zh-CN"/>
              </w:rPr>
              <w:t>0-</w:t>
            </w:r>
            <w:r>
              <w:rPr>
                <w:rFonts w:hint="eastAsia" w:eastAsia="SimSun" w:cs="Arial Narrow"/>
                <w:sz w:val="22"/>
                <w:vertAlign w:val="subscript"/>
                <w:lang w:val="fr-FR" w:eastAsia="zh-CN"/>
              </w:rPr>
              <w:t>tau</w:t>
            </w:r>
            <w:r w:rsidRPr="002850E3">
              <w:rPr>
                <w:rFonts w:eastAsia="SimSun" w:cs="Arial Narrow"/>
                <w:sz w:val="22"/>
                <w:lang w:val="fr-FR" w:eastAsia="zh-CN"/>
              </w:rPr>
              <w:t>是从时间</w:t>
            </w:r>
            <w:r w:rsidRPr="002850E3">
              <w:rPr>
                <w:rFonts w:hint="eastAsia" w:eastAsia="SimSun" w:cs="Arial Narrow"/>
                <w:sz w:val="22"/>
                <w:lang w:val="fr-FR" w:eastAsia="zh-CN"/>
              </w:rPr>
              <w:t>0</w:t>
            </w:r>
            <w:r w:rsidRPr="002850E3">
              <w:rPr>
                <w:rFonts w:hint="eastAsia" w:eastAsia="SimSun" w:cs="Arial Narrow"/>
                <w:sz w:val="22"/>
                <w:lang w:val="fr-FR" w:eastAsia="zh-CN"/>
              </w:rPr>
              <w:t>至</w:t>
            </w:r>
            <w:r w:rsidRPr="002850E3">
              <w:rPr>
                <w:rFonts w:eastAsia="SimSun" w:cs="Arial Narrow"/>
                <w:sz w:val="22"/>
                <w:lang w:val="fr-FR" w:eastAsia="zh-CN"/>
              </w:rPr>
              <w:t>一个给药间隔时的一阶矩曲线下的面积</w:t>
            </w:r>
          </w:p>
        </w:tc>
      </w:tr>
      <w:tr w:rsidRPr="002850E3" w:rsidR="00381C85" w:rsidTr="001F0FCE" w14:paraId="7DE819CE" w14:textId="77777777">
        <w:tc>
          <w:tcPr>
            <w:tcW w:w="904" w:type="pct"/>
          </w:tcPr>
          <w:p w:rsidRPr="002850E3" w:rsidR="00381C85" w:rsidP="00381C85" w:rsidRDefault="00381C85" w14:paraId="7A1311AD" w14:textId="77777777">
            <w:pPr>
              <w:spacing w:before="0" w:after="0"/>
              <w:rPr>
                <w:rFonts w:eastAsia="SimSun" w:cs="Arial Narrow"/>
                <w:sz w:val="22"/>
                <w:lang w:val="en-GB" w:eastAsia="zh-CN"/>
              </w:rPr>
            </w:pPr>
            <w:r w:rsidRPr="00377E08">
              <w:rPr>
                <w:rFonts w:eastAsia="SimSun" w:cs="Arial Narrow"/>
                <w:sz w:val="22"/>
                <w:lang w:val="en-GB" w:eastAsia="zh-CN"/>
              </w:rPr>
              <w:t>R</w:t>
            </w:r>
            <w:r w:rsidRPr="00DF45FE">
              <w:rPr>
                <w:rFonts w:eastAsia="SimSun" w:cs="Arial Narrow"/>
                <w:sz w:val="22"/>
                <w:vertAlign w:val="subscript"/>
                <w:lang w:val="en-GB" w:eastAsia="zh-CN"/>
              </w:rPr>
              <w:t>ac</w:t>
            </w:r>
            <w:r w:rsidRPr="00377E08">
              <w:rPr>
                <w:rFonts w:eastAsia="SimSun" w:cs="Arial Narrow"/>
                <w:sz w:val="22"/>
                <w:lang w:val="en-GB" w:eastAsia="zh-CN"/>
              </w:rPr>
              <w:t>_AUC</w:t>
            </w:r>
            <w:r w:rsidRPr="00377E08">
              <w:rPr>
                <w:rFonts w:eastAsia="SimSun" w:cs="Arial Narrow"/>
                <w:sz w:val="22"/>
                <w:vertAlign w:val="subscript"/>
                <w:lang w:val="en-GB" w:eastAsia="zh-CN"/>
              </w:rPr>
              <w:t>0-tau</w:t>
            </w:r>
          </w:p>
        </w:tc>
        <w:tc>
          <w:tcPr>
            <w:tcW w:w="2344" w:type="pct"/>
          </w:tcPr>
          <w:p w:rsidRPr="002850E3" w:rsidR="00381C85" w:rsidP="00381C85" w:rsidRDefault="00381C85" w14:paraId="489A1E2C" w14:textId="77777777">
            <w:pPr>
              <w:spacing w:before="0" w:after="0"/>
              <w:rPr>
                <w:rFonts w:eastAsia="SimSun" w:cs="Arial Narrow"/>
                <w:sz w:val="22"/>
                <w:lang w:val="en-GB" w:eastAsia="zh-CN"/>
              </w:rPr>
            </w:pPr>
            <w:r w:rsidRPr="002850E3">
              <w:rPr>
                <w:rFonts w:eastAsia="SimSun" w:cs="Arial Narrow"/>
                <w:sz w:val="22"/>
                <w:lang w:val="en-GB" w:eastAsia="zh-CN"/>
              </w:rPr>
              <w:t>AUC</w:t>
            </w:r>
            <w:r w:rsidRPr="002850E3">
              <w:rPr>
                <w:rFonts w:eastAsia="SimSun" w:cs="Arial Narrow"/>
                <w:sz w:val="22"/>
                <w:vertAlign w:val="subscript"/>
                <w:lang w:val="en-GB" w:eastAsia="zh-CN"/>
              </w:rPr>
              <w:t>0-</w:t>
            </w:r>
            <w:r w:rsidRPr="002850E3">
              <w:rPr>
                <w:rFonts w:hint="eastAsia" w:eastAsia="SimSun" w:cs="Arial Narrow"/>
                <w:sz w:val="22"/>
                <w:vertAlign w:val="subscript"/>
                <w:lang w:val="en-GB" w:eastAsia="zh-CN"/>
              </w:rPr>
              <w:t>tau</w:t>
            </w:r>
            <w:r w:rsidRPr="002850E3">
              <w:rPr>
                <w:rFonts w:hint="eastAsia" w:eastAsia="SimSun" w:cs="Arial Narrow"/>
                <w:sz w:val="22"/>
                <w:lang w:val="en-GB" w:eastAsia="zh-CN"/>
              </w:rPr>
              <w:t>的药物蓄积比</w:t>
            </w:r>
          </w:p>
        </w:tc>
        <w:tc>
          <w:tcPr>
            <w:tcW w:w="1752" w:type="pct"/>
          </w:tcPr>
          <w:p w:rsidRPr="002850E3" w:rsidR="00381C85" w:rsidP="00381C85" w:rsidRDefault="00381C85" w14:paraId="5B844F6E" w14:textId="77777777">
            <w:pPr>
              <w:spacing w:before="0" w:after="0"/>
              <w:rPr>
                <w:rFonts w:eastAsia="SimSun" w:cs="Arial Narrow"/>
                <w:sz w:val="22"/>
                <w:lang w:val="en-GB" w:eastAsia="zh-CN"/>
              </w:rPr>
            </w:pPr>
            <w:r w:rsidRPr="00377E08">
              <w:rPr>
                <w:rFonts w:eastAsia="SimSun" w:cs="Arial Narrow"/>
                <w:sz w:val="22"/>
                <w:lang w:val="en-GB" w:eastAsia="zh-CN"/>
              </w:rPr>
              <w:t>R</w:t>
            </w:r>
            <w:r w:rsidRPr="00DF45FE">
              <w:rPr>
                <w:rFonts w:eastAsia="SimSun" w:cs="Arial Narrow"/>
                <w:sz w:val="22"/>
                <w:vertAlign w:val="subscript"/>
                <w:lang w:val="en-GB" w:eastAsia="zh-CN"/>
              </w:rPr>
              <w:t>ac</w:t>
            </w:r>
            <w:r w:rsidRPr="00377E08">
              <w:rPr>
                <w:rFonts w:eastAsia="SimSun" w:cs="Arial Narrow"/>
                <w:sz w:val="22"/>
                <w:lang w:val="en-GB" w:eastAsia="zh-CN"/>
              </w:rPr>
              <w:t>_AUC</w:t>
            </w:r>
            <w:r w:rsidRPr="00377E08">
              <w:rPr>
                <w:rFonts w:eastAsia="SimSun" w:cs="Arial Narrow"/>
                <w:sz w:val="22"/>
                <w:vertAlign w:val="subscript"/>
                <w:lang w:val="en-GB" w:eastAsia="zh-CN"/>
              </w:rPr>
              <w:t>0-tau</w:t>
            </w:r>
            <w:r w:rsidRPr="002850E3">
              <w:rPr>
                <w:rFonts w:hint="eastAsia" w:eastAsia="SimSun" w:cs="Arial Narrow"/>
                <w:sz w:val="22"/>
                <w:lang w:val="en-GB" w:eastAsia="zh-CN"/>
              </w:rPr>
              <w:t>=AUC</w:t>
            </w:r>
            <w:r w:rsidRPr="00C002B3">
              <w:rPr>
                <w:rFonts w:eastAsia="SimSun" w:cs="Arial Narrow"/>
                <w:sz w:val="22"/>
                <w:vertAlign w:val="subscript"/>
                <w:lang w:val="en-GB" w:eastAsia="zh-CN"/>
              </w:rPr>
              <w:t>0-</w:t>
            </w:r>
            <w:r>
              <w:rPr>
                <w:rFonts w:hint="eastAsia" w:eastAsia="SimSun" w:cs="Arial Narrow"/>
                <w:sz w:val="22"/>
                <w:vertAlign w:val="subscript"/>
                <w:lang w:val="en-GB" w:eastAsia="zh-CN"/>
              </w:rPr>
              <w:t>tau</w:t>
            </w:r>
            <w:r w:rsidRPr="00C002B3" w:rsidDel="00C002B3">
              <w:rPr>
                <w:rFonts w:hint="eastAsia" w:eastAsia="SimSun" w:cs="Arial Narrow"/>
                <w:sz w:val="22"/>
                <w:vertAlign w:val="subscript"/>
                <w:lang w:val="en-GB" w:eastAsia="zh-CN"/>
              </w:rPr>
              <w:t xml:space="preserve"> </w:t>
            </w:r>
            <w:r w:rsidRPr="002850E3">
              <w:rPr>
                <w:rFonts w:hint="eastAsia" w:eastAsia="SimSun" w:cs="Arial Narrow"/>
                <w:sz w:val="22"/>
                <w:lang w:val="en-GB" w:eastAsia="zh-CN"/>
              </w:rPr>
              <w:t>/AUC</w:t>
            </w:r>
            <w:r w:rsidRPr="002850E3">
              <w:rPr>
                <w:rFonts w:hint="eastAsia" w:eastAsia="SimSun" w:cs="Arial Narrow"/>
                <w:sz w:val="22"/>
                <w:vertAlign w:val="subscript"/>
                <w:lang w:val="en-GB" w:eastAsia="zh-CN"/>
              </w:rPr>
              <w:t>0-</w:t>
            </w:r>
            <w:r>
              <w:rPr>
                <w:rFonts w:hint="eastAsia" w:eastAsia="SimSun" w:cs="Arial Narrow"/>
                <w:sz w:val="22"/>
                <w:vertAlign w:val="subscript"/>
                <w:lang w:val="en-GB" w:eastAsia="zh-CN"/>
              </w:rPr>
              <w:t>16</w:t>
            </w:r>
            <w:r w:rsidRPr="002850E3">
              <w:rPr>
                <w:rFonts w:eastAsia="SimSun" w:cs="Arial Narrow"/>
                <w:sz w:val="22"/>
                <w:vertAlign w:val="subscript"/>
                <w:lang w:val="en-GB" w:eastAsia="zh-CN"/>
              </w:rPr>
              <w:t xml:space="preserve">8 </w:t>
            </w:r>
            <w:r w:rsidRPr="002850E3">
              <w:rPr>
                <w:rFonts w:hint="eastAsia" w:eastAsia="SimSun" w:cs="Arial Narrow"/>
                <w:sz w:val="22"/>
                <w:lang w:val="en-GB" w:eastAsia="zh-CN"/>
              </w:rPr>
              <w:t>，其中</w:t>
            </w:r>
            <w:r w:rsidRPr="002850E3">
              <w:rPr>
                <w:rFonts w:hint="eastAsia" w:eastAsia="SimSun" w:cs="Arial Narrow"/>
                <w:sz w:val="22"/>
                <w:lang w:val="en-GB" w:eastAsia="zh-CN"/>
              </w:rPr>
              <w:t>AUC</w:t>
            </w:r>
            <w:r w:rsidRPr="002850E3">
              <w:rPr>
                <w:rFonts w:hint="eastAsia" w:eastAsia="SimSun" w:cs="Arial Narrow"/>
                <w:sz w:val="22"/>
                <w:vertAlign w:val="subscript"/>
                <w:lang w:val="en-GB" w:eastAsia="zh-CN"/>
              </w:rPr>
              <w:t>0-</w:t>
            </w:r>
            <w:r>
              <w:rPr>
                <w:rFonts w:hint="eastAsia" w:eastAsia="SimSun" w:cs="Arial Narrow"/>
                <w:sz w:val="22"/>
                <w:vertAlign w:val="subscript"/>
                <w:lang w:val="en-GB" w:eastAsia="zh-CN"/>
              </w:rPr>
              <w:t>16</w:t>
            </w:r>
            <w:r w:rsidRPr="002850E3">
              <w:rPr>
                <w:rFonts w:eastAsia="SimSun" w:cs="Arial Narrow"/>
                <w:sz w:val="22"/>
                <w:vertAlign w:val="subscript"/>
                <w:lang w:val="en-GB" w:eastAsia="zh-CN"/>
              </w:rPr>
              <w:t>8</w:t>
            </w:r>
            <w:r w:rsidRPr="002850E3">
              <w:rPr>
                <w:rFonts w:hint="eastAsia" w:eastAsia="SimSun" w:cs="Arial Narrow"/>
                <w:sz w:val="22"/>
                <w:lang w:val="en-GB" w:eastAsia="zh-CN"/>
              </w:rPr>
              <w:t>为</w:t>
            </w:r>
            <w:r>
              <w:rPr>
                <w:rFonts w:hint="eastAsia" w:eastAsia="SimSun" w:cs="Arial Narrow"/>
                <w:sz w:val="22"/>
                <w:lang w:val="en-GB" w:eastAsia="zh-CN"/>
              </w:rPr>
              <w:t>首次给药阶段</w:t>
            </w:r>
            <w:r w:rsidRPr="002850E3">
              <w:rPr>
                <w:rFonts w:hint="eastAsia" w:eastAsia="SimSun" w:cs="Arial Narrow"/>
                <w:sz w:val="22"/>
                <w:lang w:val="en-GB" w:eastAsia="zh-CN"/>
              </w:rPr>
              <w:t>后的</w:t>
            </w:r>
            <w:r w:rsidRPr="002850E3">
              <w:rPr>
                <w:rFonts w:hint="eastAsia" w:eastAsia="SimSun" w:cs="Arial Narrow"/>
                <w:sz w:val="22"/>
                <w:lang w:val="en-GB" w:eastAsia="zh-CN"/>
              </w:rPr>
              <w:t>AUC</w:t>
            </w:r>
            <w:r w:rsidRPr="002850E3">
              <w:rPr>
                <w:rFonts w:hint="eastAsia" w:eastAsia="SimSun" w:cs="Arial Narrow"/>
                <w:sz w:val="22"/>
                <w:vertAlign w:val="subscript"/>
                <w:lang w:val="en-GB" w:eastAsia="zh-CN"/>
              </w:rPr>
              <w:t>0-</w:t>
            </w:r>
            <w:r>
              <w:rPr>
                <w:rFonts w:hint="eastAsia" w:eastAsia="SimSun" w:cs="Arial Narrow"/>
                <w:sz w:val="22"/>
                <w:vertAlign w:val="subscript"/>
                <w:lang w:val="en-GB" w:eastAsia="zh-CN"/>
              </w:rPr>
              <w:t>16</w:t>
            </w:r>
            <w:r w:rsidRPr="002850E3">
              <w:rPr>
                <w:rFonts w:eastAsia="SimSun" w:cs="Arial Narrow"/>
                <w:sz w:val="22"/>
                <w:vertAlign w:val="subscript"/>
                <w:lang w:val="en-GB" w:eastAsia="zh-CN"/>
              </w:rPr>
              <w:t>8</w:t>
            </w:r>
          </w:p>
        </w:tc>
      </w:tr>
      <w:tr w:rsidRPr="002850E3" w:rsidR="00381C85" w:rsidTr="001F0FCE" w14:paraId="4D535BB7" w14:textId="77777777">
        <w:tc>
          <w:tcPr>
            <w:tcW w:w="904" w:type="pct"/>
          </w:tcPr>
          <w:p w:rsidRPr="002850E3" w:rsidR="00381C85" w:rsidP="00381C85" w:rsidRDefault="00381C85" w14:paraId="4C32F4CA" w14:textId="77777777">
            <w:pPr>
              <w:spacing w:before="0" w:after="0"/>
              <w:rPr>
                <w:rFonts w:eastAsia="SimSun" w:cs="Arial Narrow"/>
                <w:sz w:val="22"/>
                <w:lang w:val="en-GB" w:eastAsia="zh-CN"/>
              </w:rPr>
            </w:pPr>
            <w:proofErr w:type="spellStart"/>
            <w:r w:rsidRPr="00DF45FE">
              <w:rPr>
                <w:rFonts w:eastAsia="SimSun" w:cs="Arial Narrow"/>
                <w:sz w:val="22"/>
                <w:lang w:val="en-GB" w:eastAsia="zh-CN"/>
              </w:rPr>
              <w:t>R</w:t>
            </w:r>
            <w:r w:rsidRPr="00DF45FE">
              <w:rPr>
                <w:rFonts w:eastAsia="SimSun" w:cs="Arial Narrow"/>
                <w:sz w:val="22"/>
                <w:vertAlign w:val="subscript"/>
                <w:lang w:val="en-GB" w:eastAsia="zh-CN"/>
              </w:rPr>
              <w:t>ac</w:t>
            </w:r>
            <w:r w:rsidRPr="00DF45FE">
              <w:rPr>
                <w:rFonts w:eastAsia="SimSun" w:cs="Arial Narrow"/>
                <w:sz w:val="22"/>
                <w:lang w:val="en-GB" w:eastAsia="zh-CN"/>
              </w:rPr>
              <w:t>_C</w:t>
            </w:r>
            <w:r w:rsidRPr="00DF45FE">
              <w:rPr>
                <w:rFonts w:eastAsia="SimSun" w:cs="Arial Narrow"/>
                <w:sz w:val="22"/>
                <w:vertAlign w:val="subscript"/>
                <w:lang w:val="en-GB" w:eastAsia="zh-CN"/>
              </w:rPr>
              <w:t>max</w:t>
            </w:r>
            <w:proofErr w:type="spellEnd"/>
          </w:p>
        </w:tc>
        <w:tc>
          <w:tcPr>
            <w:tcW w:w="2344" w:type="pct"/>
          </w:tcPr>
          <w:p w:rsidRPr="002850E3" w:rsidR="00381C85" w:rsidP="00381C85" w:rsidRDefault="00381C85" w14:paraId="59E5B416" w14:textId="77777777">
            <w:pPr>
              <w:spacing w:before="0" w:after="0"/>
              <w:rPr>
                <w:rFonts w:eastAsia="SimSun" w:cs="Arial Narrow"/>
                <w:sz w:val="22"/>
                <w:lang w:val="en-GB" w:eastAsia="zh-CN"/>
              </w:rPr>
            </w:pPr>
            <w:proofErr w:type="spellStart"/>
            <w:r w:rsidRPr="002850E3">
              <w:rPr>
                <w:rFonts w:hint="eastAsia" w:eastAsia="SimSun" w:cs="Arial Narrow"/>
                <w:sz w:val="22"/>
                <w:lang w:val="en-GB" w:eastAsia="zh-CN"/>
              </w:rPr>
              <w:t>C</w:t>
            </w:r>
            <w:r w:rsidRPr="002850E3">
              <w:rPr>
                <w:rFonts w:hint="eastAsia" w:eastAsia="SimSun" w:cs="Arial Narrow"/>
                <w:sz w:val="22"/>
                <w:vertAlign w:val="subscript"/>
                <w:lang w:val="en-GB" w:eastAsia="zh-CN"/>
              </w:rPr>
              <w:t>max,SS</w:t>
            </w:r>
            <w:proofErr w:type="spellEnd"/>
            <w:r w:rsidRPr="002850E3">
              <w:rPr>
                <w:rFonts w:hint="eastAsia" w:eastAsia="SimSun" w:cs="Arial Narrow"/>
                <w:sz w:val="22"/>
                <w:lang w:val="en-GB" w:eastAsia="zh-CN"/>
              </w:rPr>
              <w:t>的药物蓄积比</w:t>
            </w:r>
          </w:p>
        </w:tc>
        <w:tc>
          <w:tcPr>
            <w:tcW w:w="1752" w:type="pct"/>
          </w:tcPr>
          <w:p w:rsidRPr="002850E3" w:rsidR="00381C85" w:rsidP="00381C85" w:rsidRDefault="00381C85" w14:paraId="5C3A8D80" w14:textId="77777777">
            <w:pPr>
              <w:spacing w:before="0" w:after="0"/>
              <w:rPr>
                <w:rFonts w:eastAsia="SimSun" w:cs="Arial Narrow"/>
                <w:sz w:val="22"/>
                <w:lang w:val="en-GB" w:eastAsia="zh-CN"/>
              </w:rPr>
            </w:pPr>
            <w:proofErr w:type="spellStart"/>
            <w:r w:rsidRPr="00DF45FE">
              <w:rPr>
                <w:rFonts w:eastAsia="SimSun" w:cs="Arial Narrow"/>
                <w:sz w:val="22"/>
                <w:lang w:val="en-GB" w:eastAsia="zh-CN"/>
              </w:rPr>
              <w:t>R</w:t>
            </w:r>
            <w:r w:rsidRPr="00DF45FE">
              <w:rPr>
                <w:rFonts w:eastAsia="SimSun" w:cs="Arial Narrow"/>
                <w:sz w:val="22"/>
                <w:vertAlign w:val="subscript"/>
                <w:lang w:val="en-GB" w:eastAsia="zh-CN"/>
              </w:rPr>
              <w:t>ac</w:t>
            </w:r>
            <w:r w:rsidRPr="00DF45FE">
              <w:rPr>
                <w:rFonts w:eastAsia="SimSun" w:cs="Arial Narrow"/>
                <w:sz w:val="22"/>
                <w:lang w:val="en-GB" w:eastAsia="zh-CN"/>
              </w:rPr>
              <w:t>_C</w:t>
            </w:r>
            <w:r w:rsidRPr="00DF45FE">
              <w:rPr>
                <w:rFonts w:eastAsia="SimSun" w:cs="Arial Narrow"/>
                <w:sz w:val="22"/>
                <w:vertAlign w:val="subscript"/>
                <w:lang w:val="en-GB" w:eastAsia="zh-CN"/>
              </w:rPr>
              <w:t>max</w:t>
            </w:r>
            <w:proofErr w:type="spellEnd"/>
            <w:r w:rsidRPr="002850E3">
              <w:rPr>
                <w:rFonts w:eastAsia="SimSun" w:cs="Arial Narrow"/>
                <w:sz w:val="22"/>
                <w:lang w:val="en-GB" w:eastAsia="zh-CN"/>
              </w:rPr>
              <w:t>‍</w:t>
            </w:r>
            <w:r w:rsidRPr="002850E3">
              <w:rPr>
                <w:rFonts w:hint="eastAsia" w:eastAsia="SimSun" w:cs="Arial Narrow"/>
                <w:sz w:val="22"/>
                <w:lang w:val="en-GB" w:eastAsia="zh-CN"/>
              </w:rPr>
              <w:t>=</w:t>
            </w:r>
            <w:r w:rsidRPr="002850E3">
              <w:rPr>
                <w:rFonts w:eastAsia="SimSun" w:cs="Arial Narrow"/>
                <w:sz w:val="22"/>
                <w:lang w:val="en-GB" w:eastAsia="zh-CN"/>
              </w:rPr>
              <w:t>‍</w:t>
            </w:r>
            <w:proofErr w:type="spellStart"/>
            <w:r w:rsidRPr="002850E3">
              <w:rPr>
                <w:rFonts w:hint="eastAsia" w:eastAsia="SimSun" w:cs="Arial Narrow"/>
                <w:sz w:val="22"/>
                <w:lang w:val="en-GB" w:eastAsia="zh-CN"/>
              </w:rPr>
              <w:t>C</w:t>
            </w:r>
            <w:r w:rsidRPr="002850E3">
              <w:rPr>
                <w:rFonts w:hint="eastAsia" w:eastAsia="SimSun" w:cs="Arial Narrow"/>
                <w:sz w:val="22"/>
                <w:vertAlign w:val="subscript"/>
                <w:lang w:val="en-GB" w:eastAsia="zh-CN"/>
              </w:rPr>
              <w:t>max,</w:t>
            </w:r>
            <w:r>
              <w:rPr>
                <w:rFonts w:eastAsia="SimSun" w:cs="Arial Narrow"/>
                <w:sz w:val="22"/>
                <w:vertAlign w:val="subscript"/>
                <w:lang w:val="en-GB" w:eastAsia="zh-CN"/>
              </w:rPr>
              <w:t>ss</w:t>
            </w:r>
            <w:proofErr w:type="spellEnd"/>
            <w:r w:rsidRPr="002850E3">
              <w:rPr>
                <w:rFonts w:eastAsia="SimSun" w:cs="Arial Narrow"/>
                <w:sz w:val="22"/>
                <w:lang w:val="en-GB" w:eastAsia="zh-CN"/>
              </w:rPr>
              <w:t>‍</w:t>
            </w:r>
            <w:r w:rsidRPr="002850E3">
              <w:rPr>
                <w:rFonts w:hint="eastAsia" w:eastAsia="SimSun" w:cs="Arial Narrow"/>
                <w:sz w:val="22"/>
                <w:lang w:val="en-GB" w:eastAsia="zh-CN"/>
              </w:rPr>
              <w:t>/</w:t>
            </w:r>
            <w:r w:rsidRPr="002850E3">
              <w:rPr>
                <w:rFonts w:eastAsia="SimSun" w:cs="Arial Narrow"/>
                <w:sz w:val="22"/>
                <w:lang w:val="en-GB" w:eastAsia="zh-CN"/>
              </w:rPr>
              <w:t>‍</w:t>
            </w:r>
            <w:r w:rsidRPr="002850E3">
              <w:rPr>
                <w:rFonts w:hint="eastAsia" w:eastAsia="SimSun" w:cs="Arial Narrow"/>
                <w:sz w:val="22"/>
                <w:lang w:val="en-GB" w:eastAsia="zh-CN"/>
              </w:rPr>
              <w:t>C</w:t>
            </w:r>
            <w:r w:rsidRPr="002850E3">
              <w:rPr>
                <w:rFonts w:hint="eastAsia" w:eastAsia="SimSun" w:cs="Arial Narrow"/>
                <w:sz w:val="22"/>
                <w:vertAlign w:val="subscript"/>
                <w:lang w:val="en-GB" w:eastAsia="zh-CN"/>
              </w:rPr>
              <w:t>max</w:t>
            </w:r>
            <w:r w:rsidRPr="002850E3">
              <w:rPr>
                <w:rFonts w:eastAsia="SimSun" w:cs="Arial Narrow"/>
                <w:sz w:val="22"/>
                <w:vertAlign w:val="subscript"/>
                <w:lang w:val="en-GB" w:eastAsia="zh-CN"/>
              </w:rPr>
              <w:t>‍</w:t>
            </w:r>
            <w:r w:rsidRPr="002850E3">
              <w:rPr>
                <w:rFonts w:hint="eastAsia" w:eastAsia="SimSun" w:cs="Arial Narrow"/>
                <w:sz w:val="22"/>
                <w:lang w:val="en-GB" w:eastAsia="zh-CN"/>
              </w:rPr>
              <w:t>，其中</w:t>
            </w:r>
            <w:r w:rsidRPr="002850E3">
              <w:rPr>
                <w:rFonts w:hint="eastAsia" w:eastAsia="SimSun" w:cs="Arial Narrow"/>
                <w:sz w:val="22"/>
                <w:lang w:val="en-GB" w:eastAsia="zh-CN"/>
              </w:rPr>
              <w:t>C</w:t>
            </w:r>
            <w:r w:rsidRPr="002850E3">
              <w:rPr>
                <w:rFonts w:hint="eastAsia" w:eastAsia="SimSun" w:cs="Arial Narrow"/>
                <w:sz w:val="22"/>
                <w:vertAlign w:val="subscript"/>
                <w:lang w:val="en-GB" w:eastAsia="zh-CN"/>
              </w:rPr>
              <w:t>max</w:t>
            </w:r>
            <w:r w:rsidRPr="002850E3">
              <w:rPr>
                <w:rFonts w:hint="eastAsia" w:eastAsia="SimSun" w:cs="Arial Narrow"/>
                <w:sz w:val="22"/>
                <w:lang w:val="en-GB" w:eastAsia="zh-CN"/>
              </w:rPr>
              <w:t>为</w:t>
            </w:r>
            <w:r>
              <w:rPr>
                <w:rFonts w:hint="eastAsia" w:eastAsia="SimSun" w:cs="Arial Narrow"/>
                <w:sz w:val="22"/>
                <w:lang w:val="en-GB" w:eastAsia="zh-CN"/>
              </w:rPr>
              <w:t>首次给药阶段</w:t>
            </w:r>
            <w:r w:rsidRPr="002850E3">
              <w:rPr>
                <w:rFonts w:hint="eastAsia" w:eastAsia="SimSun" w:cs="Arial Narrow"/>
                <w:sz w:val="22"/>
                <w:lang w:val="en-GB" w:eastAsia="zh-CN"/>
              </w:rPr>
              <w:t>后的</w:t>
            </w:r>
            <w:r w:rsidRPr="002850E3">
              <w:rPr>
                <w:rFonts w:hint="eastAsia" w:eastAsia="SimSun" w:cs="Arial Narrow"/>
                <w:sz w:val="22"/>
                <w:lang w:val="en-GB" w:eastAsia="zh-CN"/>
              </w:rPr>
              <w:t>C</w:t>
            </w:r>
            <w:r w:rsidRPr="002850E3">
              <w:rPr>
                <w:rFonts w:hint="eastAsia" w:eastAsia="SimSun" w:cs="Arial Narrow"/>
                <w:sz w:val="22"/>
                <w:vertAlign w:val="subscript"/>
                <w:lang w:val="en-GB" w:eastAsia="zh-CN"/>
              </w:rPr>
              <w:t>max</w:t>
            </w:r>
          </w:p>
        </w:tc>
      </w:tr>
      <w:tr w:rsidRPr="002850E3" w:rsidR="00381C85" w:rsidTr="001F0FCE" w14:paraId="5C1EC99C" w14:textId="77777777">
        <w:tc>
          <w:tcPr>
            <w:tcW w:w="904" w:type="pct"/>
            <w:tcBorders>
              <w:bottom w:val="single" w:color="auto" w:sz="4" w:space="0"/>
            </w:tcBorders>
          </w:tcPr>
          <w:p w:rsidRPr="002850E3" w:rsidR="00381C85" w:rsidP="00381C85" w:rsidRDefault="00381C85" w14:paraId="11F24AC2" w14:textId="77777777">
            <w:pPr>
              <w:spacing w:before="0" w:after="0"/>
              <w:rPr>
                <w:rFonts w:eastAsia="SimSun" w:cs="Arial Narrow"/>
                <w:sz w:val="22"/>
                <w:lang w:val="en-GB" w:eastAsia="zh-CN"/>
              </w:rPr>
            </w:pPr>
            <w:proofErr w:type="spellStart"/>
            <w:r w:rsidRPr="002850E3">
              <w:rPr>
                <w:rFonts w:eastAsia="SimSun" w:cs="Times New Roman"/>
                <w:sz w:val="22"/>
                <w:lang w:val="en-GB" w:eastAsia="zh-CN"/>
              </w:rPr>
              <w:t>λ</w:t>
            </w:r>
            <w:proofErr w:type="gramStart"/>
            <w:r w:rsidRPr="002850E3">
              <w:rPr>
                <w:rFonts w:eastAsia="SimSun" w:cs="Times New Roman"/>
                <w:sz w:val="22"/>
                <w:vertAlign w:val="subscript"/>
                <w:lang w:val="en-GB" w:eastAsia="zh-CN"/>
              </w:rPr>
              <w:t>z,</w:t>
            </w:r>
            <w:r>
              <w:rPr>
                <w:rFonts w:hint="eastAsia" w:eastAsia="SimSun" w:cs="Times New Roman"/>
                <w:sz w:val="22"/>
                <w:vertAlign w:val="subscript"/>
                <w:lang w:val="en-GB" w:eastAsia="zh-CN"/>
              </w:rPr>
              <w:t>ss</w:t>
            </w:r>
            <w:proofErr w:type="spellEnd"/>
            <w:proofErr w:type="gramEnd"/>
          </w:p>
        </w:tc>
        <w:tc>
          <w:tcPr>
            <w:tcW w:w="2344" w:type="pct"/>
          </w:tcPr>
          <w:p w:rsidRPr="002850E3" w:rsidR="00381C85" w:rsidP="00381C85" w:rsidRDefault="00381C85" w14:paraId="172AAEB3" w14:textId="77777777">
            <w:pPr>
              <w:spacing w:before="0" w:after="0"/>
              <w:rPr>
                <w:rFonts w:eastAsia="SimSun" w:cs="Arial Narrow"/>
                <w:sz w:val="22"/>
                <w:lang w:val="en-GB" w:eastAsia="zh-CN"/>
              </w:rPr>
            </w:pPr>
            <w:r w:rsidRPr="002850E3">
              <w:rPr>
                <w:rFonts w:hint="eastAsia" w:eastAsia="SimSun" w:cs="Arial Narrow"/>
                <w:sz w:val="22"/>
                <w:lang w:val="en-GB" w:eastAsia="zh-CN"/>
              </w:rPr>
              <w:t>消除速率常数</w:t>
            </w:r>
          </w:p>
        </w:tc>
        <w:tc>
          <w:tcPr>
            <w:tcW w:w="1752" w:type="pct"/>
          </w:tcPr>
          <w:p w:rsidRPr="002850E3" w:rsidR="00381C85" w:rsidP="00381C85" w:rsidRDefault="00381C85" w14:paraId="5B7CC1AC" w14:textId="77777777">
            <w:pPr>
              <w:spacing w:before="0" w:after="0"/>
              <w:rPr>
                <w:rFonts w:eastAsia="SimSun" w:cs="Arial Narrow"/>
                <w:sz w:val="22"/>
                <w:lang w:val="en-GB" w:eastAsia="zh-CN"/>
              </w:rPr>
            </w:pPr>
            <w:r w:rsidRPr="002850E3">
              <w:rPr>
                <w:rFonts w:hint="eastAsia" w:eastAsia="SimSun" w:cs="Arial Narrow"/>
                <w:sz w:val="22"/>
                <w:lang w:val="fr-FR" w:eastAsia="zh-CN"/>
              </w:rPr>
              <w:t>血药浓度</w:t>
            </w:r>
            <w:r w:rsidRPr="002850E3">
              <w:rPr>
                <w:rFonts w:hint="eastAsia" w:eastAsia="SimSun" w:cs="Arial Narrow"/>
                <w:sz w:val="22"/>
                <w:lang w:val="fr-FR" w:eastAsia="zh-CN"/>
              </w:rPr>
              <w:t>-</w:t>
            </w:r>
            <w:r w:rsidRPr="002850E3">
              <w:rPr>
                <w:rFonts w:hint="eastAsia" w:eastAsia="SimSun" w:cs="Arial Narrow"/>
                <w:sz w:val="22"/>
                <w:lang w:val="fr-FR" w:eastAsia="zh-CN"/>
              </w:rPr>
              <w:t>时间</w:t>
            </w:r>
            <w:r w:rsidRPr="002850E3">
              <w:rPr>
                <w:rFonts w:eastAsia="SimSun" w:cs="Arial Narrow"/>
                <w:sz w:val="22"/>
                <w:lang w:val="fr-FR" w:eastAsia="zh-CN"/>
              </w:rPr>
              <w:t>曲线末端进行对数转换后进行线性回归计算所得的斜率</w:t>
            </w:r>
          </w:p>
        </w:tc>
      </w:tr>
    </w:tbl>
    <w:p w:rsidRPr="007E6FF6" w:rsidR="0073791B" w:rsidP="0073791B" w:rsidRDefault="0073791B" w14:paraId="4F5792F1" w14:textId="77777777">
      <w:pPr>
        <w:pStyle w:val="captiontable"/>
        <w:numPr>
          <w:ilvl w:val="2"/>
          <w:numId w:val="20"/>
        </w:numPr>
        <w:spacing w:before="120" w:after="120"/>
        <w:rPr>
          <w:rStyle w:val="CPTVariable"/>
        </w:rPr>
      </w:pPr>
      <w:bookmarkStart w:name="_Ref171609528" w:id="559"/>
      <w:proofErr w:type="spellStart"/>
      <w:r w:rsidRPr="007E6FF6">
        <w:rPr>
          <w:rStyle w:val="CPTVariable"/>
        </w:rPr>
        <w:t>药代动力学诊断参数</w:t>
      </w:r>
      <w:bookmarkEnd w:id="559"/>
      <w:proofErr w:type="spellEnd"/>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10"/>
        <w:gridCol w:w="7940"/>
      </w:tblGrid>
      <w:tr w:rsidRPr="002850E3" w:rsidR="0073791B" w:rsidTr="001F0FCE" w14:paraId="5968375B" w14:textId="77777777">
        <w:trPr>
          <w:trHeight w:val="348"/>
        </w:trPr>
        <w:tc>
          <w:tcPr>
            <w:tcW w:w="754" w:type="pct"/>
            <w:tcBorders>
              <w:bottom w:val="single" w:color="auto" w:sz="4" w:space="0"/>
            </w:tcBorders>
            <w:shd w:val="clear" w:color="auto" w:fill="F2F2F2"/>
          </w:tcPr>
          <w:p w:rsidRPr="002850E3" w:rsidR="0073791B" w:rsidP="001F0FCE" w:rsidRDefault="0073791B" w14:paraId="6DAD07AE" w14:textId="77777777">
            <w:pPr>
              <w:spacing w:before="0" w:after="0"/>
              <w:rPr>
                <w:rFonts w:eastAsia="SimSun" w:cs="Arial Narrow"/>
                <w:sz w:val="22"/>
                <w:lang w:val="en-GB" w:eastAsia="zh-CN"/>
              </w:rPr>
            </w:pPr>
            <w:r w:rsidRPr="002850E3">
              <w:rPr>
                <w:rFonts w:hint="eastAsia" w:eastAsia="SimSun" w:cs="Arial Narrow"/>
                <w:b/>
                <w:sz w:val="22"/>
                <w:lang w:val="en-GB" w:eastAsia="zh-CN"/>
              </w:rPr>
              <w:t>参数</w:t>
            </w:r>
          </w:p>
        </w:tc>
        <w:tc>
          <w:tcPr>
            <w:tcW w:w="4246" w:type="pct"/>
            <w:tcBorders>
              <w:bottom w:val="single" w:color="auto" w:sz="4" w:space="0"/>
            </w:tcBorders>
            <w:shd w:val="clear" w:color="auto" w:fill="F2F2F2"/>
          </w:tcPr>
          <w:p w:rsidRPr="002850E3" w:rsidR="0073791B" w:rsidP="001F0FCE" w:rsidRDefault="0073791B" w14:paraId="220CA024" w14:textId="77777777">
            <w:pPr>
              <w:spacing w:before="0" w:after="0"/>
              <w:rPr>
                <w:rFonts w:eastAsia="SimSun" w:cs="Arial Narrow"/>
                <w:sz w:val="22"/>
                <w:lang w:val="en-GB" w:eastAsia="zh-CN"/>
              </w:rPr>
            </w:pPr>
            <w:r w:rsidRPr="002850E3">
              <w:rPr>
                <w:rFonts w:hint="eastAsia" w:eastAsia="SimSun" w:cs="Arial Narrow"/>
                <w:b/>
                <w:sz w:val="22"/>
                <w:lang w:val="en-GB" w:eastAsia="zh-CN"/>
              </w:rPr>
              <w:t>参数描述</w:t>
            </w:r>
          </w:p>
        </w:tc>
      </w:tr>
      <w:tr w:rsidRPr="002850E3" w:rsidR="0073791B" w:rsidTr="001F0FCE" w14:paraId="11AA4322" w14:textId="77777777">
        <w:trPr>
          <w:trHeight w:val="331"/>
        </w:trPr>
        <w:tc>
          <w:tcPr>
            <w:tcW w:w="754" w:type="pct"/>
          </w:tcPr>
          <w:p w:rsidRPr="002850E3" w:rsidR="0073791B" w:rsidP="001F0FCE" w:rsidRDefault="0073791B" w14:paraId="0E207355" w14:textId="77777777">
            <w:pPr>
              <w:spacing w:before="0" w:after="0"/>
              <w:rPr>
                <w:rFonts w:eastAsia="SimSun" w:cs="Arial Narrow"/>
                <w:sz w:val="22"/>
                <w:vertAlign w:val="superscript"/>
                <w:lang w:val="en-GB"/>
              </w:rPr>
            </w:pPr>
            <w:proofErr w:type="spellStart"/>
            <w:r w:rsidRPr="002850E3">
              <w:rPr>
                <w:rFonts w:hint="eastAsia" w:eastAsia="SimSun" w:cs="Arial Narrow"/>
                <w:sz w:val="22"/>
                <w:lang w:val="en-GB" w:eastAsia="zh-CN"/>
              </w:rPr>
              <w:t>N</w:t>
            </w:r>
            <w:r w:rsidRPr="002850E3">
              <w:rPr>
                <w:rFonts w:hint="eastAsia" w:eastAsia="SimSun" w:cs="Arial Narrow"/>
                <w:sz w:val="22"/>
                <w:vertAlign w:val="subscript"/>
                <w:lang w:val="en-GB" w:eastAsia="zh-CN"/>
              </w:rPr>
              <w:t>pt</w:t>
            </w:r>
            <w:proofErr w:type="spellEnd"/>
          </w:p>
        </w:tc>
        <w:tc>
          <w:tcPr>
            <w:tcW w:w="4246" w:type="pct"/>
          </w:tcPr>
          <w:p w:rsidRPr="002850E3" w:rsidR="0073791B" w:rsidP="001F0FCE" w:rsidRDefault="0073791B" w14:paraId="0DF52C1E" w14:textId="77777777">
            <w:pPr>
              <w:spacing w:before="0" w:after="0"/>
              <w:rPr>
                <w:rFonts w:eastAsia="SimSun" w:cs="Arial Narrow"/>
                <w:sz w:val="22"/>
                <w:lang w:val="en-GB" w:eastAsia="zh-CN"/>
              </w:rPr>
            </w:pPr>
            <w:r w:rsidRPr="002850E3">
              <w:rPr>
                <w:rFonts w:hint="eastAsia" w:eastAsia="SimSun" w:cs="Arial Narrow"/>
                <w:sz w:val="22"/>
                <w:lang w:val="en-GB" w:eastAsia="zh-CN"/>
              </w:rPr>
              <w:t>参</w:t>
            </w:r>
            <w:r>
              <w:rPr>
                <w:rFonts w:hint="eastAsia" w:eastAsia="SimSun" w:cs="Arial Narrow"/>
                <w:sz w:val="22"/>
                <w:lang w:val="en-GB" w:eastAsia="zh-CN"/>
              </w:rPr>
              <w:t>与</w:t>
            </w:r>
            <w:r w:rsidRPr="002850E3">
              <w:rPr>
                <w:rFonts w:hint="eastAsia" w:eastAsia="SimSun" w:cs="Arial Narrow"/>
                <w:sz w:val="22"/>
                <w:lang w:val="en-GB" w:eastAsia="zh-CN"/>
              </w:rPr>
              <w:t>回归计算的数据点数，至少包括</w:t>
            </w:r>
            <w:r w:rsidRPr="002850E3">
              <w:rPr>
                <w:rFonts w:hint="eastAsia" w:eastAsia="SimSun" w:cs="Arial Narrow"/>
                <w:sz w:val="22"/>
                <w:lang w:val="en-GB" w:eastAsia="zh-CN"/>
              </w:rPr>
              <w:t xml:space="preserve">3 </w:t>
            </w:r>
            <w:r w:rsidRPr="002850E3">
              <w:rPr>
                <w:rFonts w:hint="eastAsia" w:eastAsia="SimSun" w:cs="Arial Narrow"/>
                <w:sz w:val="22"/>
                <w:lang w:val="en-GB" w:eastAsia="zh-CN"/>
              </w:rPr>
              <w:t>个数据点，不包括</w:t>
            </w:r>
            <w:r w:rsidRPr="002850E3">
              <w:rPr>
                <w:rFonts w:hint="eastAsia" w:eastAsia="SimSun" w:cs="Arial Narrow"/>
                <w:sz w:val="22"/>
                <w:lang w:val="en-GB" w:eastAsia="zh-CN"/>
              </w:rPr>
              <w:t>C</w:t>
            </w:r>
            <w:r w:rsidRPr="002850E3">
              <w:rPr>
                <w:rFonts w:eastAsia="SimSun" w:cs="Arial Narrow"/>
                <w:sz w:val="22"/>
                <w:vertAlign w:val="subscript"/>
                <w:lang w:val="en-GB" w:eastAsia="zh-CN"/>
              </w:rPr>
              <w:t>max</w:t>
            </w:r>
            <w:r w:rsidRPr="002850E3">
              <w:rPr>
                <w:rFonts w:hint="eastAsia" w:eastAsia="SimSun" w:cs="Arial Narrow"/>
                <w:sz w:val="22"/>
                <w:lang w:val="en-GB" w:eastAsia="zh-CN"/>
              </w:rPr>
              <w:t xml:space="preserve"> </w:t>
            </w:r>
            <w:r w:rsidRPr="002850E3">
              <w:rPr>
                <w:rFonts w:hint="eastAsia" w:eastAsia="SimSun" w:cs="Arial Narrow"/>
                <w:sz w:val="22"/>
                <w:lang w:val="en-GB" w:eastAsia="zh-CN"/>
              </w:rPr>
              <w:t>或</w:t>
            </w:r>
            <w:proofErr w:type="spellStart"/>
            <w:r w:rsidRPr="002850E3">
              <w:rPr>
                <w:rFonts w:hint="eastAsia" w:eastAsia="SimSun" w:cs="Arial Narrow"/>
                <w:sz w:val="22"/>
                <w:lang w:val="en-GB" w:eastAsia="zh-CN"/>
              </w:rPr>
              <w:t>C</w:t>
            </w:r>
            <w:r w:rsidRPr="002850E3">
              <w:rPr>
                <w:rFonts w:eastAsia="SimSun" w:cs="Arial Narrow"/>
                <w:sz w:val="22"/>
                <w:vertAlign w:val="subscript"/>
                <w:lang w:val="en-GB" w:eastAsia="zh-CN"/>
              </w:rPr>
              <w:t>max,</w:t>
            </w:r>
            <w:r>
              <w:rPr>
                <w:rFonts w:hint="eastAsia" w:eastAsia="SimSun" w:cs="Arial Narrow"/>
                <w:sz w:val="22"/>
                <w:vertAlign w:val="subscript"/>
                <w:lang w:val="en-GB" w:eastAsia="zh-CN"/>
              </w:rPr>
              <w:t>ss</w:t>
            </w:r>
            <w:proofErr w:type="spellEnd"/>
            <w:r w:rsidRPr="002850E3">
              <w:rPr>
                <w:rFonts w:hint="eastAsia" w:eastAsia="SimSun" w:cs="Arial Narrow"/>
                <w:sz w:val="22"/>
                <w:lang w:val="en-GB" w:eastAsia="zh-CN"/>
              </w:rPr>
              <w:t>。若小于</w:t>
            </w:r>
            <w:r w:rsidRPr="002850E3">
              <w:rPr>
                <w:rFonts w:hint="eastAsia" w:eastAsia="SimSun" w:cs="Arial Narrow"/>
                <w:sz w:val="22"/>
                <w:lang w:val="en-GB" w:eastAsia="zh-CN"/>
              </w:rPr>
              <w:t>3</w:t>
            </w:r>
            <w:r w:rsidRPr="002850E3">
              <w:rPr>
                <w:rFonts w:hint="eastAsia" w:eastAsia="SimSun" w:cs="Arial Narrow"/>
                <w:sz w:val="22"/>
                <w:lang w:val="en-GB" w:eastAsia="zh-CN"/>
              </w:rPr>
              <w:t>个数据点，</w:t>
            </w:r>
            <w:proofErr w:type="spellStart"/>
            <w:r w:rsidRPr="002850E3">
              <w:rPr>
                <w:rFonts w:eastAsia="SimSun" w:cs="Times New Roman"/>
                <w:sz w:val="22"/>
                <w:lang w:val="en-GB" w:eastAsia="zh-CN"/>
              </w:rPr>
              <w:t>λ</w:t>
            </w:r>
            <w:r w:rsidRPr="002850E3">
              <w:rPr>
                <w:rFonts w:hint="eastAsia" w:eastAsia="SimSun" w:cs="Times New Roman"/>
                <w:sz w:val="22"/>
                <w:vertAlign w:val="subscript"/>
                <w:lang w:val="en-GB" w:eastAsia="zh-CN"/>
              </w:rPr>
              <w:t>z</w:t>
            </w:r>
            <w:proofErr w:type="spellEnd"/>
            <w:r w:rsidRPr="002850E3">
              <w:rPr>
                <w:rFonts w:hint="eastAsia" w:eastAsia="SimSun" w:cs="Times New Roman"/>
                <w:sz w:val="22"/>
                <w:lang w:val="en-GB" w:eastAsia="zh-CN"/>
              </w:rPr>
              <w:t>将无法被计算。</w:t>
            </w:r>
          </w:p>
        </w:tc>
      </w:tr>
      <w:tr w:rsidRPr="002850E3" w:rsidR="0073791B" w:rsidTr="001F0FCE" w14:paraId="6D6DEBA4" w14:textId="77777777">
        <w:trPr>
          <w:trHeight w:val="331"/>
        </w:trPr>
        <w:tc>
          <w:tcPr>
            <w:tcW w:w="754" w:type="pct"/>
          </w:tcPr>
          <w:p w:rsidR="0073791B" w:rsidP="001F0FCE" w:rsidRDefault="0073791B" w14:paraId="4BDE26B9" w14:textId="77777777">
            <w:pPr>
              <w:spacing w:before="0" w:after="0"/>
              <w:jc w:val="both"/>
              <w:rPr>
                <w:rFonts w:eastAsia="SimSun" w:cs="Arial Narrow"/>
                <w:sz w:val="22"/>
                <w:lang w:val="en-GB" w:eastAsia="zh-CN"/>
              </w:rPr>
            </w:pPr>
            <w:proofErr w:type="spellStart"/>
            <w:r w:rsidRPr="0055444C">
              <w:rPr>
                <w:rFonts w:cs="Times New Roman"/>
                <w:sz w:val="22"/>
                <w:lang w:eastAsia="zh-CN"/>
              </w:rPr>
              <w:t>λ</w:t>
            </w:r>
            <w:r w:rsidRPr="0055444C">
              <w:rPr>
                <w:rFonts w:cs="Times New Roman"/>
                <w:sz w:val="22"/>
                <w:vertAlign w:val="subscript"/>
                <w:lang w:eastAsia="zh-CN"/>
              </w:rPr>
              <w:t>z</w:t>
            </w:r>
            <w:r w:rsidRPr="0055444C">
              <w:rPr>
                <w:rFonts w:cs="Times New Roman"/>
                <w:sz w:val="22"/>
                <w:lang w:eastAsia="zh-CN"/>
              </w:rPr>
              <w:t>_lower</w:t>
            </w:r>
            <w:proofErr w:type="spellEnd"/>
          </w:p>
        </w:tc>
        <w:tc>
          <w:tcPr>
            <w:tcW w:w="4246" w:type="pct"/>
          </w:tcPr>
          <w:p w:rsidR="0073791B" w:rsidP="001F0FCE" w:rsidRDefault="0073791B" w14:paraId="248069F7" w14:textId="77777777">
            <w:pPr>
              <w:spacing w:before="0" w:after="0"/>
              <w:rPr>
                <w:rFonts w:eastAsia="SimSun" w:cs="Arial Narrow"/>
                <w:sz w:val="22"/>
                <w:lang w:val="en-GB" w:eastAsia="zh-CN"/>
              </w:rPr>
            </w:pPr>
            <w:r w:rsidRPr="0055444C">
              <w:rPr>
                <w:rFonts w:cs="Times New Roman"/>
                <w:sz w:val="22"/>
                <w:lang w:eastAsia="zh-CN"/>
              </w:rPr>
              <w:t>参</w:t>
            </w:r>
            <w:r>
              <w:rPr>
                <w:rFonts w:hint="eastAsia" w:cs="Times New Roman"/>
                <w:sz w:val="22"/>
                <w:lang w:eastAsia="zh-CN"/>
              </w:rPr>
              <w:t>与</w:t>
            </w:r>
            <w:r w:rsidRPr="0055444C">
              <w:rPr>
                <w:rFonts w:cs="Times New Roman"/>
                <w:sz w:val="22"/>
                <w:lang w:eastAsia="zh-CN"/>
              </w:rPr>
              <w:t>回归计算的时间数据区间最小值。</w:t>
            </w:r>
          </w:p>
        </w:tc>
      </w:tr>
      <w:tr w:rsidRPr="002850E3" w:rsidR="0073791B" w:rsidTr="001F0FCE" w14:paraId="70737A67" w14:textId="77777777">
        <w:tc>
          <w:tcPr>
            <w:tcW w:w="754" w:type="pct"/>
          </w:tcPr>
          <w:p w:rsidRPr="002850E3" w:rsidR="0073791B" w:rsidP="001F0FCE" w:rsidRDefault="0073791B" w14:paraId="2CF5D449" w14:textId="77777777">
            <w:pPr>
              <w:spacing w:before="0" w:after="0"/>
              <w:rPr>
                <w:rFonts w:eastAsia="SimSun" w:cs="Arial Narrow"/>
                <w:sz w:val="22"/>
                <w:lang w:val="en-GB" w:eastAsia="zh-CN"/>
              </w:rPr>
            </w:pPr>
            <w:proofErr w:type="spellStart"/>
            <w:r w:rsidRPr="0055444C">
              <w:rPr>
                <w:rFonts w:cs="Times New Roman"/>
                <w:sz w:val="22"/>
                <w:lang w:eastAsia="zh-CN"/>
              </w:rPr>
              <w:t>λ</w:t>
            </w:r>
            <w:r w:rsidRPr="0055444C">
              <w:rPr>
                <w:rFonts w:cs="Times New Roman"/>
                <w:sz w:val="22"/>
                <w:vertAlign w:val="subscript"/>
                <w:lang w:eastAsia="zh-CN"/>
              </w:rPr>
              <w:t>z</w:t>
            </w:r>
            <w:r w:rsidRPr="0055444C">
              <w:rPr>
                <w:rFonts w:cs="Times New Roman"/>
                <w:sz w:val="22"/>
                <w:lang w:eastAsia="zh-CN"/>
              </w:rPr>
              <w:t>_upper</w:t>
            </w:r>
            <w:proofErr w:type="spellEnd"/>
          </w:p>
        </w:tc>
        <w:tc>
          <w:tcPr>
            <w:tcW w:w="4246" w:type="pct"/>
          </w:tcPr>
          <w:p w:rsidRPr="002850E3" w:rsidR="0073791B" w:rsidP="001F0FCE" w:rsidRDefault="0073791B" w14:paraId="6DDDC8F6" w14:textId="77777777">
            <w:pPr>
              <w:spacing w:before="0" w:after="0"/>
              <w:rPr>
                <w:rFonts w:eastAsia="SimSun" w:cs="Arial Narrow"/>
                <w:sz w:val="22"/>
                <w:lang w:val="en-GB" w:eastAsia="zh-CN"/>
              </w:rPr>
            </w:pPr>
            <w:r w:rsidRPr="0055444C">
              <w:rPr>
                <w:rFonts w:cs="Times New Roman"/>
                <w:sz w:val="22"/>
                <w:lang w:eastAsia="zh-CN"/>
              </w:rPr>
              <w:t>参</w:t>
            </w:r>
            <w:r>
              <w:rPr>
                <w:rFonts w:hint="eastAsia" w:cs="Times New Roman"/>
                <w:sz w:val="22"/>
                <w:lang w:eastAsia="zh-CN"/>
              </w:rPr>
              <w:t>与</w:t>
            </w:r>
            <w:r w:rsidRPr="0055444C">
              <w:rPr>
                <w:rFonts w:cs="Times New Roman"/>
                <w:sz w:val="22"/>
                <w:lang w:eastAsia="zh-CN"/>
              </w:rPr>
              <w:t>回归计算的时间数据区间最大值。</w:t>
            </w:r>
          </w:p>
        </w:tc>
      </w:tr>
      <w:tr w:rsidRPr="002850E3" w:rsidR="0073791B" w:rsidTr="001F0FCE" w14:paraId="2943ECE5" w14:textId="77777777">
        <w:tc>
          <w:tcPr>
            <w:tcW w:w="754" w:type="pct"/>
          </w:tcPr>
          <w:p w:rsidRPr="0055444C" w:rsidR="0073791B" w:rsidP="001F0FCE" w:rsidRDefault="0073791B" w14:paraId="192BB722" w14:textId="77777777">
            <w:pPr>
              <w:spacing w:before="0" w:after="0"/>
              <w:rPr>
                <w:rFonts w:cs="Times New Roman"/>
                <w:sz w:val="22"/>
                <w:lang w:eastAsia="zh-CN"/>
              </w:rPr>
            </w:pPr>
            <w:proofErr w:type="spellStart"/>
            <w:proofErr w:type="gramStart"/>
            <w:r w:rsidRPr="0055444C">
              <w:rPr>
                <w:rFonts w:cs="Times New Roman"/>
                <w:sz w:val="22"/>
                <w:lang w:eastAsia="zh-CN"/>
              </w:rPr>
              <w:t>R</w:t>
            </w:r>
            <w:r w:rsidRPr="0055444C">
              <w:rPr>
                <w:rFonts w:cs="Times New Roman"/>
                <w:sz w:val="22"/>
                <w:vertAlign w:val="subscript"/>
                <w:lang w:eastAsia="zh-CN"/>
              </w:rPr>
              <w:t>sq</w:t>
            </w:r>
            <w:r>
              <w:rPr>
                <w:rFonts w:hint="eastAsia" w:cs="Times New Roman"/>
                <w:sz w:val="22"/>
                <w:vertAlign w:val="subscript"/>
                <w:lang w:eastAsia="zh-CN"/>
              </w:rPr>
              <w:t>,adj</w:t>
            </w:r>
            <w:proofErr w:type="spellEnd"/>
            <w:proofErr w:type="gramEnd"/>
          </w:p>
        </w:tc>
        <w:tc>
          <w:tcPr>
            <w:tcW w:w="4246" w:type="pct"/>
          </w:tcPr>
          <w:p w:rsidRPr="0055444C" w:rsidR="0073791B" w:rsidP="001F0FCE" w:rsidRDefault="0073791B" w14:paraId="3D1D549D" w14:textId="77777777">
            <w:pPr>
              <w:spacing w:before="0" w:after="0"/>
              <w:rPr>
                <w:rFonts w:cs="Times New Roman"/>
                <w:sz w:val="22"/>
                <w:lang w:eastAsia="zh-CN"/>
              </w:rPr>
            </w:pPr>
            <w:r w:rsidRPr="0055444C">
              <w:rPr>
                <w:rFonts w:cs="Times New Roman"/>
                <w:sz w:val="22"/>
                <w:lang w:eastAsia="zh-CN"/>
              </w:rPr>
              <w:t>调整后的相关系数。</w:t>
            </w:r>
            <w:r>
              <w:rPr>
                <w:rFonts w:hint="eastAsia"/>
                <w:sz w:val="22"/>
                <w:lang w:eastAsia="zh-CN"/>
              </w:rPr>
              <w:t>如果</w:t>
            </w:r>
            <w:proofErr w:type="spellStart"/>
            <w:r w:rsidRPr="008E1905">
              <w:rPr>
                <w:rFonts w:hint="eastAsia"/>
                <w:sz w:val="22"/>
                <w:lang w:eastAsia="zh-CN"/>
              </w:rPr>
              <w:t>R</w:t>
            </w:r>
            <w:r w:rsidRPr="008E1905">
              <w:rPr>
                <w:rFonts w:hint="eastAsia"/>
                <w:sz w:val="22"/>
                <w:vertAlign w:val="subscript"/>
                <w:lang w:eastAsia="zh-CN"/>
              </w:rPr>
              <w:t>sq</w:t>
            </w:r>
            <w:r w:rsidRPr="008E1905">
              <w:rPr>
                <w:sz w:val="22"/>
                <w:vertAlign w:val="subscript"/>
                <w:lang w:eastAsia="zh-CN"/>
              </w:rPr>
              <w:t>,adj</w:t>
            </w:r>
            <w:proofErr w:type="spellEnd"/>
            <w:r w:rsidRPr="008E1905">
              <w:rPr>
                <w:sz w:val="22"/>
                <w:vertAlign w:val="subscript"/>
                <w:lang w:eastAsia="zh-CN"/>
              </w:rPr>
              <w:t xml:space="preserve"> </w:t>
            </w:r>
            <w:r w:rsidRPr="008E1905">
              <w:rPr>
                <w:rFonts w:hint="eastAsia"/>
                <w:sz w:val="22"/>
                <w:lang w:eastAsia="zh-CN"/>
              </w:rPr>
              <w:t>&lt;0.800</w:t>
            </w:r>
            <w:r>
              <w:rPr>
                <w:rFonts w:hint="eastAsia"/>
                <w:sz w:val="22"/>
                <w:lang w:eastAsia="zh-CN"/>
              </w:rPr>
              <w:t>，</w:t>
            </w:r>
            <w:proofErr w:type="spellStart"/>
            <w:r w:rsidRPr="008E1905">
              <w:rPr>
                <w:rFonts w:cs="Times New Roman"/>
                <w:sz w:val="22"/>
                <w:lang w:eastAsia="zh-CN"/>
              </w:rPr>
              <w:t>λ</w:t>
            </w:r>
            <w:r w:rsidRPr="008E1905">
              <w:rPr>
                <w:rFonts w:hint="eastAsia" w:cs="Times New Roman"/>
                <w:sz w:val="22"/>
                <w:vertAlign w:val="subscript"/>
                <w:lang w:eastAsia="zh-CN"/>
              </w:rPr>
              <w:t>z</w:t>
            </w:r>
            <w:proofErr w:type="spellEnd"/>
            <w:r w:rsidRPr="008E1905">
              <w:rPr>
                <w:rFonts w:hint="eastAsia"/>
                <w:sz w:val="22"/>
                <w:lang w:eastAsia="zh-CN"/>
              </w:rPr>
              <w:t>被认为不可靠。进而</w:t>
            </w:r>
            <w:r w:rsidRPr="008E1905">
              <w:rPr>
                <w:rFonts w:hint="eastAsia"/>
                <w:sz w:val="22"/>
                <w:lang w:eastAsia="zh-CN"/>
              </w:rPr>
              <w:t>t</w:t>
            </w:r>
            <w:r w:rsidRPr="008E1905">
              <w:rPr>
                <w:sz w:val="22"/>
                <w:vertAlign w:val="subscript"/>
                <w:lang w:eastAsia="zh-CN"/>
              </w:rPr>
              <w:t>1/2</w:t>
            </w:r>
            <w:r w:rsidRPr="008E1905">
              <w:rPr>
                <w:rFonts w:hint="eastAsia"/>
                <w:sz w:val="22"/>
                <w:lang w:eastAsia="zh-CN"/>
              </w:rPr>
              <w:t>、</w:t>
            </w:r>
            <w:r w:rsidRPr="008E1905">
              <w:rPr>
                <w:rFonts w:hint="eastAsia"/>
                <w:sz w:val="22"/>
                <w:lang w:eastAsia="zh-CN"/>
              </w:rPr>
              <w:t>AUC</w:t>
            </w:r>
            <w:r w:rsidRPr="008E1905">
              <w:rPr>
                <w:sz w:val="22"/>
                <w:vertAlign w:val="subscript"/>
                <w:lang w:eastAsia="zh-CN"/>
              </w:rPr>
              <w:t>0- inf</w:t>
            </w:r>
            <w:r w:rsidRPr="008E1905">
              <w:rPr>
                <w:rFonts w:hint="eastAsia"/>
                <w:sz w:val="22"/>
                <w:lang w:eastAsia="zh-CN"/>
              </w:rPr>
              <w:t>、</w:t>
            </w:r>
            <w:r w:rsidRPr="008E1905">
              <w:rPr>
                <w:rFonts w:hint="eastAsia"/>
                <w:sz w:val="22"/>
                <w:lang w:eastAsia="zh-CN"/>
              </w:rPr>
              <w:t>CL</w:t>
            </w:r>
            <w:r w:rsidRPr="008E1905">
              <w:rPr>
                <w:rFonts w:hint="eastAsia"/>
                <w:sz w:val="22"/>
                <w:lang w:eastAsia="zh-CN"/>
              </w:rPr>
              <w:t>、</w:t>
            </w:r>
            <w:proofErr w:type="spellStart"/>
            <w:r w:rsidRPr="008E1905">
              <w:rPr>
                <w:rFonts w:hint="eastAsia"/>
                <w:sz w:val="22"/>
                <w:lang w:eastAsia="zh-CN"/>
              </w:rPr>
              <w:t>V</w:t>
            </w:r>
            <w:r w:rsidRPr="008E1905">
              <w:rPr>
                <w:sz w:val="22"/>
                <w:vertAlign w:val="subscript"/>
                <w:lang w:eastAsia="zh-CN"/>
              </w:rPr>
              <w:t>z</w:t>
            </w:r>
            <w:proofErr w:type="spellEnd"/>
            <w:r w:rsidRPr="008E1905">
              <w:rPr>
                <w:rFonts w:hint="eastAsia"/>
                <w:sz w:val="22"/>
                <w:lang w:eastAsia="zh-CN"/>
              </w:rPr>
              <w:t>也被认为不可靠。</w:t>
            </w:r>
          </w:p>
        </w:tc>
      </w:tr>
      <w:tr w:rsidRPr="002850E3" w:rsidR="0073791B" w:rsidTr="001F0FCE" w14:paraId="34D539AC" w14:textId="77777777">
        <w:tc>
          <w:tcPr>
            <w:tcW w:w="754" w:type="pct"/>
          </w:tcPr>
          <w:p w:rsidRPr="002850E3" w:rsidR="0073791B" w:rsidP="001F0FCE" w:rsidRDefault="0073791B" w14:paraId="2DE3C936" w14:textId="77777777">
            <w:pPr>
              <w:spacing w:before="0" w:after="0"/>
              <w:rPr>
                <w:rFonts w:eastAsia="SimSun" w:cs="Arial Narrow"/>
                <w:sz w:val="22"/>
                <w:vertAlign w:val="superscript"/>
                <w:lang w:val="en-GB" w:eastAsia="zh-CN"/>
              </w:rPr>
            </w:pPr>
            <w:r w:rsidRPr="002850E3">
              <w:rPr>
                <w:rFonts w:eastAsia="SimSun" w:cs="Arial Narrow"/>
                <w:sz w:val="22"/>
                <w:lang w:val="en-GB" w:eastAsia="zh-CN"/>
              </w:rPr>
              <w:t>%</w:t>
            </w:r>
            <w:proofErr w:type="spellStart"/>
            <w:r w:rsidRPr="002850E3">
              <w:rPr>
                <w:rFonts w:eastAsia="SimSun" w:cs="Arial Narrow"/>
                <w:sz w:val="22"/>
                <w:lang w:val="en-GB" w:eastAsia="zh-CN"/>
              </w:rPr>
              <w:t>AUC</w:t>
            </w:r>
            <w:r w:rsidRPr="002850E3">
              <w:rPr>
                <w:rFonts w:eastAsia="SimSun" w:cs="Arial Narrow"/>
                <w:sz w:val="22"/>
                <w:vertAlign w:val="subscript"/>
                <w:lang w:val="en-GB" w:eastAsia="zh-CN"/>
              </w:rPr>
              <w:t>ex</w:t>
            </w:r>
            <w:proofErr w:type="spellEnd"/>
          </w:p>
        </w:tc>
        <w:tc>
          <w:tcPr>
            <w:tcW w:w="4246" w:type="pct"/>
          </w:tcPr>
          <w:p w:rsidRPr="002850E3" w:rsidR="0073791B" w:rsidP="001F0FCE" w:rsidRDefault="0073791B" w14:paraId="16AAE30D" w14:textId="77777777">
            <w:pPr>
              <w:spacing w:before="0" w:after="0"/>
              <w:rPr>
                <w:rFonts w:eastAsia="SimSun" w:cs="Arial Narrow"/>
                <w:sz w:val="22"/>
                <w:lang w:val="en-GB" w:eastAsia="zh-CN"/>
              </w:rPr>
            </w:pPr>
            <w:r w:rsidRPr="002850E3">
              <w:rPr>
                <w:rFonts w:hint="eastAsia" w:eastAsia="SimSun" w:cs="Arial Narrow"/>
                <w:sz w:val="22"/>
                <w:lang w:val="en-GB" w:eastAsia="zh-CN"/>
              </w:rPr>
              <w:t>AUC</w:t>
            </w:r>
            <w:r w:rsidRPr="002850E3">
              <w:rPr>
                <w:rFonts w:eastAsia="SimSun" w:cs="Arial Narrow"/>
                <w:sz w:val="22"/>
                <w:vertAlign w:val="subscript"/>
                <w:lang w:val="en-GB" w:eastAsia="zh-CN"/>
              </w:rPr>
              <w:t>0-inf</w:t>
            </w:r>
            <w:r w:rsidRPr="002850E3">
              <w:rPr>
                <w:rFonts w:hint="eastAsia" w:eastAsia="SimSun" w:cs="Arial Narrow"/>
                <w:sz w:val="22"/>
                <w:lang w:val="en-GB" w:eastAsia="zh-CN"/>
              </w:rPr>
              <w:t>外推部分百分比，如果</w:t>
            </w:r>
            <w:r w:rsidRPr="002850E3">
              <w:rPr>
                <w:rFonts w:eastAsia="SimSun" w:cs="Arial Narrow"/>
                <w:sz w:val="22"/>
                <w:lang w:val="en-GB" w:eastAsia="zh-CN"/>
              </w:rPr>
              <w:t>%</w:t>
            </w:r>
            <w:proofErr w:type="spellStart"/>
            <w:r w:rsidRPr="002850E3">
              <w:rPr>
                <w:rFonts w:eastAsia="SimSun" w:cs="Arial Narrow"/>
                <w:sz w:val="22"/>
                <w:lang w:val="en-GB" w:eastAsia="zh-CN"/>
              </w:rPr>
              <w:t>AUC</w:t>
            </w:r>
            <w:r w:rsidRPr="002850E3">
              <w:rPr>
                <w:rFonts w:eastAsia="SimSun" w:cs="Arial Narrow"/>
                <w:sz w:val="22"/>
                <w:vertAlign w:val="subscript"/>
                <w:lang w:val="en-GB" w:eastAsia="zh-CN"/>
              </w:rPr>
              <w:t>ex</w:t>
            </w:r>
            <w:proofErr w:type="spellEnd"/>
            <w:r w:rsidRPr="002850E3">
              <w:rPr>
                <w:rFonts w:hint="eastAsia" w:eastAsia="SimSun" w:cs="Arial Narrow"/>
                <w:sz w:val="22"/>
                <w:lang w:val="en-GB" w:eastAsia="zh-CN"/>
              </w:rPr>
              <w:t>&gt;30%</w:t>
            </w:r>
            <w:r>
              <w:rPr>
                <w:rFonts w:hint="eastAsia" w:eastAsia="SimSun" w:cs="Arial Narrow"/>
                <w:sz w:val="22"/>
                <w:lang w:val="en-GB" w:eastAsia="zh-CN"/>
              </w:rPr>
              <w:t>，</w:t>
            </w:r>
            <w:r w:rsidRPr="002850E3">
              <w:rPr>
                <w:rFonts w:hint="eastAsia" w:eastAsia="SimSun" w:cs="Arial Narrow"/>
                <w:sz w:val="22"/>
                <w:lang w:val="en-GB" w:eastAsia="zh-CN"/>
              </w:rPr>
              <w:t>AUC</w:t>
            </w:r>
            <w:r w:rsidRPr="002850E3">
              <w:rPr>
                <w:rFonts w:hint="eastAsia" w:eastAsia="SimSun" w:cs="Arial Narrow"/>
                <w:sz w:val="22"/>
                <w:vertAlign w:val="subscript"/>
                <w:lang w:val="en-GB" w:eastAsia="zh-CN"/>
              </w:rPr>
              <w:t xml:space="preserve">0-inf </w:t>
            </w:r>
            <w:r w:rsidRPr="002850E3">
              <w:rPr>
                <w:rFonts w:hint="eastAsia" w:eastAsia="SimSun" w:cs="Arial Narrow"/>
                <w:sz w:val="22"/>
                <w:lang w:val="en-GB" w:eastAsia="zh-CN"/>
              </w:rPr>
              <w:t>被认为不可靠，进而</w:t>
            </w:r>
            <w:r w:rsidRPr="002850E3">
              <w:rPr>
                <w:rFonts w:hint="eastAsia" w:eastAsia="SimSun" w:cs="Arial Narrow"/>
                <w:sz w:val="22"/>
                <w:lang w:val="en-GB" w:eastAsia="zh-CN"/>
              </w:rPr>
              <w:t>AUC</w:t>
            </w:r>
            <w:r w:rsidRPr="002850E3">
              <w:rPr>
                <w:rFonts w:eastAsia="SimSun" w:cs="Arial Narrow"/>
                <w:sz w:val="22"/>
                <w:vertAlign w:val="subscript"/>
                <w:lang w:val="en-GB" w:eastAsia="zh-CN"/>
              </w:rPr>
              <w:t>0-inf</w:t>
            </w:r>
            <w:r w:rsidRPr="002850E3">
              <w:rPr>
                <w:rFonts w:hint="eastAsia" w:eastAsia="SimSun" w:cs="Arial Narrow"/>
                <w:sz w:val="22"/>
                <w:lang w:val="en-GB" w:eastAsia="zh-CN"/>
              </w:rPr>
              <w:t>、</w:t>
            </w:r>
            <w:r w:rsidRPr="002850E3">
              <w:rPr>
                <w:rFonts w:hint="eastAsia" w:eastAsia="SimSun" w:cs="Arial Narrow"/>
                <w:sz w:val="22"/>
                <w:lang w:val="en-GB" w:eastAsia="zh-CN"/>
              </w:rPr>
              <w:t>CL</w:t>
            </w:r>
            <w:r w:rsidRPr="002850E3">
              <w:rPr>
                <w:rFonts w:hint="eastAsia" w:eastAsia="SimSun" w:cs="Arial Narrow"/>
                <w:sz w:val="22"/>
                <w:lang w:val="en-GB" w:eastAsia="zh-CN"/>
              </w:rPr>
              <w:t>、</w:t>
            </w:r>
            <w:proofErr w:type="spellStart"/>
            <w:r w:rsidRPr="002850E3">
              <w:rPr>
                <w:rFonts w:hint="eastAsia" w:eastAsia="SimSun" w:cs="Arial Narrow"/>
                <w:sz w:val="22"/>
                <w:lang w:val="en-GB" w:eastAsia="zh-CN"/>
              </w:rPr>
              <w:t>V</w:t>
            </w:r>
            <w:r w:rsidRPr="002850E3">
              <w:rPr>
                <w:rFonts w:eastAsia="SimSun" w:cs="Arial Narrow"/>
                <w:sz w:val="22"/>
                <w:vertAlign w:val="subscript"/>
                <w:lang w:val="en-GB" w:eastAsia="zh-CN"/>
              </w:rPr>
              <w:t>z</w:t>
            </w:r>
            <w:proofErr w:type="spellEnd"/>
            <w:r w:rsidRPr="002850E3">
              <w:rPr>
                <w:rFonts w:hint="eastAsia" w:eastAsia="SimSun" w:cs="Arial Narrow"/>
                <w:sz w:val="22"/>
                <w:lang w:val="en-GB" w:eastAsia="zh-CN"/>
              </w:rPr>
              <w:t>也被认为不可靠。</w:t>
            </w:r>
          </w:p>
        </w:tc>
      </w:tr>
    </w:tbl>
    <w:p w:rsidR="00E536C5" w:rsidP="00E536C5" w:rsidRDefault="00E536C5" w14:paraId="2429559E" w14:textId="77777777">
      <w:pPr>
        <w:pStyle w:val="Heading2"/>
        <w:rPr>
          <w:rFonts w:hint="eastAsia"/>
          <w:lang w:eastAsia="zh-CN"/>
        </w:rPr>
      </w:pPr>
      <w:bookmarkStart w:name="_Toc201319937" w:id="560"/>
      <w:r>
        <w:rPr>
          <w:rStyle w:val="CPTVariable"/>
          <w:rFonts w:hint="eastAsia"/>
          <w:lang w:eastAsia="zh-CN"/>
        </w:rPr>
        <w:t>群体</w:t>
      </w:r>
      <w:r w:rsidRPr="00174C4E">
        <w:rPr>
          <w:rStyle w:val="CPTVariable"/>
          <w:rFonts w:hint="eastAsia"/>
          <w:lang w:eastAsia="zh-CN"/>
        </w:rPr>
        <w:t>药代动力学</w:t>
      </w:r>
      <w:r>
        <w:rPr>
          <w:rStyle w:val="CPTVariable"/>
          <w:rFonts w:hint="eastAsia"/>
          <w:lang w:eastAsia="zh-CN"/>
        </w:rPr>
        <w:t>和暴露</w:t>
      </w:r>
      <w:r>
        <w:rPr>
          <w:rStyle w:val="CPTVariable"/>
          <w:rFonts w:hint="eastAsia"/>
          <w:lang w:eastAsia="zh-CN"/>
        </w:rPr>
        <w:t>-</w:t>
      </w:r>
      <w:r>
        <w:rPr>
          <w:rStyle w:val="CPTVariable"/>
          <w:rFonts w:hint="eastAsia"/>
          <w:lang w:eastAsia="zh-CN"/>
        </w:rPr>
        <w:t>效应</w:t>
      </w:r>
      <w:r w:rsidRPr="00174C4E">
        <w:rPr>
          <w:rStyle w:val="CPTVariable"/>
          <w:rFonts w:hint="eastAsia"/>
          <w:lang w:eastAsia="zh-CN"/>
        </w:rPr>
        <w:t>分析</w:t>
      </w:r>
      <w:bookmarkEnd w:id="560"/>
    </w:p>
    <w:p w:rsidRPr="006B6449" w:rsidR="00E536C5" w:rsidP="00E536C5" w:rsidRDefault="00E536C5" w14:paraId="60C6501C" w14:textId="77777777">
      <w:pPr>
        <w:pStyle w:val="ListParagraph"/>
        <w:numPr>
          <w:ilvl w:val="0"/>
          <w:numId w:val="85"/>
        </w:numPr>
        <w:rPr>
          <w:lang w:eastAsia="zh-CN"/>
        </w:rPr>
      </w:pPr>
      <w:r w:rsidRPr="00E05B14">
        <w:rPr>
          <w:rFonts w:hint="eastAsia" w:eastAsia="SimSun"/>
          <w:kern w:val="2"/>
          <w:lang w:eastAsia="zh-CN"/>
        </w:rPr>
        <w:t>基于群体药代动力学分析方法，探索注射用</w:t>
      </w:r>
      <w:r w:rsidRPr="00E05B14">
        <w:rPr>
          <w:rFonts w:hint="eastAsia" w:eastAsia="SimSun"/>
          <w:kern w:val="2"/>
          <w:lang w:eastAsia="zh-CN"/>
        </w:rPr>
        <w:t>IMM01</w:t>
      </w:r>
      <w:r w:rsidRPr="00E05B14">
        <w:rPr>
          <w:rFonts w:hint="eastAsia" w:eastAsia="SimSun"/>
          <w:kern w:val="2"/>
          <w:lang w:eastAsia="zh-CN"/>
        </w:rPr>
        <w:t>在淋巴瘤受试者中的</w:t>
      </w:r>
      <w:r w:rsidRPr="00E05B14">
        <w:rPr>
          <w:rFonts w:hint="eastAsia" w:eastAsia="SimSun"/>
          <w:kern w:val="2"/>
          <w:lang w:eastAsia="zh-CN"/>
        </w:rPr>
        <w:t>PK</w:t>
      </w:r>
      <w:r w:rsidRPr="00E05B14">
        <w:rPr>
          <w:rFonts w:hint="eastAsia" w:eastAsia="SimSun"/>
          <w:kern w:val="2"/>
          <w:lang w:eastAsia="zh-CN"/>
        </w:rPr>
        <w:t>特征（如数据允许）；将对</w:t>
      </w:r>
      <w:r w:rsidRPr="00E05B14">
        <w:rPr>
          <w:rFonts w:hint="eastAsia" w:eastAsia="SimSun"/>
          <w:kern w:val="2"/>
          <w:lang w:eastAsia="zh-CN"/>
        </w:rPr>
        <w:t>IMM01</w:t>
      </w:r>
      <w:r w:rsidRPr="00E05B14">
        <w:rPr>
          <w:rFonts w:hint="eastAsia" w:eastAsia="SimSun"/>
          <w:kern w:val="2"/>
          <w:lang w:eastAsia="zh-CN"/>
        </w:rPr>
        <w:t>联合</w:t>
      </w:r>
      <w:proofErr w:type="gramStart"/>
      <w:r w:rsidRPr="00E05B14">
        <w:rPr>
          <w:rFonts w:hint="eastAsia" w:eastAsia="SimSun"/>
          <w:kern w:val="2"/>
          <w:lang w:eastAsia="zh-CN"/>
        </w:rPr>
        <w:t>替雷利珠单</w:t>
      </w:r>
      <w:proofErr w:type="gramEnd"/>
      <w:r w:rsidRPr="00E05B14">
        <w:rPr>
          <w:rFonts w:hint="eastAsia" w:eastAsia="SimSun"/>
          <w:kern w:val="2"/>
          <w:lang w:eastAsia="zh-CN"/>
        </w:rPr>
        <w:t>抗治疗的暴露与疗效和安全性终点进行暴露</w:t>
      </w:r>
      <w:r w:rsidRPr="00E05B14">
        <w:rPr>
          <w:rFonts w:hint="eastAsia" w:eastAsia="SimSun"/>
          <w:kern w:val="2"/>
          <w:lang w:eastAsia="zh-CN"/>
        </w:rPr>
        <w:t>-</w:t>
      </w:r>
      <w:r w:rsidRPr="00E05B14">
        <w:rPr>
          <w:rFonts w:hint="eastAsia" w:eastAsia="SimSun"/>
          <w:kern w:val="2"/>
          <w:lang w:eastAsia="zh-CN"/>
        </w:rPr>
        <w:t>效应（</w:t>
      </w:r>
      <w:r w:rsidRPr="00E05B14">
        <w:rPr>
          <w:rFonts w:hint="eastAsia" w:eastAsia="SimSun"/>
          <w:kern w:val="2"/>
          <w:lang w:eastAsia="zh-CN"/>
        </w:rPr>
        <w:t>E-R</w:t>
      </w:r>
      <w:r w:rsidRPr="00E05B14">
        <w:rPr>
          <w:rFonts w:hint="eastAsia" w:eastAsia="SimSun"/>
          <w:kern w:val="2"/>
          <w:lang w:eastAsia="zh-CN"/>
        </w:rPr>
        <w:t>）分析（如数据允许）将在另外单独的分析计划中进行描述。</w:t>
      </w:r>
    </w:p>
    <w:p w:rsidRPr="0038691C" w:rsidR="00E536C5" w:rsidP="00E536C5" w:rsidRDefault="00E536C5" w14:paraId="32FC277A" w14:textId="77777777">
      <w:pPr>
        <w:contextualSpacing/>
        <w:jc w:val="both"/>
        <w:rPr>
          <w:rFonts w:eastAsia="SimSun" w:cs="Times New Roman"/>
          <w:lang w:eastAsia="zh-CN"/>
        </w:rPr>
      </w:pPr>
    </w:p>
    <w:p w:rsidR="002330F8" w:rsidRDefault="00394453" w14:paraId="0E956005" w14:textId="77777777">
      <w:pPr>
        <w:pStyle w:val="Heading1"/>
        <w:rPr>
          <w:rFonts w:hint="eastAsia"/>
        </w:rPr>
      </w:pPr>
      <w:bookmarkStart w:name="_Toc201319938" w:id="561"/>
      <w:r>
        <w:rPr>
          <w:rFonts w:hint="eastAsia"/>
          <w:lang w:eastAsia="zh-CN"/>
        </w:rPr>
        <w:t>免疫原性分析</w:t>
      </w:r>
      <w:bookmarkEnd w:id="561"/>
    </w:p>
    <w:p w:rsidR="002330F8" w:rsidRDefault="00394453" w14:paraId="0E956006" w14:textId="77777777">
      <w:pPr>
        <w:rPr>
          <w:lang w:eastAsia="zh-CN"/>
        </w:rPr>
      </w:pPr>
      <w:r>
        <w:rPr>
          <w:rFonts w:hint="eastAsia"/>
          <w:lang w:eastAsia="zh-CN"/>
        </w:rPr>
        <w:t>除非另外说明，免疫原性分析将基于免疫原性分析集（</w:t>
      </w:r>
      <w:r>
        <w:rPr>
          <w:rFonts w:hint="eastAsia"/>
          <w:lang w:eastAsia="zh-CN"/>
        </w:rPr>
        <w:t>ADAS</w:t>
      </w:r>
      <w:r>
        <w:rPr>
          <w:rFonts w:hint="eastAsia"/>
          <w:lang w:eastAsia="zh-CN"/>
        </w:rPr>
        <w:t>）。</w:t>
      </w:r>
    </w:p>
    <w:p w:rsidR="002330F8" w:rsidRDefault="00394453" w14:paraId="0E956007" w14:textId="146598E3">
      <w:pPr>
        <w:rPr>
          <w:lang w:eastAsia="zh-CN"/>
        </w:rPr>
      </w:pPr>
      <w:r>
        <w:rPr>
          <w:rFonts w:hint="eastAsia"/>
          <w:lang w:eastAsia="zh-CN"/>
        </w:rPr>
        <w:t>将汇总给药后抗药抗体（</w:t>
      </w:r>
      <w:r>
        <w:rPr>
          <w:rFonts w:hint="eastAsia"/>
          <w:lang w:eastAsia="zh-CN"/>
        </w:rPr>
        <w:t>ADA</w:t>
      </w:r>
      <w:r>
        <w:rPr>
          <w:rFonts w:hint="eastAsia"/>
          <w:lang w:eastAsia="zh-CN"/>
        </w:rPr>
        <w:t>）和</w:t>
      </w:r>
      <w:r>
        <w:rPr>
          <w:rFonts w:hint="eastAsia"/>
          <w:lang w:eastAsia="zh-CN"/>
        </w:rPr>
        <w:t>/</w:t>
      </w:r>
      <w:r>
        <w:rPr>
          <w:rFonts w:hint="eastAsia"/>
          <w:lang w:eastAsia="zh-CN"/>
        </w:rPr>
        <w:t>或中和抗体（</w:t>
      </w:r>
      <w:proofErr w:type="spellStart"/>
      <w:r>
        <w:rPr>
          <w:rFonts w:hint="eastAsia"/>
          <w:lang w:eastAsia="zh-CN"/>
        </w:rPr>
        <w:t>NAb</w:t>
      </w:r>
      <w:proofErr w:type="spellEnd"/>
      <w:r>
        <w:rPr>
          <w:rFonts w:hint="eastAsia"/>
          <w:lang w:eastAsia="zh-CN"/>
        </w:rPr>
        <w:t>）阳性的受试者例数及百分比</w:t>
      </w:r>
      <w:r w:rsidR="008D4BAA">
        <w:rPr>
          <w:rFonts w:hint="eastAsia"/>
          <w:lang w:eastAsia="zh-CN"/>
        </w:rPr>
        <w:t>（检测样本层面和受试者层面）</w:t>
      </w:r>
      <w:r>
        <w:rPr>
          <w:rFonts w:hint="eastAsia"/>
          <w:lang w:eastAsia="zh-CN"/>
        </w:rPr>
        <w:t>。对</w:t>
      </w:r>
      <w:r>
        <w:rPr>
          <w:rFonts w:hint="eastAsia"/>
          <w:lang w:eastAsia="zh-CN"/>
        </w:rPr>
        <w:t>ADA</w:t>
      </w:r>
      <w:r>
        <w:rPr>
          <w:rFonts w:hint="eastAsia"/>
          <w:lang w:eastAsia="zh-CN"/>
        </w:rPr>
        <w:t>和</w:t>
      </w:r>
      <w:r>
        <w:rPr>
          <w:rFonts w:hint="eastAsia"/>
          <w:lang w:eastAsia="zh-CN"/>
        </w:rPr>
        <w:t>N</w:t>
      </w:r>
      <w:r>
        <w:rPr>
          <w:lang w:eastAsia="zh-CN"/>
        </w:rPr>
        <w:t>a</w:t>
      </w:r>
      <w:r>
        <w:rPr>
          <w:rFonts w:hint="eastAsia"/>
          <w:lang w:eastAsia="zh-CN"/>
        </w:rPr>
        <w:t>b</w:t>
      </w:r>
      <w:r>
        <w:rPr>
          <w:rFonts w:hint="eastAsia"/>
          <w:lang w:eastAsia="zh-CN"/>
        </w:rPr>
        <w:t>检测结果（阳性</w:t>
      </w:r>
      <w:r>
        <w:rPr>
          <w:rFonts w:hint="eastAsia"/>
          <w:lang w:eastAsia="zh-CN"/>
        </w:rPr>
        <w:t>/</w:t>
      </w:r>
      <w:r>
        <w:rPr>
          <w:rFonts w:hint="eastAsia"/>
          <w:lang w:eastAsia="zh-CN"/>
        </w:rPr>
        <w:t>阴性，抗体滴度）进行列表。</w:t>
      </w:r>
    </w:p>
    <w:p w:rsidR="002330F8" w:rsidRDefault="00394453" w14:paraId="0E956008" w14:textId="20F84627">
      <w:pPr>
        <w:rPr>
          <w:lang w:eastAsia="zh-CN"/>
        </w:rPr>
      </w:pPr>
      <w:r w:rsidRPr="29489B6B">
        <w:rPr>
          <w:lang w:eastAsia="zh-CN"/>
        </w:rPr>
        <w:t>如数据允许，将对</w:t>
      </w:r>
      <w:r w:rsidRPr="29489B6B">
        <w:rPr>
          <w:lang w:eastAsia="zh-CN"/>
        </w:rPr>
        <w:t>ADA</w:t>
      </w:r>
      <w:r w:rsidRPr="29489B6B">
        <w:rPr>
          <w:lang w:eastAsia="zh-CN"/>
        </w:rPr>
        <w:t>阳性和阴性的受试者进行</w:t>
      </w:r>
      <w:commentRangeStart w:id="562"/>
      <w:commentRangeStart w:id="563"/>
      <w:commentRangeStart w:id="564"/>
      <w:commentRangeStart w:id="565"/>
      <w:commentRangeStart w:id="566"/>
      <w:r w:rsidRPr="29489B6B">
        <w:rPr>
          <w:lang w:eastAsia="zh-CN"/>
        </w:rPr>
        <w:t>疗效</w:t>
      </w:r>
      <w:commentRangeEnd w:id="562"/>
      <w:r>
        <w:rPr>
          <w:rStyle w:val="CommentReference"/>
        </w:rPr>
        <w:commentReference w:id="562"/>
      </w:r>
      <w:commentRangeEnd w:id="563"/>
      <w:r>
        <w:rPr>
          <w:rStyle w:val="CommentReference"/>
        </w:rPr>
        <w:commentReference w:id="563"/>
      </w:r>
      <w:commentRangeEnd w:id="564"/>
      <w:r w:rsidR="008A2D74">
        <w:rPr>
          <w:rStyle w:val="CommentReference"/>
        </w:rPr>
        <w:commentReference w:id="564"/>
      </w:r>
      <w:commentRangeEnd w:id="565"/>
      <w:r>
        <w:rPr>
          <w:rStyle w:val="CommentReference"/>
        </w:rPr>
        <w:commentReference w:id="565"/>
      </w:r>
      <w:commentRangeEnd w:id="566"/>
      <w:r>
        <w:rPr>
          <w:rStyle w:val="CommentReference"/>
        </w:rPr>
        <w:commentReference w:id="566"/>
      </w:r>
      <w:r w:rsidRPr="29489B6B">
        <w:rPr>
          <w:lang w:eastAsia="zh-CN"/>
        </w:rPr>
        <w:t>和</w:t>
      </w:r>
      <w:commentRangeStart w:id="567"/>
      <w:commentRangeStart w:id="568"/>
      <w:commentRangeStart w:id="569"/>
      <w:commentRangeStart w:id="570"/>
      <w:commentRangeStart w:id="571"/>
      <w:r w:rsidRPr="29489B6B">
        <w:rPr>
          <w:lang w:eastAsia="zh-CN"/>
        </w:rPr>
        <w:t>安全性</w:t>
      </w:r>
      <w:commentRangeEnd w:id="567"/>
      <w:r>
        <w:rPr>
          <w:rStyle w:val="CommentReference"/>
        </w:rPr>
        <w:commentReference w:id="567"/>
      </w:r>
      <w:commentRangeEnd w:id="568"/>
      <w:r>
        <w:rPr>
          <w:rStyle w:val="CommentReference"/>
        </w:rPr>
        <w:commentReference w:id="568"/>
      </w:r>
      <w:commentRangeEnd w:id="569"/>
      <w:r>
        <w:rPr>
          <w:rStyle w:val="CommentReference"/>
        </w:rPr>
        <w:commentReference w:id="569"/>
      </w:r>
      <w:commentRangeEnd w:id="570"/>
      <w:r w:rsidR="00443671">
        <w:rPr>
          <w:rStyle w:val="CommentReference"/>
        </w:rPr>
        <w:commentReference w:id="570"/>
      </w:r>
      <w:commentRangeEnd w:id="571"/>
      <w:r w:rsidR="004A33E5">
        <w:rPr>
          <w:rStyle w:val="CommentReference"/>
        </w:rPr>
        <w:commentReference w:id="571"/>
      </w:r>
      <w:r w:rsidRPr="29489B6B">
        <w:rPr>
          <w:lang w:eastAsia="zh-CN"/>
        </w:rPr>
        <w:t>的比较。</w:t>
      </w:r>
    </w:p>
    <w:p w:rsidRPr="006206C2" w:rsidR="006206C2" w:rsidP="001460C0" w:rsidRDefault="006206C2" w14:paraId="704504D5" w14:textId="77777777">
      <w:pPr>
        <w:rPr>
          <w:b/>
          <w:bCs/>
          <w:lang w:eastAsia="zh-CN"/>
        </w:rPr>
      </w:pPr>
      <w:commentRangeStart w:id="572"/>
      <w:r w:rsidRPr="006206C2">
        <w:rPr>
          <w:rFonts w:hint="eastAsia"/>
          <w:b/>
          <w:bCs/>
          <w:lang w:eastAsia="zh-CN"/>
        </w:rPr>
        <w:t>受试者层面免疫原性分析原则如下</w:t>
      </w:r>
      <w:commentRangeEnd w:id="572"/>
      <w:r w:rsidR="003B02D7">
        <w:rPr>
          <w:rStyle w:val="CommentReference"/>
        </w:rPr>
        <w:commentReference w:id="572"/>
      </w:r>
      <w:r w:rsidRPr="006206C2">
        <w:rPr>
          <w:rFonts w:hint="eastAsia"/>
          <w:b/>
          <w:bCs/>
          <w:lang w:eastAsia="zh-CN"/>
        </w:rPr>
        <w:t>：</w:t>
      </w:r>
      <w:r w:rsidRPr="006206C2">
        <w:rPr>
          <w:b/>
          <w:bCs/>
          <w:lang w:eastAsia="zh-CN"/>
        </w:rPr>
        <w:t xml:space="preserve"> </w:t>
      </w:r>
    </w:p>
    <w:p w:rsidRPr="006206C2" w:rsidR="006206C2" w:rsidP="001460C0" w:rsidRDefault="006206C2" w14:paraId="22D7655A" w14:textId="77777777">
      <w:pPr>
        <w:rPr>
          <w:lang w:eastAsia="zh-CN"/>
        </w:rPr>
      </w:pPr>
      <w:r w:rsidRPr="006206C2">
        <w:rPr>
          <w:b/>
          <w:bCs/>
          <w:lang w:eastAsia="zh-CN"/>
        </w:rPr>
        <w:t>ADA</w:t>
      </w:r>
      <w:r w:rsidRPr="006206C2">
        <w:rPr>
          <w:rFonts w:hint="eastAsia"/>
          <w:lang w:eastAsia="zh-CN"/>
        </w:rPr>
        <w:t>的分类：</w:t>
      </w:r>
      <w:r w:rsidRPr="006206C2">
        <w:rPr>
          <w:lang w:eastAsia="zh-CN"/>
        </w:rPr>
        <w:t xml:space="preserve"> </w:t>
      </w:r>
    </w:p>
    <w:p w:rsidRPr="006206C2" w:rsidR="006206C2" w:rsidP="001460C0" w:rsidRDefault="006206C2" w14:paraId="3C57FED8" w14:textId="77777777">
      <w:pPr>
        <w:rPr>
          <w:lang w:eastAsia="zh-CN"/>
        </w:rPr>
      </w:pPr>
      <w:r w:rsidRPr="006206C2">
        <w:rPr>
          <w:lang w:eastAsia="zh-CN"/>
        </w:rPr>
        <w:t xml:space="preserve">1) </w:t>
      </w:r>
      <w:r w:rsidRPr="006206C2">
        <w:rPr>
          <w:rFonts w:hint="eastAsia"/>
          <w:lang w:eastAsia="zh-CN"/>
        </w:rPr>
        <w:t>基线样本和所有基线后</w:t>
      </w:r>
      <w:r w:rsidRPr="006206C2">
        <w:rPr>
          <w:lang w:eastAsia="zh-CN"/>
        </w:rPr>
        <w:t>ADA</w:t>
      </w:r>
      <w:r w:rsidRPr="006206C2">
        <w:rPr>
          <w:rFonts w:hint="eastAsia"/>
          <w:lang w:eastAsia="zh-CN"/>
        </w:rPr>
        <w:t>样本均为阴性的受试者；</w:t>
      </w:r>
      <w:r w:rsidRPr="006206C2">
        <w:rPr>
          <w:lang w:eastAsia="zh-CN"/>
        </w:rPr>
        <w:t xml:space="preserve"> </w:t>
      </w:r>
    </w:p>
    <w:p w:rsidRPr="006206C2" w:rsidR="006206C2" w:rsidP="001460C0" w:rsidRDefault="006206C2" w14:paraId="16D87372" w14:textId="77777777">
      <w:pPr>
        <w:rPr>
          <w:lang w:eastAsia="zh-CN"/>
        </w:rPr>
      </w:pPr>
      <w:r w:rsidRPr="006206C2">
        <w:rPr>
          <w:lang w:eastAsia="zh-CN"/>
        </w:rPr>
        <w:t xml:space="preserve">2) </w:t>
      </w:r>
      <w:r w:rsidRPr="006206C2">
        <w:rPr>
          <w:rFonts w:hint="eastAsia"/>
          <w:lang w:eastAsia="zh-CN"/>
        </w:rPr>
        <w:t>非治疗中出现的</w:t>
      </w:r>
      <w:r w:rsidRPr="006206C2">
        <w:rPr>
          <w:lang w:eastAsia="zh-CN"/>
        </w:rPr>
        <w:t>ADA</w:t>
      </w:r>
      <w:r w:rsidRPr="006206C2">
        <w:rPr>
          <w:rFonts w:hint="eastAsia"/>
          <w:lang w:eastAsia="zh-CN"/>
        </w:rPr>
        <w:t>阳性分为以下</w:t>
      </w:r>
      <w:r w:rsidRPr="006206C2">
        <w:rPr>
          <w:lang w:eastAsia="zh-CN"/>
        </w:rPr>
        <w:t>2</w:t>
      </w:r>
      <w:r w:rsidRPr="006206C2">
        <w:rPr>
          <w:rFonts w:hint="eastAsia"/>
          <w:lang w:eastAsia="zh-CN"/>
        </w:rPr>
        <w:t>种情况：</w:t>
      </w:r>
      <w:r w:rsidRPr="006206C2">
        <w:rPr>
          <w:lang w:eastAsia="zh-CN"/>
        </w:rPr>
        <w:t xml:space="preserve"> </w:t>
      </w:r>
    </w:p>
    <w:p w:rsidR="006206C2" w:rsidP="001460C0" w:rsidRDefault="006206C2" w14:paraId="734D9336" w14:textId="77777777">
      <w:pPr>
        <w:pStyle w:val="ListParagraph"/>
        <w:numPr>
          <w:ilvl w:val="0"/>
          <w:numId w:val="105"/>
        </w:numPr>
        <w:spacing w:before="120" w:after="120" w:line="240" w:lineRule="auto"/>
        <w:rPr>
          <w:lang w:eastAsia="zh-CN"/>
        </w:rPr>
      </w:pPr>
      <w:r w:rsidRPr="006206C2">
        <w:rPr>
          <w:rFonts w:hint="eastAsia" w:ascii="SimSun" w:hAnsi="SimSun" w:eastAsia="SimSun" w:cs="SimSun"/>
          <w:lang w:eastAsia="zh-CN"/>
        </w:rPr>
        <w:t>基线样本为</w:t>
      </w:r>
      <w:r w:rsidRPr="006206C2">
        <w:rPr>
          <w:lang w:eastAsia="zh-CN"/>
        </w:rPr>
        <w:t>ADA</w:t>
      </w:r>
      <w:r w:rsidRPr="006206C2">
        <w:rPr>
          <w:rFonts w:hint="eastAsia" w:ascii="SimSun" w:hAnsi="SimSun" w:eastAsia="SimSun" w:cs="SimSun"/>
          <w:lang w:eastAsia="zh-CN"/>
        </w:rPr>
        <w:t>阳性，基线后样本为</w:t>
      </w:r>
      <w:r w:rsidRPr="006206C2">
        <w:rPr>
          <w:lang w:eastAsia="zh-CN"/>
        </w:rPr>
        <w:t>ADA</w:t>
      </w:r>
      <w:r w:rsidRPr="006206C2">
        <w:rPr>
          <w:rFonts w:hint="eastAsia" w:ascii="SimSun" w:hAnsi="SimSun" w:eastAsia="SimSun" w:cs="SimSun"/>
          <w:lang w:eastAsia="zh-CN"/>
        </w:rPr>
        <w:t>阴性的受试者；</w:t>
      </w:r>
      <w:r w:rsidRPr="006206C2">
        <w:rPr>
          <w:lang w:eastAsia="zh-CN"/>
        </w:rPr>
        <w:t xml:space="preserve"> </w:t>
      </w:r>
    </w:p>
    <w:p w:rsidRPr="006206C2" w:rsidR="006206C2" w:rsidP="001460C0" w:rsidRDefault="006206C2" w14:paraId="6D1F11C1" w14:textId="021567D2">
      <w:pPr>
        <w:pStyle w:val="ListParagraph"/>
        <w:numPr>
          <w:ilvl w:val="0"/>
          <w:numId w:val="105"/>
        </w:numPr>
        <w:spacing w:before="120" w:after="120" w:line="240" w:lineRule="auto"/>
        <w:rPr>
          <w:lang w:eastAsia="zh-CN"/>
        </w:rPr>
      </w:pPr>
      <w:r w:rsidRPr="006206C2">
        <w:rPr>
          <w:rFonts w:hint="eastAsia" w:ascii="SimSun" w:hAnsi="SimSun" w:eastAsia="SimSun" w:cs="SimSun"/>
          <w:lang w:eastAsia="zh-CN"/>
        </w:rPr>
        <w:t>基线样本为</w:t>
      </w:r>
      <w:r w:rsidRPr="006206C2">
        <w:rPr>
          <w:lang w:eastAsia="zh-CN"/>
        </w:rPr>
        <w:t>ADA</w:t>
      </w:r>
      <w:r w:rsidRPr="006206C2">
        <w:rPr>
          <w:rFonts w:hint="eastAsia" w:ascii="SimSun" w:hAnsi="SimSun" w:eastAsia="SimSun" w:cs="SimSun"/>
          <w:lang w:eastAsia="zh-CN"/>
        </w:rPr>
        <w:t>阳性，基线后样本仍为</w:t>
      </w:r>
      <w:r w:rsidRPr="006206C2">
        <w:rPr>
          <w:lang w:eastAsia="zh-CN"/>
        </w:rPr>
        <w:t>ADA</w:t>
      </w:r>
      <w:r w:rsidRPr="006206C2">
        <w:rPr>
          <w:rFonts w:hint="eastAsia" w:ascii="SimSun" w:hAnsi="SimSun" w:eastAsia="SimSun" w:cs="SimSun"/>
          <w:lang w:eastAsia="zh-CN"/>
        </w:rPr>
        <w:t>阳性，</w:t>
      </w:r>
      <w:proofErr w:type="gramStart"/>
      <w:r w:rsidRPr="006206C2">
        <w:rPr>
          <w:rFonts w:hint="eastAsia" w:ascii="SimSun" w:hAnsi="SimSun" w:eastAsia="SimSun" w:cs="SimSun"/>
          <w:lang w:eastAsia="zh-CN"/>
        </w:rPr>
        <w:t>且滴度</w:t>
      </w:r>
      <w:proofErr w:type="gramEnd"/>
      <w:r w:rsidRPr="006206C2">
        <w:rPr>
          <w:rFonts w:hint="eastAsia" w:ascii="SimSun" w:hAnsi="SimSun" w:eastAsia="SimSun" w:cs="SimSun"/>
          <w:lang w:eastAsia="zh-CN"/>
        </w:rPr>
        <w:t>＜基线</w:t>
      </w:r>
      <w:r w:rsidRPr="006206C2">
        <w:rPr>
          <w:lang w:eastAsia="zh-CN"/>
        </w:rPr>
        <w:t>ADA</w:t>
      </w:r>
      <w:r w:rsidRPr="006206C2">
        <w:rPr>
          <w:rFonts w:hint="eastAsia" w:ascii="SimSun" w:hAnsi="SimSun" w:eastAsia="SimSun" w:cs="SimSun"/>
          <w:lang w:eastAsia="zh-CN"/>
        </w:rPr>
        <w:t>阳性样本滴度</w:t>
      </w:r>
      <w:r w:rsidRPr="006206C2">
        <w:rPr>
          <w:lang w:eastAsia="zh-CN"/>
        </w:rPr>
        <w:t>4</w:t>
      </w:r>
      <w:r w:rsidRPr="006206C2">
        <w:rPr>
          <w:rFonts w:hint="eastAsia" w:ascii="SimSun" w:hAnsi="SimSun" w:eastAsia="SimSun" w:cs="SimSun"/>
          <w:lang w:eastAsia="zh-CN"/>
        </w:rPr>
        <w:t>倍的受试者。</w:t>
      </w:r>
      <w:r w:rsidRPr="006206C2">
        <w:rPr>
          <w:lang w:eastAsia="zh-CN"/>
        </w:rPr>
        <w:t xml:space="preserve"> </w:t>
      </w:r>
    </w:p>
    <w:p w:rsidRPr="006206C2" w:rsidR="006206C2" w:rsidP="001460C0" w:rsidRDefault="006206C2" w14:paraId="5BF8FDBE" w14:textId="77777777">
      <w:pPr>
        <w:rPr>
          <w:lang w:eastAsia="zh-CN"/>
        </w:rPr>
      </w:pPr>
      <w:r w:rsidRPr="006206C2">
        <w:rPr>
          <w:lang w:eastAsia="zh-CN"/>
        </w:rPr>
        <w:t xml:space="preserve">3) </w:t>
      </w:r>
      <w:r w:rsidRPr="006206C2">
        <w:rPr>
          <w:rFonts w:hint="eastAsia"/>
          <w:lang w:eastAsia="zh-CN"/>
        </w:rPr>
        <w:t>治疗增强</w:t>
      </w:r>
      <w:r w:rsidRPr="006206C2">
        <w:rPr>
          <w:lang w:eastAsia="zh-CN"/>
        </w:rPr>
        <w:t>ADA</w:t>
      </w:r>
      <w:r w:rsidRPr="006206C2">
        <w:rPr>
          <w:rFonts w:hint="eastAsia"/>
          <w:lang w:eastAsia="zh-CN"/>
        </w:rPr>
        <w:t>阳性：基线样本为</w:t>
      </w:r>
      <w:r w:rsidRPr="006206C2">
        <w:rPr>
          <w:lang w:eastAsia="zh-CN"/>
        </w:rPr>
        <w:t>ADA</w:t>
      </w:r>
      <w:r w:rsidRPr="006206C2">
        <w:rPr>
          <w:rFonts w:hint="eastAsia"/>
          <w:lang w:eastAsia="zh-CN"/>
        </w:rPr>
        <w:t>阳性，基线后样本仍为</w:t>
      </w:r>
      <w:r w:rsidRPr="006206C2">
        <w:rPr>
          <w:lang w:eastAsia="zh-CN"/>
        </w:rPr>
        <w:t>ADA</w:t>
      </w:r>
      <w:r w:rsidRPr="006206C2">
        <w:rPr>
          <w:rFonts w:hint="eastAsia"/>
          <w:lang w:eastAsia="zh-CN"/>
        </w:rPr>
        <w:t>阳性，</w:t>
      </w:r>
      <w:proofErr w:type="gramStart"/>
      <w:r w:rsidRPr="006206C2">
        <w:rPr>
          <w:rFonts w:hint="eastAsia"/>
          <w:lang w:eastAsia="zh-CN"/>
        </w:rPr>
        <w:t>且滴度</w:t>
      </w:r>
      <w:proofErr w:type="gramEnd"/>
      <w:r w:rsidRPr="006206C2">
        <w:rPr>
          <w:lang w:eastAsia="zh-CN"/>
        </w:rPr>
        <w:t>≥</w:t>
      </w:r>
      <w:r w:rsidRPr="006206C2">
        <w:rPr>
          <w:rFonts w:hint="eastAsia"/>
          <w:lang w:eastAsia="zh-CN"/>
        </w:rPr>
        <w:t>基线</w:t>
      </w:r>
      <w:r w:rsidRPr="006206C2">
        <w:rPr>
          <w:lang w:eastAsia="zh-CN"/>
        </w:rPr>
        <w:t>ADA</w:t>
      </w:r>
      <w:r w:rsidRPr="006206C2">
        <w:rPr>
          <w:rFonts w:hint="eastAsia"/>
          <w:lang w:eastAsia="zh-CN"/>
        </w:rPr>
        <w:t>阳性样本滴度</w:t>
      </w:r>
      <w:r w:rsidRPr="006206C2">
        <w:rPr>
          <w:lang w:eastAsia="zh-CN"/>
        </w:rPr>
        <w:t>4</w:t>
      </w:r>
      <w:r w:rsidRPr="006206C2">
        <w:rPr>
          <w:rFonts w:hint="eastAsia"/>
          <w:lang w:eastAsia="zh-CN"/>
        </w:rPr>
        <w:t>倍的受试者。</w:t>
      </w:r>
      <w:r w:rsidRPr="006206C2">
        <w:rPr>
          <w:lang w:eastAsia="zh-CN"/>
        </w:rPr>
        <w:t xml:space="preserve"> </w:t>
      </w:r>
    </w:p>
    <w:p w:rsidRPr="006206C2" w:rsidR="006206C2" w:rsidP="001460C0" w:rsidRDefault="006206C2" w14:paraId="7A2B39C3" w14:textId="77777777">
      <w:pPr>
        <w:rPr>
          <w:lang w:eastAsia="zh-CN"/>
        </w:rPr>
      </w:pPr>
      <w:r w:rsidRPr="006206C2">
        <w:rPr>
          <w:lang w:eastAsia="zh-CN"/>
        </w:rPr>
        <w:t xml:space="preserve">4) </w:t>
      </w:r>
      <w:r w:rsidRPr="006206C2">
        <w:rPr>
          <w:rFonts w:hint="eastAsia"/>
          <w:lang w:eastAsia="zh-CN"/>
        </w:rPr>
        <w:t>治疗诱导</w:t>
      </w:r>
      <w:r w:rsidRPr="006206C2">
        <w:rPr>
          <w:lang w:eastAsia="zh-CN"/>
        </w:rPr>
        <w:t>ADA</w:t>
      </w:r>
      <w:r w:rsidRPr="006206C2">
        <w:rPr>
          <w:rFonts w:hint="eastAsia"/>
          <w:lang w:eastAsia="zh-CN"/>
        </w:rPr>
        <w:t>阳性：基线样本为</w:t>
      </w:r>
      <w:r w:rsidRPr="006206C2">
        <w:rPr>
          <w:lang w:eastAsia="zh-CN"/>
        </w:rPr>
        <w:t>ADA</w:t>
      </w:r>
      <w:r w:rsidRPr="006206C2">
        <w:rPr>
          <w:rFonts w:hint="eastAsia"/>
          <w:lang w:eastAsia="zh-CN"/>
        </w:rPr>
        <w:t>阴性，基线后样本为</w:t>
      </w:r>
      <w:r w:rsidRPr="006206C2">
        <w:rPr>
          <w:lang w:eastAsia="zh-CN"/>
        </w:rPr>
        <w:t>ADA</w:t>
      </w:r>
      <w:r w:rsidRPr="006206C2">
        <w:rPr>
          <w:rFonts w:hint="eastAsia"/>
          <w:lang w:eastAsia="zh-CN"/>
        </w:rPr>
        <w:t>阳性的受试者。治疗诱导</w:t>
      </w:r>
      <w:r w:rsidRPr="006206C2">
        <w:rPr>
          <w:lang w:eastAsia="zh-CN"/>
        </w:rPr>
        <w:t>ADA</w:t>
      </w:r>
      <w:r w:rsidRPr="006206C2">
        <w:rPr>
          <w:rFonts w:hint="eastAsia"/>
          <w:lang w:eastAsia="zh-CN"/>
        </w:rPr>
        <w:t>阳性分为以下</w:t>
      </w:r>
      <w:r w:rsidRPr="006206C2">
        <w:rPr>
          <w:lang w:eastAsia="zh-CN"/>
        </w:rPr>
        <w:t>3</w:t>
      </w:r>
      <w:r w:rsidRPr="006206C2">
        <w:rPr>
          <w:rFonts w:hint="eastAsia"/>
          <w:lang w:eastAsia="zh-CN"/>
        </w:rPr>
        <w:t>种情况</w:t>
      </w:r>
      <w:r w:rsidRPr="006206C2">
        <w:rPr>
          <w:lang w:eastAsia="zh-CN"/>
        </w:rPr>
        <w:t xml:space="preserve">: </w:t>
      </w:r>
    </w:p>
    <w:p w:rsidRPr="006206C2" w:rsidR="006206C2" w:rsidP="001460C0" w:rsidRDefault="006206C2" w14:paraId="6753E293" w14:textId="4EA669E7">
      <w:pPr>
        <w:pStyle w:val="ListParagraph"/>
        <w:numPr>
          <w:ilvl w:val="0"/>
          <w:numId w:val="106"/>
        </w:numPr>
        <w:spacing w:before="120" w:after="120" w:line="240" w:lineRule="auto"/>
        <w:rPr>
          <w:lang w:eastAsia="zh-CN"/>
        </w:rPr>
      </w:pPr>
      <w:r w:rsidRPr="006206C2">
        <w:rPr>
          <w:rFonts w:hint="eastAsia" w:ascii="SimSun" w:hAnsi="SimSun" w:eastAsia="SimSun" w:cs="SimSun"/>
          <w:lang w:eastAsia="zh-CN"/>
        </w:rPr>
        <w:t>一过性阳性：基线样本阴性，但在基线后至末次检测之前，只出现过一次基线后</w:t>
      </w:r>
      <w:r w:rsidRPr="006206C2">
        <w:rPr>
          <w:lang w:eastAsia="zh-CN"/>
        </w:rPr>
        <w:t>ADA</w:t>
      </w:r>
      <w:r w:rsidRPr="006206C2">
        <w:rPr>
          <w:rFonts w:hint="eastAsia" w:ascii="SimSun" w:hAnsi="SimSun" w:eastAsia="SimSun" w:cs="SimSun"/>
          <w:lang w:eastAsia="zh-CN"/>
        </w:rPr>
        <w:t>阳性，且不为持续性阳性的受试者。</w:t>
      </w:r>
      <w:r w:rsidRPr="006206C2">
        <w:rPr>
          <w:lang w:eastAsia="zh-CN"/>
        </w:rPr>
        <w:t xml:space="preserve"> </w:t>
      </w:r>
    </w:p>
    <w:p w:rsidRPr="006206C2" w:rsidR="006206C2" w:rsidP="001460C0" w:rsidRDefault="006206C2" w14:paraId="1828219B" w14:textId="7BE33D43">
      <w:pPr>
        <w:pStyle w:val="ListParagraph"/>
        <w:numPr>
          <w:ilvl w:val="0"/>
          <w:numId w:val="106"/>
        </w:numPr>
        <w:spacing w:before="120" w:after="120" w:line="240" w:lineRule="auto"/>
        <w:rPr>
          <w:lang w:eastAsia="zh-CN"/>
        </w:rPr>
      </w:pPr>
      <w:r w:rsidRPr="006206C2">
        <w:rPr>
          <w:rFonts w:hint="eastAsia" w:ascii="SimSun" w:hAnsi="SimSun" w:eastAsia="SimSun" w:cs="SimSun"/>
          <w:lang w:eastAsia="zh-CN"/>
        </w:rPr>
        <w:t>持续性阳性：</w:t>
      </w:r>
      <w:r w:rsidRPr="006206C2">
        <w:rPr>
          <w:rFonts w:hint="eastAsia"/>
          <w:lang w:eastAsia="zh-CN"/>
        </w:rPr>
        <w:t xml:space="preserve"> </w:t>
      </w:r>
    </w:p>
    <w:p w:rsidRPr="006206C2" w:rsidR="006206C2" w:rsidP="001460C0" w:rsidRDefault="006206C2" w14:paraId="569E08FB" w14:textId="6C309911">
      <w:pPr>
        <w:pStyle w:val="ListParagraph"/>
        <w:numPr>
          <w:ilvl w:val="1"/>
          <w:numId w:val="106"/>
        </w:numPr>
        <w:spacing w:before="120" w:after="120" w:line="240" w:lineRule="auto"/>
        <w:rPr>
          <w:lang w:eastAsia="zh-CN"/>
        </w:rPr>
      </w:pPr>
      <w:r w:rsidRPr="006206C2">
        <w:rPr>
          <w:rFonts w:hint="eastAsia" w:ascii="SimSun" w:hAnsi="SimSun" w:eastAsia="SimSun" w:cs="SimSun"/>
          <w:lang w:eastAsia="zh-CN"/>
        </w:rPr>
        <w:t>基线样本</w:t>
      </w:r>
      <w:r w:rsidRPr="006206C2">
        <w:rPr>
          <w:lang w:eastAsia="zh-CN"/>
        </w:rPr>
        <w:t>ADA</w:t>
      </w:r>
      <w:r w:rsidRPr="006206C2">
        <w:rPr>
          <w:rFonts w:hint="eastAsia" w:ascii="SimSun" w:hAnsi="SimSun" w:eastAsia="SimSun" w:cs="SimSun"/>
          <w:lang w:eastAsia="zh-CN"/>
        </w:rPr>
        <w:t>阴性，基线后</w:t>
      </w:r>
      <w:r w:rsidRPr="006206C2">
        <w:rPr>
          <w:lang w:eastAsia="zh-CN"/>
        </w:rPr>
        <w:t>ADA</w:t>
      </w:r>
      <w:r w:rsidRPr="006206C2">
        <w:rPr>
          <w:rFonts w:hint="eastAsia" w:ascii="SimSun" w:hAnsi="SimSun" w:eastAsia="SimSun" w:cs="SimSun"/>
          <w:lang w:eastAsia="zh-CN"/>
        </w:rPr>
        <w:t>阳性样本至少包含</w:t>
      </w:r>
      <w:r w:rsidRPr="006206C2">
        <w:rPr>
          <w:lang w:eastAsia="zh-CN"/>
        </w:rPr>
        <w:t>2</w:t>
      </w:r>
      <w:r w:rsidRPr="006206C2">
        <w:rPr>
          <w:rFonts w:hint="eastAsia" w:ascii="SimSun" w:hAnsi="SimSun" w:eastAsia="SimSun" w:cs="SimSun"/>
          <w:lang w:eastAsia="zh-CN"/>
        </w:rPr>
        <w:t>个，且第一个和最后一个阳性样本之间间隔大于</w:t>
      </w:r>
      <w:r w:rsidRPr="006206C2">
        <w:rPr>
          <w:lang w:eastAsia="zh-CN"/>
        </w:rPr>
        <w:t>16</w:t>
      </w:r>
      <w:r w:rsidRPr="006206C2">
        <w:rPr>
          <w:rFonts w:hint="eastAsia" w:ascii="SimSun" w:hAnsi="SimSun" w:eastAsia="SimSun" w:cs="SimSun"/>
          <w:lang w:eastAsia="zh-CN"/>
        </w:rPr>
        <w:t>周的受试者；</w:t>
      </w:r>
      <w:r w:rsidRPr="006206C2">
        <w:rPr>
          <w:lang w:eastAsia="zh-CN"/>
        </w:rPr>
        <w:t xml:space="preserve"> </w:t>
      </w:r>
    </w:p>
    <w:p w:rsidRPr="006206C2" w:rsidR="006206C2" w:rsidP="001460C0" w:rsidRDefault="006206C2" w14:paraId="07CB5E94" w14:textId="35451EFD">
      <w:pPr>
        <w:pStyle w:val="ListParagraph"/>
        <w:numPr>
          <w:ilvl w:val="1"/>
          <w:numId w:val="106"/>
        </w:numPr>
        <w:spacing w:before="120" w:after="120" w:line="240" w:lineRule="auto"/>
        <w:rPr>
          <w:lang w:eastAsia="zh-CN"/>
        </w:rPr>
      </w:pPr>
      <w:r w:rsidRPr="006206C2">
        <w:rPr>
          <w:rFonts w:hint="eastAsia" w:ascii="SimSun" w:hAnsi="SimSun" w:eastAsia="SimSun" w:cs="SimSun"/>
          <w:lang w:eastAsia="zh-CN"/>
        </w:rPr>
        <w:t>基线</w:t>
      </w:r>
      <w:r w:rsidRPr="006206C2">
        <w:rPr>
          <w:lang w:eastAsia="zh-CN"/>
        </w:rPr>
        <w:t>ADA</w:t>
      </w:r>
      <w:r w:rsidRPr="006206C2">
        <w:rPr>
          <w:rFonts w:hint="eastAsia" w:ascii="SimSun" w:hAnsi="SimSun" w:eastAsia="SimSun" w:cs="SimSun"/>
          <w:lang w:eastAsia="zh-CN"/>
        </w:rPr>
        <w:t>阴性，基线后最后一个样本阳性</w:t>
      </w:r>
      <w:r w:rsidRPr="006206C2">
        <w:rPr>
          <w:lang w:eastAsia="zh-CN"/>
        </w:rPr>
        <w:t xml:space="preserve"> </w:t>
      </w:r>
    </w:p>
    <w:p w:rsidRPr="006206C2" w:rsidR="006206C2" w:rsidP="001460C0" w:rsidRDefault="006206C2" w14:paraId="1FF7FBA1" w14:textId="4028313E">
      <w:pPr>
        <w:pStyle w:val="ListParagraph"/>
        <w:numPr>
          <w:ilvl w:val="0"/>
          <w:numId w:val="106"/>
        </w:numPr>
        <w:spacing w:before="120" w:after="120" w:line="240" w:lineRule="auto"/>
        <w:rPr>
          <w:lang w:eastAsia="zh-CN"/>
        </w:rPr>
      </w:pPr>
      <w:r w:rsidRPr="006206C2">
        <w:rPr>
          <w:rFonts w:hint="eastAsia" w:ascii="SimSun" w:hAnsi="SimSun" w:eastAsia="SimSun" w:cs="SimSun"/>
          <w:lang w:eastAsia="zh-CN"/>
        </w:rPr>
        <w:t>其他</w:t>
      </w:r>
      <w:r w:rsidRPr="006206C2">
        <w:rPr>
          <w:lang w:eastAsia="zh-CN"/>
        </w:rPr>
        <w:t>ADA</w:t>
      </w:r>
      <w:r w:rsidRPr="006206C2">
        <w:rPr>
          <w:rFonts w:hint="eastAsia" w:ascii="SimSun" w:hAnsi="SimSun" w:eastAsia="SimSun" w:cs="SimSun"/>
          <w:lang w:eastAsia="zh-CN"/>
        </w:rPr>
        <w:t>阳性：基线样本</w:t>
      </w:r>
      <w:r w:rsidRPr="006206C2">
        <w:rPr>
          <w:lang w:eastAsia="zh-CN"/>
        </w:rPr>
        <w:t>ADA</w:t>
      </w:r>
      <w:r w:rsidRPr="006206C2">
        <w:rPr>
          <w:rFonts w:hint="eastAsia" w:ascii="SimSun" w:hAnsi="SimSun" w:eastAsia="SimSun" w:cs="SimSun"/>
          <w:lang w:eastAsia="zh-CN"/>
        </w:rPr>
        <w:t>阴性，基线后至少包含两个</w:t>
      </w:r>
      <w:r w:rsidRPr="006206C2">
        <w:rPr>
          <w:lang w:eastAsia="zh-CN"/>
        </w:rPr>
        <w:t>ADA</w:t>
      </w:r>
      <w:r w:rsidRPr="006206C2">
        <w:rPr>
          <w:rFonts w:hint="eastAsia" w:ascii="SimSun" w:hAnsi="SimSun" w:eastAsia="SimSun" w:cs="SimSun"/>
          <w:lang w:eastAsia="zh-CN"/>
        </w:rPr>
        <w:t>阳性样本，但非持续性</w:t>
      </w:r>
      <w:r w:rsidRPr="006206C2">
        <w:rPr>
          <w:lang w:eastAsia="zh-CN"/>
        </w:rPr>
        <w:t>ADA</w:t>
      </w:r>
      <w:r w:rsidRPr="006206C2">
        <w:rPr>
          <w:rFonts w:hint="eastAsia" w:ascii="SimSun" w:hAnsi="SimSun" w:eastAsia="SimSun" w:cs="SimSun"/>
          <w:lang w:eastAsia="zh-CN"/>
        </w:rPr>
        <w:t>阳性，而且最后一个样本检测结果为阴性的受试者。</w:t>
      </w:r>
      <w:r w:rsidRPr="006206C2">
        <w:rPr>
          <w:lang w:eastAsia="zh-CN"/>
        </w:rPr>
        <w:t xml:space="preserve"> </w:t>
      </w:r>
    </w:p>
    <w:p w:rsidRPr="006206C2" w:rsidR="006206C2" w:rsidP="001460C0" w:rsidRDefault="006206C2" w14:paraId="658AE580" w14:textId="77777777">
      <w:pPr>
        <w:rPr>
          <w:b/>
          <w:bCs/>
          <w:lang w:eastAsia="zh-CN"/>
        </w:rPr>
      </w:pPr>
      <w:r w:rsidRPr="006206C2">
        <w:rPr>
          <w:b/>
          <w:bCs/>
          <w:lang w:eastAsia="zh-CN"/>
        </w:rPr>
        <w:t>ADA</w:t>
      </w:r>
      <w:r w:rsidRPr="006206C2">
        <w:rPr>
          <w:rFonts w:hint="eastAsia"/>
          <w:b/>
          <w:bCs/>
          <w:lang w:eastAsia="zh-CN"/>
        </w:rPr>
        <w:t>阳性和</w:t>
      </w:r>
      <w:r w:rsidRPr="006206C2">
        <w:rPr>
          <w:b/>
          <w:bCs/>
          <w:lang w:eastAsia="zh-CN"/>
        </w:rPr>
        <w:t>ADA</w:t>
      </w:r>
      <w:r w:rsidRPr="006206C2">
        <w:rPr>
          <w:rFonts w:hint="eastAsia"/>
          <w:b/>
          <w:bCs/>
          <w:lang w:eastAsia="zh-CN"/>
        </w:rPr>
        <w:t>阴性的判断：</w:t>
      </w:r>
      <w:r w:rsidRPr="006206C2">
        <w:rPr>
          <w:b/>
          <w:bCs/>
          <w:lang w:eastAsia="zh-CN"/>
        </w:rPr>
        <w:t xml:space="preserve"> </w:t>
      </w:r>
    </w:p>
    <w:p w:rsidRPr="006206C2" w:rsidR="006206C2" w:rsidP="001460C0" w:rsidRDefault="006206C2" w14:paraId="1C934063" w14:textId="77777777">
      <w:pPr>
        <w:rPr>
          <w:lang w:eastAsia="zh-CN"/>
        </w:rPr>
      </w:pPr>
      <w:r w:rsidRPr="006206C2">
        <w:rPr>
          <w:lang w:eastAsia="zh-CN"/>
        </w:rPr>
        <w:t>1) ADA</w:t>
      </w:r>
      <w:r w:rsidRPr="006206C2">
        <w:rPr>
          <w:rFonts w:hint="eastAsia"/>
          <w:lang w:eastAsia="zh-CN"/>
        </w:rPr>
        <w:t>阳性（治疗期间</w:t>
      </w:r>
      <w:r w:rsidRPr="006206C2">
        <w:rPr>
          <w:lang w:eastAsia="zh-CN"/>
        </w:rPr>
        <w:t>ADA</w:t>
      </w:r>
      <w:r w:rsidRPr="006206C2">
        <w:rPr>
          <w:rFonts w:hint="eastAsia"/>
          <w:lang w:eastAsia="zh-CN"/>
        </w:rPr>
        <w:t>阳性）：包括治疗增强</w:t>
      </w:r>
      <w:r w:rsidRPr="006206C2">
        <w:rPr>
          <w:lang w:eastAsia="zh-CN"/>
        </w:rPr>
        <w:t>ADA</w:t>
      </w:r>
      <w:r w:rsidRPr="006206C2">
        <w:rPr>
          <w:rFonts w:hint="eastAsia"/>
          <w:lang w:eastAsia="zh-CN"/>
        </w:rPr>
        <w:t>阳性和治疗诱导</w:t>
      </w:r>
      <w:r w:rsidRPr="006206C2">
        <w:rPr>
          <w:lang w:eastAsia="zh-CN"/>
        </w:rPr>
        <w:t>ADA</w:t>
      </w:r>
      <w:r w:rsidRPr="006206C2">
        <w:rPr>
          <w:rFonts w:hint="eastAsia"/>
          <w:lang w:eastAsia="zh-CN"/>
        </w:rPr>
        <w:t>阳性的所有受试者。</w:t>
      </w:r>
      <w:r w:rsidRPr="006206C2">
        <w:rPr>
          <w:lang w:eastAsia="zh-CN"/>
        </w:rPr>
        <w:t xml:space="preserve"> </w:t>
      </w:r>
    </w:p>
    <w:p w:rsidRPr="006206C2" w:rsidR="006206C2" w:rsidP="001460C0" w:rsidRDefault="006206C2" w14:paraId="5819C41F" w14:textId="77777777">
      <w:pPr>
        <w:rPr>
          <w:lang w:eastAsia="zh-CN"/>
        </w:rPr>
      </w:pPr>
      <w:r w:rsidRPr="006206C2">
        <w:rPr>
          <w:lang w:eastAsia="zh-CN"/>
        </w:rPr>
        <w:t>2) ADA</w:t>
      </w:r>
      <w:r w:rsidRPr="006206C2">
        <w:rPr>
          <w:rFonts w:hint="eastAsia"/>
          <w:lang w:eastAsia="zh-CN"/>
        </w:rPr>
        <w:t>阴性：非</w:t>
      </w:r>
      <w:r w:rsidRPr="006206C2">
        <w:rPr>
          <w:lang w:eastAsia="zh-CN"/>
        </w:rPr>
        <w:t>ADA</w:t>
      </w:r>
      <w:r w:rsidRPr="006206C2">
        <w:rPr>
          <w:rFonts w:hint="eastAsia"/>
          <w:lang w:eastAsia="zh-CN"/>
        </w:rPr>
        <w:t>阳性的受试者将被归类为</w:t>
      </w:r>
      <w:r w:rsidRPr="006206C2">
        <w:rPr>
          <w:lang w:eastAsia="zh-CN"/>
        </w:rPr>
        <w:t>ADA</w:t>
      </w:r>
      <w:r w:rsidRPr="006206C2">
        <w:rPr>
          <w:rFonts w:hint="eastAsia"/>
          <w:lang w:eastAsia="zh-CN"/>
        </w:rPr>
        <w:t>阴性。</w:t>
      </w:r>
      <w:r w:rsidRPr="006206C2">
        <w:rPr>
          <w:lang w:eastAsia="zh-CN"/>
        </w:rPr>
        <w:t xml:space="preserve"> </w:t>
      </w:r>
    </w:p>
    <w:p w:rsidRPr="006206C2" w:rsidR="006206C2" w:rsidP="001460C0" w:rsidRDefault="006206C2" w14:paraId="7693C55B" w14:textId="6DA4AF7C">
      <w:pPr>
        <w:rPr>
          <w:b/>
          <w:bCs/>
          <w:lang w:eastAsia="zh-CN"/>
        </w:rPr>
      </w:pPr>
      <w:proofErr w:type="spellStart"/>
      <w:r w:rsidRPr="006206C2">
        <w:rPr>
          <w:b/>
          <w:bCs/>
          <w:lang w:eastAsia="zh-CN"/>
        </w:rPr>
        <w:t>N</w:t>
      </w:r>
      <w:r w:rsidR="00D400A2">
        <w:rPr>
          <w:rFonts w:hint="eastAsia"/>
          <w:b/>
          <w:bCs/>
          <w:lang w:eastAsia="zh-CN"/>
        </w:rPr>
        <w:t>A</w:t>
      </w:r>
      <w:r w:rsidRPr="006206C2">
        <w:rPr>
          <w:b/>
          <w:bCs/>
          <w:lang w:eastAsia="zh-CN"/>
        </w:rPr>
        <w:t>b</w:t>
      </w:r>
      <w:proofErr w:type="spellEnd"/>
      <w:r w:rsidRPr="006206C2">
        <w:rPr>
          <w:rFonts w:hint="eastAsia"/>
          <w:b/>
          <w:bCs/>
          <w:lang w:eastAsia="zh-CN"/>
        </w:rPr>
        <w:t>阳性和</w:t>
      </w:r>
      <w:proofErr w:type="spellStart"/>
      <w:r w:rsidRPr="006206C2">
        <w:rPr>
          <w:b/>
          <w:bCs/>
          <w:lang w:eastAsia="zh-CN"/>
        </w:rPr>
        <w:t>N</w:t>
      </w:r>
      <w:r w:rsidR="00D400A2">
        <w:rPr>
          <w:rFonts w:hint="eastAsia"/>
          <w:b/>
          <w:bCs/>
          <w:lang w:eastAsia="zh-CN"/>
        </w:rPr>
        <w:t>A</w:t>
      </w:r>
      <w:r w:rsidRPr="006206C2">
        <w:rPr>
          <w:b/>
          <w:bCs/>
          <w:lang w:eastAsia="zh-CN"/>
        </w:rPr>
        <w:t>b</w:t>
      </w:r>
      <w:proofErr w:type="spellEnd"/>
      <w:r w:rsidRPr="006206C2">
        <w:rPr>
          <w:rFonts w:hint="eastAsia"/>
          <w:b/>
          <w:bCs/>
          <w:lang w:eastAsia="zh-CN"/>
        </w:rPr>
        <w:t>阴性的判断：</w:t>
      </w:r>
      <w:r w:rsidRPr="006206C2">
        <w:rPr>
          <w:b/>
          <w:bCs/>
          <w:lang w:eastAsia="zh-CN"/>
        </w:rPr>
        <w:t xml:space="preserve"> </w:t>
      </w:r>
    </w:p>
    <w:p w:rsidRPr="006206C2" w:rsidR="006206C2" w:rsidP="001460C0" w:rsidRDefault="006206C2" w14:paraId="1E073490" w14:textId="403E052A">
      <w:pPr>
        <w:rPr>
          <w:lang w:eastAsia="zh-CN"/>
        </w:rPr>
      </w:pPr>
      <w:r w:rsidRPr="006206C2">
        <w:rPr>
          <w:lang w:eastAsia="zh-CN"/>
        </w:rPr>
        <w:t xml:space="preserve">1) </w:t>
      </w:r>
      <w:proofErr w:type="spellStart"/>
      <w:r w:rsidRPr="006206C2">
        <w:rPr>
          <w:lang w:eastAsia="zh-CN"/>
        </w:rPr>
        <w:t>N</w:t>
      </w:r>
      <w:r w:rsidR="00D400A2">
        <w:rPr>
          <w:rFonts w:hint="eastAsia"/>
          <w:lang w:eastAsia="zh-CN"/>
        </w:rPr>
        <w:t>A</w:t>
      </w:r>
      <w:r w:rsidRPr="006206C2">
        <w:rPr>
          <w:lang w:eastAsia="zh-CN"/>
        </w:rPr>
        <w:t>b</w:t>
      </w:r>
      <w:proofErr w:type="spellEnd"/>
      <w:r w:rsidRPr="006206C2">
        <w:rPr>
          <w:rFonts w:hint="eastAsia"/>
          <w:lang w:eastAsia="zh-CN"/>
        </w:rPr>
        <w:t>阳性</w:t>
      </w:r>
      <w:r w:rsidR="00D400A2">
        <w:rPr>
          <w:rFonts w:hint="eastAsia"/>
          <w:lang w:eastAsia="zh-CN"/>
        </w:rPr>
        <w:t>：</w:t>
      </w:r>
      <w:r w:rsidRPr="006206C2">
        <w:rPr>
          <w:lang w:eastAsia="zh-CN"/>
        </w:rPr>
        <w:t>ADA</w:t>
      </w:r>
      <w:r w:rsidRPr="006206C2">
        <w:rPr>
          <w:rFonts w:hint="eastAsia"/>
          <w:lang w:eastAsia="zh-CN"/>
        </w:rPr>
        <w:t>阳性受试者中，有一个或以上</w:t>
      </w:r>
      <w:r w:rsidRPr="006206C2">
        <w:rPr>
          <w:lang w:eastAsia="zh-CN"/>
        </w:rPr>
        <w:t xml:space="preserve"> </w:t>
      </w:r>
      <w:proofErr w:type="spellStart"/>
      <w:r w:rsidRPr="006206C2">
        <w:rPr>
          <w:lang w:eastAsia="zh-CN"/>
        </w:rPr>
        <w:t>N</w:t>
      </w:r>
      <w:r w:rsidR="00D400A2">
        <w:rPr>
          <w:rFonts w:hint="eastAsia"/>
          <w:lang w:eastAsia="zh-CN"/>
        </w:rPr>
        <w:t>A</w:t>
      </w:r>
      <w:r w:rsidRPr="006206C2">
        <w:rPr>
          <w:lang w:eastAsia="zh-CN"/>
        </w:rPr>
        <w:t>b</w:t>
      </w:r>
      <w:proofErr w:type="spellEnd"/>
      <w:r w:rsidRPr="006206C2">
        <w:rPr>
          <w:rFonts w:hint="eastAsia"/>
          <w:lang w:eastAsia="zh-CN"/>
        </w:rPr>
        <w:t>样本检测结果为阳性的受试者。</w:t>
      </w:r>
      <w:r w:rsidRPr="006206C2">
        <w:rPr>
          <w:lang w:eastAsia="zh-CN"/>
        </w:rPr>
        <w:t xml:space="preserve"> </w:t>
      </w:r>
    </w:p>
    <w:p w:rsidRPr="006206C2" w:rsidR="006206C2" w:rsidP="001460C0" w:rsidRDefault="006206C2" w14:paraId="15783F92" w14:textId="6B410A19">
      <w:pPr>
        <w:rPr>
          <w:lang w:eastAsia="zh-CN"/>
        </w:rPr>
      </w:pPr>
      <w:r w:rsidRPr="006206C2">
        <w:rPr>
          <w:lang w:eastAsia="zh-CN"/>
        </w:rPr>
        <w:t xml:space="preserve">2) </w:t>
      </w:r>
      <w:proofErr w:type="spellStart"/>
      <w:r w:rsidRPr="006206C2" w:rsidR="001214B3">
        <w:rPr>
          <w:lang w:eastAsia="zh-CN"/>
        </w:rPr>
        <w:t>N</w:t>
      </w:r>
      <w:r w:rsidR="001214B3">
        <w:rPr>
          <w:rFonts w:hint="eastAsia"/>
          <w:lang w:eastAsia="zh-CN"/>
        </w:rPr>
        <w:t>A</w:t>
      </w:r>
      <w:r w:rsidRPr="006206C2" w:rsidR="001214B3">
        <w:rPr>
          <w:lang w:eastAsia="zh-CN"/>
        </w:rPr>
        <w:t>b</w:t>
      </w:r>
      <w:proofErr w:type="spellEnd"/>
      <w:r w:rsidRPr="006206C2">
        <w:rPr>
          <w:rFonts w:hint="eastAsia"/>
          <w:lang w:eastAsia="zh-CN"/>
        </w:rPr>
        <w:t>阴性</w:t>
      </w:r>
      <w:r w:rsidR="00D400A2">
        <w:rPr>
          <w:rFonts w:hint="eastAsia"/>
          <w:lang w:eastAsia="zh-CN"/>
        </w:rPr>
        <w:t>：</w:t>
      </w:r>
      <w:r w:rsidRPr="006206C2">
        <w:rPr>
          <w:lang w:eastAsia="zh-CN"/>
        </w:rPr>
        <w:t>ADA</w:t>
      </w:r>
      <w:r w:rsidRPr="006206C2">
        <w:rPr>
          <w:rFonts w:hint="eastAsia"/>
          <w:lang w:eastAsia="zh-CN"/>
        </w:rPr>
        <w:t>阴性的受试者或者</w:t>
      </w:r>
      <w:r w:rsidRPr="006206C2">
        <w:rPr>
          <w:lang w:eastAsia="zh-CN"/>
        </w:rPr>
        <w:t>ADA</w:t>
      </w:r>
      <w:r w:rsidRPr="006206C2">
        <w:rPr>
          <w:rFonts w:hint="eastAsia"/>
          <w:lang w:eastAsia="zh-CN"/>
        </w:rPr>
        <w:t>阳性受试者中</w:t>
      </w:r>
      <w:r w:rsidRPr="006206C2">
        <w:rPr>
          <w:lang w:eastAsia="zh-CN"/>
        </w:rPr>
        <w:t>Nab</w:t>
      </w:r>
      <w:r w:rsidRPr="006206C2">
        <w:rPr>
          <w:rFonts w:hint="eastAsia"/>
          <w:lang w:eastAsia="zh-CN"/>
        </w:rPr>
        <w:t>阴性的受试者。</w:t>
      </w:r>
      <w:r w:rsidRPr="006206C2">
        <w:rPr>
          <w:lang w:eastAsia="zh-CN"/>
        </w:rPr>
        <w:t xml:space="preserve"> </w:t>
      </w:r>
    </w:p>
    <w:p w:rsidR="002330F8" w:rsidRDefault="00394453" w14:paraId="0E956009" w14:textId="77777777">
      <w:pPr>
        <w:pStyle w:val="Heading1"/>
        <w:pageBreakBefore w:val="0"/>
        <w:ind w:left="1077" w:hanging="1077"/>
        <w:rPr>
          <w:rFonts w:hint="eastAsia"/>
        </w:rPr>
      </w:pPr>
      <w:bookmarkStart w:name="_Toc201319939" w:id="573"/>
      <w:r>
        <w:rPr>
          <w:rFonts w:hint="eastAsia"/>
          <w:lang w:eastAsia="zh-CN"/>
        </w:rPr>
        <w:t>生物标志物分析</w:t>
      </w:r>
      <w:bookmarkEnd w:id="573"/>
    </w:p>
    <w:p w:rsidR="002330F8" w:rsidRDefault="00394453" w14:paraId="0E95600A" w14:textId="77777777">
      <w:pPr>
        <w:rPr>
          <w:lang w:eastAsia="zh-CN"/>
        </w:rPr>
      </w:pPr>
      <w:r>
        <w:rPr>
          <w:rFonts w:hint="eastAsia"/>
          <w:lang w:eastAsia="zh-CN"/>
        </w:rPr>
        <w:t>为了更好了解并利用</w:t>
      </w:r>
      <w:r>
        <w:rPr>
          <w:rFonts w:hint="eastAsia"/>
          <w:lang w:eastAsia="zh-CN"/>
        </w:rPr>
        <w:t>CD47</w:t>
      </w:r>
      <w:r>
        <w:rPr>
          <w:rFonts w:hint="eastAsia"/>
          <w:lang w:eastAsia="zh-CN"/>
        </w:rPr>
        <w:t>靶向免疫治疗在</w:t>
      </w:r>
      <w:proofErr w:type="spellStart"/>
      <w:r>
        <w:rPr>
          <w:rFonts w:hint="eastAsia"/>
          <w:lang w:eastAsia="zh-CN"/>
        </w:rPr>
        <w:t>cHL</w:t>
      </w:r>
      <w:proofErr w:type="spellEnd"/>
      <w:r>
        <w:rPr>
          <w:rFonts w:hint="eastAsia"/>
          <w:lang w:eastAsia="zh-CN"/>
        </w:rPr>
        <w:t>患者中的作用机制，为了帮助未来的患者，我们将研究肿瘤组织中生物标志物与疗效缓解的关系。这些工作可能确定新的预测性</w:t>
      </w:r>
      <w:r>
        <w:rPr>
          <w:rFonts w:hint="eastAsia"/>
          <w:lang w:eastAsia="zh-CN"/>
        </w:rPr>
        <w:t>/</w:t>
      </w:r>
      <w:r>
        <w:rPr>
          <w:rFonts w:hint="eastAsia"/>
          <w:lang w:eastAsia="zh-CN"/>
        </w:rPr>
        <w:t>药效学生物标志物，并产生可能更好地指导免疫肿瘤药物治疗的基本信息。研究将采集肿瘤组织以支持对</w:t>
      </w:r>
      <w:r>
        <w:rPr>
          <w:rFonts w:hint="eastAsia"/>
          <w:lang w:eastAsia="zh-CN"/>
        </w:rPr>
        <w:t>CD47</w:t>
      </w:r>
      <w:r>
        <w:rPr>
          <w:rFonts w:hint="eastAsia"/>
          <w:lang w:eastAsia="zh-CN"/>
        </w:rPr>
        <w:t>表达及肿瘤浸润免疫细胞分析。</w:t>
      </w:r>
      <w:r>
        <w:rPr>
          <w:rFonts w:hint="eastAsia"/>
          <w:lang w:eastAsia="zh-CN"/>
        </w:rPr>
        <w:t xml:space="preserve"> </w:t>
      </w:r>
    </w:p>
    <w:p w:rsidR="002330F8" w:rsidRDefault="00427B59" w14:paraId="0E95600B" w14:textId="7407D0D7">
      <w:pPr>
        <w:rPr>
          <w:lang w:eastAsia="zh-CN"/>
        </w:rPr>
      </w:pPr>
      <w:ins w:author="丁 扬" w:date="2025-07-02T16:49:00Z" w16du:dateUtc="2025-07-02T08:49:00Z" w:id="574">
        <w:r>
          <w:rPr>
            <w:rFonts w:hint="eastAsia"/>
            <w:lang w:eastAsia="zh-CN"/>
          </w:rPr>
          <w:t>如适用，</w:t>
        </w:r>
      </w:ins>
      <w:r w:rsidRPr="3F0EF877" w:rsidR="00394453">
        <w:rPr>
          <w:lang w:eastAsia="zh-CN"/>
        </w:rPr>
        <w:t>本研究将评估受试者</w:t>
      </w:r>
      <w:r w:rsidRPr="3F0EF877" w:rsidR="00394453">
        <w:rPr>
          <w:lang w:eastAsia="zh-CN"/>
        </w:rPr>
        <w:t>CD47</w:t>
      </w:r>
      <w:r w:rsidRPr="3F0EF877" w:rsidR="00394453">
        <w:rPr>
          <w:lang w:eastAsia="zh-CN"/>
        </w:rPr>
        <w:t>表达</w:t>
      </w:r>
      <w:ins w:author="Liang, Qunfeng" w:date="2025-07-05T13:48:00Z" w16du:dateUtc="2025-07-05T05:48:00Z" w:id="575">
        <w:r w:rsidR="00235EDC">
          <w:rPr>
            <w:rFonts w:hint="eastAsia"/>
            <w:lang w:eastAsia="zh-CN"/>
          </w:rPr>
          <w:t>及</w:t>
        </w:r>
        <w:r w:rsidRPr="00235EDC" w:rsidR="00235EDC">
          <w:rPr>
            <w:rFonts w:hint="eastAsia"/>
            <w:lang w:eastAsia="zh-CN"/>
          </w:rPr>
          <w:t>浸润免疫细胞数</w:t>
        </w:r>
      </w:ins>
      <w:r w:rsidRPr="3F0EF877" w:rsidR="00394453">
        <w:rPr>
          <w:lang w:eastAsia="zh-CN"/>
        </w:rPr>
        <w:t>与疗效的潜在关联性。</w:t>
      </w:r>
      <w:commentRangeStart w:id="576"/>
      <w:commentRangeStart w:id="577"/>
      <w:del w:author="Liang, Qunfeng" w:date="2025-07-03T12:25:00Z" w16du:dateUtc="2025-07-03T04:25:00Z" w:id="578">
        <w:r w:rsidRPr="00427B59" w:rsidDel="00EA65E3" w:rsidR="00394453">
          <w:rPr>
            <w:rFonts w:hint="eastAsia"/>
            <w:strike/>
            <w:lang w:eastAsia="zh-CN"/>
            <w:rPrChange w:author="丁 扬" w:date="2025-07-03T09:58:00Z" w16du:dateUtc="2025-07-03T01:58:00Z" w:id="579">
              <w:rPr>
                <w:rFonts w:hint="eastAsia"/>
                <w:lang w:eastAsia="zh-CN"/>
              </w:rPr>
            </w:rPrChange>
          </w:rPr>
          <w:delText>该数据今后可能提供患者人群选择及疗效预测。将在试验组受试者中，按</w:delText>
        </w:r>
      </w:del>
      <w:commentRangeStart w:id="580"/>
      <w:commentRangeStart w:id="581"/>
      <w:commentRangeStart w:id="582"/>
      <w:commentRangeStart w:id="583"/>
      <w:del w:author="Liang, Qunfeng" w:date="2025-07-03T12:26:00Z" w16du:dateUtc="2025-07-03T04:26:00Z" w:id="584">
        <w:r w:rsidRPr="00427B59" w:rsidDel="009C1887" w:rsidR="00394453">
          <w:rPr>
            <w:strike/>
            <w:lang w:eastAsia="zh-CN"/>
            <w:rPrChange w:author="丁 扬" w:date="2025-07-03T09:58:00Z" w16du:dateUtc="2025-07-03T01:58:00Z" w:id="585">
              <w:rPr>
                <w:lang w:eastAsia="zh-CN"/>
              </w:rPr>
            </w:rPrChange>
          </w:rPr>
          <w:delText>CD47</w:delText>
        </w:r>
        <w:r w:rsidRPr="00427B59" w:rsidDel="009C1887" w:rsidR="00394453">
          <w:rPr>
            <w:rFonts w:hint="eastAsia"/>
            <w:strike/>
            <w:lang w:eastAsia="zh-CN"/>
            <w:rPrChange w:author="丁 扬" w:date="2025-07-03T09:58:00Z" w16du:dateUtc="2025-07-03T01:58:00Z" w:id="586">
              <w:rPr>
                <w:rFonts w:hint="eastAsia"/>
                <w:lang w:eastAsia="zh-CN"/>
              </w:rPr>
            </w:rPrChange>
          </w:rPr>
          <w:delText>高表达（是</w:delText>
        </w:r>
        <w:r w:rsidRPr="00427B59" w:rsidDel="009C1887" w:rsidR="00394453">
          <w:rPr>
            <w:strike/>
            <w:lang w:eastAsia="zh-CN"/>
            <w:rPrChange w:author="丁 扬" w:date="2025-07-03T09:58:00Z" w16du:dateUtc="2025-07-03T01:58:00Z" w:id="587">
              <w:rPr>
                <w:lang w:eastAsia="zh-CN"/>
              </w:rPr>
            </w:rPrChange>
          </w:rPr>
          <w:delText>vs.</w:delText>
        </w:r>
        <w:r w:rsidRPr="00427B59" w:rsidDel="009C1887" w:rsidR="00394453">
          <w:rPr>
            <w:rFonts w:hint="eastAsia"/>
            <w:strike/>
            <w:lang w:eastAsia="zh-CN"/>
            <w:rPrChange w:author="丁 扬" w:date="2025-07-03T09:58:00Z" w16du:dateUtc="2025-07-03T01:58:00Z" w:id="588">
              <w:rPr>
                <w:rFonts w:hint="eastAsia"/>
                <w:lang w:eastAsia="zh-CN"/>
              </w:rPr>
            </w:rPrChange>
          </w:rPr>
          <w:delText>否</w:delText>
        </w:r>
      </w:del>
      <w:del w:author="Liang, Qunfeng" w:date="2025-07-03T12:27:00Z" w16du:dateUtc="2025-07-03T04:27:00Z" w:id="589">
        <w:r w:rsidRPr="00427B59" w:rsidDel="009C1887" w:rsidR="00394453">
          <w:rPr>
            <w:rFonts w:hint="eastAsia"/>
            <w:strike/>
            <w:lang w:eastAsia="zh-CN"/>
            <w:rPrChange w:author="丁 扬" w:date="2025-07-03T09:58:00Z" w16du:dateUtc="2025-07-03T01:58:00Z" w:id="590">
              <w:rPr>
                <w:rFonts w:hint="eastAsia"/>
                <w:lang w:eastAsia="zh-CN"/>
              </w:rPr>
            </w:rPrChange>
          </w:rPr>
          <w:delText>）</w:delText>
        </w:r>
      </w:del>
      <w:commentRangeEnd w:id="580"/>
      <w:r w:rsidRPr="00427B59" w:rsidR="00394453">
        <w:rPr>
          <w:rStyle w:val="CommentReference"/>
          <w:strike/>
          <w:rPrChange w:author="丁 扬" w:date="2025-07-03T09:58:00Z" w16du:dateUtc="2025-07-03T01:58:00Z" w:id="591">
            <w:rPr>
              <w:rStyle w:val="CommentReference"/>
            </w:rPr>
          </w:rPrChange>
        </w:rPr>
        <w:commentReference w:id="580"/>
      </w:r>
      <w:commentRangeEnd w:id="581"/>
      <w:r w:rsidRPr="00427B59" w:rsidR="00445F31">
        <w:rPr>
          <w:rStyle w:val="CommentReference"/>
          <w:strike/>
          <w:rPrChange w:author="丁 扬" w:date="2025-07-03T09:58:00Z" w16du:dateUtc="2025-07-03T01:58:00Z" w:id="592">
            <w:rPr>
              <w:rStyle w:val="CommentReference"/>
            </w:rPr>
          </w:rPrChange>
        </w:rPr>
        <w:commentReference w:id="581"/>
      </w:r>
      <w:commentRangeEnd w:id="582"/>
      <w:r w:rsidRPr="00427B59" w:rsidR="00394453">
        <w:rPr>
          <w:rStyle w:val="CommentReference"/>
          <w:strike/>
          <w:rPrChange w:author="丁 扬" w:date="2025-07-03T09:58:00Z" w16du:dateUtc="2025-07-03T01:58:00Z" w:id="593">
            <w:rPr>
              <w:rStyle w:val="CommentReference"/>
            </w:rPr>
          </w:rPrChange>
        </w:rPr>
        <w:commentReference w:id="582"/>
      </w:r>
      <w:commentRangeEnd w:id="583"/>
      <w:r w:rsidRPr="00427B59" w:rsidR="00394453">
        <w:rPr>
          <w:rStyle w:val="CommentReference"/>
          <w:strike/>
          <w:rPrChange w:author="丁 扬" w:date="2025-07-03T09:58:00Z" w16du:dateUtc="2025-07-03T01:58:00Z" w:id="594">
            <w:rPr>
              <w:rStyle w:val="CommentReference"/>
            </w:rPr>
          </w:rPrChange>
        </w:rPr>
        <w:commentReference w:id="583"/>
      </w:r>
      <w:del w:author="Liang, Qunfeng" w:date="2025-07-03T12:26:00Z" w16du:dateUtc="2025-07-03T04:26:00Z" w:id="595">
        <w:r w:rsidRPr="00427B59" w:rsidDel="009C1887" w:rsidR="00394453">
          <w:rPr>
            <w:rFonts w:hint="eastAsia"/>
            <w:strike/>
            <w:lang w:eastAsia="zh-CN"/>
            <w:rPrChange w:author="丁 扬" w:date="2025-07-03T09:58:00Z" w16du:dateUtc="2025-07-03T01:58:00Z" w:id="596">
              <w:rPr>
                <w:rFonts w:hint="eastAsia"/>
                <w:lang w:eastAsia="zh-CN"/>
              </w:rPr>
            </w:rPrChange>
          </w:rPr>
          <w:delText>进行</w:delText>
        </w:r>
      </w:del>
      <w:commentRangeStart w:id="597"/>
      <w:del w:author="Liang, Qunfeng" w:date="2025-07-03T12:27:00Z" w16du:dateUtc="2025-07-03T04:27:00Z" w:id="598">
        <w:r w:rsidRPr="00427B59" w:rsidDel="009C1887" w:rsidR="00394453">
          <w:rPr>
            <w:rFonts w:hint="eastAsia"/>
            <w:strike/>
            <w:lang w:eastAsia="zh-CN"/>
            <w:rPrChange w:author="丁 扬" w:date="2025-07-03T09:58:00Z" w16du:dateUtc="2025-07-03T01:58:00Z" w:id="599">
              <w:rPr>
                <w:rFonts w:hint="eastAsia"/>
                <w:lang w:eastAsia="zh-CN"/>
              </w:rPr>
            </w:rPrChange>
          </w:rPr>
          <w:delText>疗效</w:delText>
        </w:r>
      </w:del>
      <w:commentRangeEnd w:id="597"/>
      <w:r w:rsidRPr="00427B59" w:rsidR="00394453">
        <w:rPr>
          <w:rStyle w:val="CommentReference"/>
          <w:strike/>
          <w:rPrChange w:author="丁 扬" w:date="2025-07-03T09:58:00Z" w16du:dateUtc="2025-07-03T01:58:00Z" w:id="600">
            <w:rPr>
              <w:rStyle w:val="CommentReference"/>
            </w:rPr>
          </w:rPrChange>
        </w:rPr>
        <w:commentReference w:id="597"/>
      </w:r>
      <w:del w:author="Liang, Qunfeng" w:date="2025-07-03T12:27:00Z" w16du:dateUtc="2025-07-03T04:27:00Z" w:id="601">
        <w:r w:rsidRPr="00427B59" w:rsidDel="009C1887" w:rsidR="00394453">
          <w:rPr>
            <w:rFonts w:hint="eastAsia"/>
            <w:strike/>
            <w:lang w:eastAsia="zh-CN"/>
            <w:rPrChange w:author="丁 扬" w:date="2025-07-03T09:58:00Z" w16du:dateUtc="2025-07-03T01:58:00Z" w:id="602">
              <w:rPr>
                <w:rFonts w:hint="eastAsia"/>
                <w:lang w:eastAsia="zh-CN"/>
              </w:rPr>
            </w:rPrChange>
          </w:rPr>
          <w:delText>比</w:delText>
        </w:r>
        <w:r w:rsidRPr="3F0EF877" w:rsidDel="009C1887" w:rsidR="00394453">
          <w:rPr>
            <w:lang w:eastAsia="zh-CN"/>
          </w:rPr>
          <w:delText>较。</w:delText>
        </w:r>
      </w:del>
    </w:p>
    <w:p w:rsidRPr="00427B59" w:rsidR="002330F8" w:rsidRDefault="00394453" w14:paraId="0E95600C" w14:textId="30FBC382">
      <w:pPr>
        <w:rPr>
          <w:ins w:author="丁 扬" w:date="2025-07-02T16:48:00Z" w16du:dateUtc="2025-07-02T08:48:00Z" w:id="603"/>
          <w:strike/>
          <w:lang w:eastAsia="zh-CN"/>
          <w:rPrChange w:author="丁 扬" w:date="2025-07-03T09:58:00Z" w16du:dateUtc="2025-07-03T01:58:00Z" w:id="604">
            <w:rPr>
              <w:ins w:author="丁 扬" w:date="2025-07-02T16:48:00Z" w16du:dateUtc="2025-07-02T08:48:00Z" w:id="605"/>
              <w:lang w:eastAsia="zh-CN"/>
            </w:rPr>
          </w:rPrChange>
        </w:rPr>
      </w:pPr>
      <w:del w:author="Liang, Qunfeng" w:date="2025-07-03T12:27:00Z" w16du:dateUtc="2025-07-03T04:27:00Z" w:id="606">
        <w:r w:rsidRPr="00427B59" w:rsidDel="009C1887">
          <w:rPr>
            <w:rFonts w:hint="eastAsia"/>
            <w:strike/>
            <w:lang w:eastAsia="zh-CN"/>
            <w:rPrChange w:author="丁 扬" w:date="2025-07-03T09:58:00Z" w16du:dateUtc="2025-07-03T01:58:00Z" w:id="607">
              <w:rPr>
                <w:rFonts w:hint="eastAsia"/>
                <w:lang w:eastAsia="zh-CN"/>
              </w:rPr>
            </w:rPrChange>
          </w:rPr>
          <w:delText>此外，肿瘤组织免疫细胞浸润分析可以支持</w:delText>
        </w:r>
        <w:r w:rsidRPr="00427B59" w:rsidDel="009C1887">
          <w:rPr>
            <w:strike/>
            <w:lang w:eastAsia="zh-CN"/>
            <w:rPrChange w:author="丁 扬" w:date="2025-07-03T09:58:00Z" w16du:dateUtc="2025-07-03T01:58:00Z" w:id="608">
              <w:rPr>
                <w:lang w:eastAsia="zh-CN"/>
              </w:rPr>
            </w:rPrChange>
          </w:rPr>
          <w:delText>CD47</w:delText>
        </w:r>
        <w:r w:rsidRPr="00427B59" w:rsidDel="009C1887">
          <w:rPr>
            <w:rFonts w:hint="eastAsia"/>
            <w:strike/>
            <w:lang w:eastAsia="zh-CN"/>
            <w:rPrChange w:author="丁 扬" w:date="2025-07-03T09:58:00Z" w16du:dateUtc="2025-07-03T01:58:00Z" w:id="609">
              <w:rPr>
                <w:rFonts w:hint="eastAsia"/>
                <w:lang w:eastAsia="zh-CN"/>
              </w:rPr>
            </w:rPrChange>
          </w:rPr>
          <w:delText>靶向治疗联合</w:delText>
        </w:r>
        <w:r w:rsidRPr="00427B59" w:rsidDel="009C1887">
          <w:rPr>
            <w:strike/>
            <w:lang w:eastAsia="zh-CN"/>
            <w:rPrChange w:author="丁 扬" w:date="2025-07-03T09:58:00Z" w16du:dateUtc="2025-07-03T01:58:00Z" w:id="610">
              <w:rPr>
                <w:lang w:eastAsia="zh-CN"/>
              </w:rPr>
            </w:rPrChange>
          </w:rPr>
          <w:delText>PD-1</w:delText>
        </w:r>
        <w:r w:rsidRPr="00427B59" w:rsidDel="009C1887">
          <w:rPr>
            <w:rFonts w:hint="eastAsia"/>
            <w:strike/>
            <w:lang w:eastAsia="zh-CN"/>
            <w:rPrChange w:author="丁 扬" w:date="2025-07-03T09:58:00Z" w16du:dateUtc="2025-07-03T01:58:00Z" w:id="611">
              <w:rPr>
                <w:rFonts w:hint="eastAsia"/>
                <w:lang w:eastAsia="zh-CN"/>
              </w:rPr>
            </w:rPrChange>
          </w:rPr>
          <w:delText>在</w:delText>
        </w:r>
        <w:r w:rsidRPr="00427B59" w:rsidDel="009C1887">
          <w:rPr>
            <w:strike/>
            <w:lang w:eastAsia="zh-CN"/>
            <w:rPrChange w:author="丁 扬" w:date="2025-07-03T09:58:00Z" w16du:dateUtc="2025-07-03T01:58:00Z" w:id="612">
              <w:rPr>
                <w:lang w:eastAsia="zh-CN"/>
              </w:rPr>
            </w:rPrChange>
          </w:rPr>
          <w:delText>cHL</w:delText>
        </w:r>
        <w:r w:rsidRPr="00427B59" w:rsidDel="009C1887">
          <w:rPr>
            <w:rFonts w:hint="eastAsia"/>
            <w:strike/>
            <w:lang w:eastAsia="zh-CN"/>
            <w:rPrChange w:author="丁 扬" w:date="2025-07-03T09:58:00Z" w16du:dateUtc="2025-07-03T01:58:00Z" w:id="613">
              <w:rPr>
                <w:rFonts w:hint="eastAsia"/>
                <w:lang w:eastAsia="zh-CN"/>
              </w:rPr>
            </w:rPrChange>
          </w:rPr>
          <w:delText>病人的治疗机制证明。将在试验组受试者中，按</w:delText>
        </w:r>
        <w:commentRangeStart w:id="614"/>
        <w:commentRangeStart w:id="615"/>
        <w:commentRangeStart w:id="616"/>
        <w:r w:rsidRPr="00427B59" w:rsidDel="009C1887">
          <w:rPr>
            <w:rFonts w:hint="eastAsia"/>
            <w:strike/>
            <w:lang w:eastAsia="zh-CN"/>
            <w:rPrChange w:author="丁 扬" w:date="2025-07-03T09:58:00Z" w16du:dateUtc="2025-07-03T01:58:00Z" w:id="617">
              <w:rPr>
                <w:rFonts w:hint="eastAsia"/>
                <w:lang w:eastAsia="zh-CN"/>
              </w:rPr>
            </w:rPrChange>
          </w:rPr>
          <w:delText>浸润免疫细胞数</w:delText>
        </w:r>
      </w:del>
      <w:commentRangeEnd w:id="614"/>
      <w:r w:rsidRPr="00427B59">
        <w:rPr>
          <w:rStyle w:val="CommentReference"/>
          <w:strike/>
          <w:rPrChange w:author="丁 扬" w:date="2025-07-03T09:58:00Z" w16du:dateUtc="2025-07-03T01:58:00Z" w:id="618">
            <w:rPr>
              <w:rStyle w:val="CommentReference"/>
            </w:rPr>
          </w:rPrChange>
        </w:rPr>
        <w:commentReference w:id="614"/>
      </w:r>
      <w:commentRangeEnd w:id="615"/>
      <w:r w:rsidRPr="00427B59">
        <w:rPr>
          <w:rStyle w:val="CommentReference"/>
          <w:strike/>
          <w:rPrChange w:author="丁 扬" w:date="2025-07-03T09:58:00Z" w16du:dateUtc="2025-07-03T01:58:00Z" w:id="619">
            <w:rPr>
              <w:rStyle w:val="CommentReference"/>
            </w:rPr>
          </w:rPrChange>
        </w:rPr>
        <w:commentReference w:id="615"/>
      </w:r>
      <w:commentRangeEnd w:id="616"/>
      <w:r w:rsidRPr="00427B59">
        <w:rPr>
          <w:rStyle w:val="CommentReference"/>
          <w:strike/>
          <w:rPrChange w:author="丁 扬" w:date="2025-07-03T09:58:00Z" w16du:dateUtc="2025-07-03T01:58:00Z" w:id="620">
            <w:rPr>
              <w:rStyle w:val="CommentReference"/>
            </w:rPr>
          </w:rPrChange>
        </w:rPr>
        <w:commentReference w:id="616"/>
      </w:r>
      <w:del w:author="Liang, Qunfeng" w:date="2025-07-03T12:27:00Z" w16du:dateUtc="2025-07-03T04:27:00Z" w:id="621">
        <w:r w:rsidRPr="00427B59" w:rsidDel="009C1887">
          <w:rPr>
            <w:rFonts w:hint="eastAsia"/>
            <w:strike/>
            <w:lang w:eastAsia="zh-CN"/>
            <w:rPrChange w:author="丁 扬" w:date="2025-07-03T09:58:00Z" w16du:dateUtc="2025-07-03T01:58:00Z" w:id="622">
              <w:rPr>
                <w:rFonts w:hint="eastAsia"/>
                <w:lang w:eastAsia="zh-CN"/>
              </w:rPr>
            </w:rPrChange>
          </w:rPr>
          <w:delText>进行</w:delText>
        </w:r>
        <w:commentRangeStart w:id="623"/>
        <w:commentRangeStart w:id="624"/>
        <w:commentRangeStart w:id="625"/>
        <w:commentRangeStart w:id="626"/>
        <w:r w:rsidRPr="00427B59" w:rsidDel="009C1887">
          <w:rPr>
            <w:rFonts w:hint="eastAsia"/>
            <w:strike/>
            <w:lang w:eastAsia="zh-CN"/>
            <w:rPrChange w:author="丁 扬" w:date="2025-07-03T09:58:00Z" w16du:dateUtc="2025-07-03T01:58:00Z" w:id="627">
              <w:rPr>
                <w:rFonts w:hint="eastAsia"/>
                <w:lang w:eastAsia="zh-CN"/>
              </w:rPr>
            </w:rPrChange>
          </w:rPr>
          <w:delText>疗效</w:delText>
        </w:r>
      </w:del>
      <w:commentRangeEnd w:id="623"/>
      <w:r w:rsidRPr="00427B59">
        <w:rPr>
          <w:rStyle w:val="CommentReference"/>
          <w:strike/>
          <w:rPrChange w:author="丁 扬" w:date="2025-07-03T09:58:00Z" w16du:dateUtc="2025-07-03T01:58:00Z" w:id="628">
            <w:rPr>
              <w:rStyle w:val="CommentReference"/>
            </w:rPr>
          </w:rPrChange>
        </w:rPr>
        <w:commentReference w:id="623"/>
      </w:r>
      <w:commentRangeEnd w:id="624"/>
      <w:r w:rsidRPr="00427B59">
        <w:rPr>
          <w:rStyle w:val="CommentReference"/>
          <w:strike/>
          <w:rPrChange w:author="丁 扬" w:date="2025-07-03T09:58:00Z" w16du:dateUtc="2025-07-03T01:58:00Z" w:id="629">
            <w:rPr>
              <w:rStyle w:val="CommentReference"/>
            </w:rPr>
          </w:rPrChange>
        </w:rPr>
        <w:commentReference w:id="624"/>
      </w:r>
      <w:commentRangeEnd w:id="625"/>
      <w:r w:rsidRPr="00427B59">
        <w:rPr>
          <w:rStyle w:val="CommentReference"/>
          <w:strike/>
          <w:rPrChange w:author="丁 扬" w:date="2025-07-03T09:58:00Z" w16du:dateUtc="2025-07-03T01:58:00Z" w:id="630">
            <w:rPr>
              <w:rStyle w:val="CommentReference"/>
            </w:rPr>
          </w:rPrChange>
        </w:rPr>
        <w:commentReference w:id="625"/>
      </w:r>
      <w:commentRangeEnd w:id="626"/>
      <w:r w:rsidRPr="00427B59" w:rsidR="00445F31">
        <w:rPr>
          <w:rStyle w:val="CommentReference"/>
          <w:strike/>
          <w:rPrChange w:author="丁 扬" w:date="2025-07-03T09:58:00Z" w16du:dateUtc="2025-07-03T01:58:00Z" w:id="631">
            <w:rPr>
              <w:rStyle w:val="CommentReference"/>
            </w:rPr>
          </w:rPrChange>
        </w:rPr>
        <w:commentReference w:id="626"/>
      </w:r>
      <w:del w:author="Liang, Qunfeng" w:date="2025-07-03T12:27:00Z" w16du:dateUtc="2025-07-03T04:27:00Z" w:id="632">
        <w:r w:rsidRPr="00427B59" w:rsidDel="009C1887">
          <w:rPr>
            <w:rFonts w:hint="eastAsia"/>
            <w:strike/>
            <w:lang w:eastAsia="zh-CN"/>
            <w:rPrChange w:author="丁 扬" w:date="2025-07-03T09:58:00Z" w16du:dateUtc="2025-07-03T01:58:00Z" w:id="633">
              <w:rPr>
                <w:rFonts w:hint="eastAsia"/>
                <w:lang w:eastAsia="zh-CN"/>
              </w:rPr>
            </w:rPrChange>
          </w:rPr>
          <w:delText>比较。</w:delText>
        </w:r>
      </w:del>
      <w:commentRangeEnd w:id="576"/>
      <w:r w:rsidR="00427B59">
        <w:rPr>
          <w:rStyle w:val="CommentReference"/>
        </w:rPr>
        <w:commentReference w:id="576"/>
      </w:r>
      <w:commentRangeEnd w:id="577"/>
      <w:r w:rsidR="00EA65E3">
        <w:rPr>
          <w:rStyle w:val="CommentReference"/>
        </w:rPr>
        <w:commentReference w:id="577"/>
      </w:r>
    </w:p>
    <w:p w:rsidR="00A72D69" w:rsidDel="00427B59" w:rsidRDefault="00A72D69" w14:paraId="2A3BF252" w14:textId="2BF1E689">
      <w:pPr>
        <w:rPr>
          <w:del w:author="丁 扬" w:date="2025-07-02T16:49:00Z" w16du:dateUtc="2025-07-02T08:49:00Z" w:id="634"/>
          <w:lang w:eastAsia="zh-CN"/>
        </w:rPr>
      </w:pPr>
    </w:p>
    <w:bookmarkStart w:name="_Toc75640078" w:id="635"/>
    <w:bookmarkStart w:name="_Toc201319940" w:id="636"/>
    <w:bookmarkEnd w:id="542"/>
    <w:p w:rsidR="002330F8" w:rsidRDefault="0097759B" w14:paraId="0E95600D" w14:textId="77777777">
      <w:pPr>
        <w:pStyle w:val="Heading1"/>
        <w:pageBreakBefore w:val="0"/>
        <w:ind w:left="1077" w:hanging="1077"/>
        <w:rPr>
          <w:rFonts w:hint="eastAsia"/>
        </w:rPr>
      </w:pPr>
      <w:sdt>
        <w:sdtPr>
          <w:alias w:val="Multiplicity"/>
          <w:tag w:val="Multiplicity"/>
          <w:id w:val="-1263521602"/>
          <w:lock w:val="sdtContentLocked"/>
          <w:placeholder>
            <w:docPart w:val="4FCFCF027EC644E4899FBD7381B3623F"/>
          </w:placeholder>
        </w:sdtPr>
        <w:sdtEndPr/>
        <w:sdtContent>
          <w:r w:rsidR="00394453">
            <w:rPr>
              <w:rFonts w:hint="eastAsia" w:asciiTheme="majorEastAsia" w:hAnsiTheme="majorEastAsia"/>
              <w:lang w:eastAsia="zh-CN"/>
            </w:rPr>
            <w:t>多重性</w:t>
          </w:r>
        </w:sdtContent>
      </w:sdt>
      <w:bookmarkEnd w:id="635"/>
      <w:bookmarkEnd w:id="636"/>
    </w:p>
    <w:sdt>
      <w:sdtPr>
        <w:rPr>
          <w:rStyle w:val="CPTVariable"/>
          <w:b/>
          <w:bCs/>
          <w:lang w:eastAsia="ja-JP"/>
        </w:rPr>
        <w:alias w:val="CPT:Multiplicity"/>
        <w:tag w:val="Multiplicity"/>
        <w:id w:val="1278526276"/>
        <w:lock w:val="sdtLocked"/>
        <w:placeholder>
          <w:docPart w:val="3D0AB0B5F0BB4A85911C9B3E4DA7C6D0"/>
        </w:placeholder>
      </w:sdtPr>
      <w:sdtEndPr>
        <w:rPr>
          <w:rStyle w:val="DefaultParagraphFont"/>
          <w:rFonts w:eastAsia="MS Mincho"/>
          <w:b w:val="0"/>
          <w:lang w:eastAsia="en-US"/>
        </w:rPr>
      </w:sdtEndPr>
      <w:sdtContent>
        <w:p w:rsidR="002330F8" w:rsidRDefault="008254B5" w14:paraId="0E95600F" w14:textId="2A1A1393">
          <w:pPr>
            <w:rPr>
              <w:rStyle w:val="CPTVariable"/>
              <w:lang w:eastAsia="zh-CN"/>
            </w:rPr>
          </w:pPr>
          <w:r w:rsidRPr="004B486A">
            <w:rPr>
              <w:rStyle w:val="CPTVariable"/>
              <w:rFonts w:hint="eastAsia"/>
              <w:lang w:eastAsia="zh-CN"/>
            </w:rPr>
            <w:t>本研究</w:t>
          </w:r>
          <w:r w:rsidR="00394453">
            <w:rPr>
              <w:rStyle w:val="CPTVariable"/>
              <w:lang w:eastAsia="zh-CN"/>
            </w:rPr>
            <w:t>对主要终点指标</w:t>
          </w:r>
          <w:r w:rsidR="00394453">
            <w:rPr>
              <w:rStyle w:val="CPTVariable"/>
              <w:lang w:eastAsia="zh-CN"/>
            </w:rPr>
            <w:t xml:space="preserve">IRC </w:t>
          </w:r>
          <w:r w:rsidR="00394453">
            <w:rPr>
              <w:rStyle w:val="CPTVariable"/>
              <w:lang w:eastAsia="zh-CN"/>
            </w:rPr>
            <w:t>评估的</w:t>
          </w:r>
          <w:r w:rsidR="00394453">
            <w:rPr>
              <w:rStyle w:val="CPTVariable"/>
              <w:lang w:eastAsia="zh-CN"/>
            </w:rPr>
            <w:t>PFS</w:t>
          </w:r>
          <w:r w:rsidR="00394453">
            <w:rPr>
              <w:rStyle w:val="CPTVariable"/>
              <w:lang w:eastAsia="zh-CN"/>
            </w:rPr>
            <w:t>和关键次要终点指标</w:t>
          </w:r>
          <w:r w:rsidR="00394453">
            <w:rPr>
              <w:rStyle w:val="CPTVariable"/>
              <w:lang w:eastAsia="zh-CN"/>
            </w:rPr>
            <w:t>OS</w:t>
          </w:r>
          <w:r w:rsidRPr="00A02425">
            <w:rPr>
              <w:rStyle w:val="CPTVariable"/>
              <w:rFonts w:hint="eastAsia"/>
              <w:lang w:eastAsia="zh-CN"/>
            </w:rPr>
            <w:t>进行评价，总</w:t>
          </w:r>
          <w:r w:rsidRPr="00A02425">
            <w:rPr>
              <w:rStyle w:val="CPTVariable"/>
              <w:rFonts w:hint="eastAsia"/>
              <w:lang w:eastAsia="zh-CN"/>
            </w:rPr>
            <w:t>I</w:t>
          </w:r>
          <w:r w:rsidRPr="00A02425">
            <w:rPr>
              <w:rStyle w:val="CPTVariable"/>
              <w:rFonts w:hint="eastAsia"/>
              <w:lang w:eastAsia="zh-CN"/>
            </w:rPr>
            <w:t>类错误率为单侧</w:t>
          </w:r>
          <w:r w:rsidRPr="00A02425">
            <w:rPr>
              <w:rStyle w:val="CPTVariable"/>
              <w:rFonts w:hint="eastAsia"/>
              <w:lang w:eastAsia="zh-CN"/>
            </w:rPr>
            <w:t>0.025</w:t>
          </w:r>
          <w:r w:rsidRPr="00A02425">
            <w:rPr>
              <w:rStyle w:val="CPTVariable"/>
              <w:rFonts w:hint="eastAsia"/>
              <w:lang w:eastAsia="zh-CN"/>
            </w:rPr>
            <w:t>，两个终点将</w:t>
          </w:r>
          <w:r w:rsidR="00394453">
            <w:rPr>
              <w:rStyle w:val="CPTVariable"/>
              <w:lang w:eastAsia="zh-CN"/>
            </w:rPr>
            <w:t>进行顺序检验（</w:t>
          </w:r>
          <w:r w:rsidR="00394453">
            <w:rPr>
              <w:rStyle w:val="CPTVariable"/>
              <w:lang w:eastAsia="zh-CN"/>
            </w:rPr>
            <w:t>PFS→OS</w:t>
          </w:r>
          <w:r w:rsidR="00394453">
            <w:rPr>
              <w:rStyle w:val="CPTVariable"/>
              <w:lang w:eastAsia="zh-CN"/>
            </w:rPr>
            <w:t>）。本研究计划在</w:t>
          </w:r>
          <w:r w:rsidR="00394453">
            <w:rPr>
              <w:rStyle w:val="CPTVariable"/>
              <w:lang w:eastAsia="zh-CN"/>
            </w:rPr>
            <w:t xml:space="preserve">PFS </w:t>
          </w:r>
          <w:r w:rsidR="00701C71">
            <w:rPr>
              <w:rStyle w:val="CPTVariable"/>
              <w:rFonts w:hint="eastAsia"/>
              <w:lang w:eastAsia="zh-CN"/>
            </w:rPr>
            <w:t>主要</w:t>
          </w:r>
          <w:r w:rsidR="00394453">
            <w:rPr>
              <w:rStyle w:val="CPTVariable"/>
              <w:lang w:eastAsia="zh-CN"/>
            </w:rPr>
            <w:t>分析的时间点进行</w:t>
          </w:r>
          <w:r w:rsidR="00394453">
            <w:rPr>
              <w:rStyle w:val="CPTVariable"/>
              <w:lang w:eastAsia="zh-CN"/>
            </w:rPr>
            <w:t>OS</w:t>
          </w:r>
          <w:r w:rsidR="00394453">
            <w:rPr>
              <w:rStyle w:val="CPTVariable"/>
              <w:lang w:eastAsia="zh-CN"/>
            </w:rPr>
            <w:t>的期中分析，此时</w:t>
          </w:r>
          <w:proofErr w:type="gramStart"/>
          <w:r w:rsidR="00394453">
            <w:rPr>
              <w:rStyle w:val="CPTVariable"/>
              <w:lang w:eastAsia="zh-CN"/>
            </w:rPr>
            <w:t>约观察</w:t>
          </w:r>
          <w:proofErr w:type="gramEnd"/>
          <w:r w:rsidR="00394453">
            <w:rPr>
              <w:rStyle w:val="CPTVariable"/>
              <w:lang w:eastAsia="zh-CN"/>
            </w:rPr>
            <w:t>到</w:t>
          </w:r>
          <w:r w:rsidR="00394453">
            <w:rPr>
              <w:rStyle w:val="CPTVariable"/>
              <w:lang w:eastAsia="zh-CN"/>
            </w:rPr>
            <w:t>65%</w:t>
          </w:r>
          <w:r w:rsidR="00394453">
            <w:rPr>
              <w:rStyle w:val="CPTVariable"/>
              <w:lang w:eastAsia="zh-CN"/>
            </w:rPr>
            <w:t>的</w:t>
          </w:r>
          <w:r w:rsidR="00394453">
            <w:rPr>
              <w:rStyle w:val="CPTVariable"/>
              <w:lang w:eastAsia="zh-CN"/>
            </w:rPr>
            <w:t>OS</w:t>
          </w:r>
          <w:r w:rsidR="00394453">
            <w:rPr>
              <w:rStyle w:val="CPTVariable"/>
              <w:lang w:eastAsia="zh-CN"/>
            </w:rPr>
            <w:t>事件数（约</w:t>
          </w:r>
          <w:r w:rsidR="00394453">
            <w:rPr>
              <w:rStyle w:val="CPTVariable"/>
              <w:lang w:eastAsia="zh-CN"/>
            </w:rPr>
            <w:t>84</w:t>
          </w:r>
          <w:r w:rsidR="00394453">
            <w:rPr>
              <w:rStyle w:val="CPTVariable"/>
              <w:lang w:eastAsia="zh-CN"/>
            </w:rPr>
            <w:t>个</w:t>
          </w:r>
          <w:r w:rsidR="00394453">
            <w:rPr>
              <w:rStyle w:val="CPTVariable"/>
              <w:lang w:eastAsia="zh-CN"/>
            </w:rPr>
            <w:t>OS</w:t>
          </w:r>
          <w:r w:rsidR="00394453">
            <w:rPr>
              <w:rStyle w:val="CPTVariable"/>
              <w:lang w:eastAsia="zh-CN"/>
            </w:rPr>
            <w:t>事件）。如果</w:t>
          </w:r>
          <w:r w:rsidR="00394453">
            <w:rPr>
              <w:rStyle w:val="CPTVariable"/>
              <w:lang w:eastAsia="zh-CN"/>
            </w:rPr>
            <w:t xml:space="preserve">OS </w:t>
          </w:r>
          <w:r w:rsidR="00394453">
            <w:rPr>
              <w:rStyle w:val="CPTVariable"/>
              <w:lang w:eastAsia="zh-CN"/>
            </w:rPr>
            <w:t>在期中分析时检验未</w:t>
          </w:r>
          <w:proofErr w:type="gramStart"/>
          <w:r w:rsidR="00394453">
            <w:rPr>
              <w:rStyle w:val="CPTVariable"/>
              <w:lang w:eastAsia="zh-CN"/>
            </w:rPr>
            <w:t>达到优效性</w:t>
          </w:r>
          <w:proofErr w:type="gramEnd"/>
          <w:r w:rsidR="00394453">
            <w:rPr>
              <w:rStyle w:val="CPTVariable"/>
              <w:lang w:eastAsia="zh-CN"/>
            </w:rPr>
            <w:t>，则在观察到</w:t>
          </w:r>
          <w:r w:rsidR="00394453">
            <w:rPr>
              <w:rStyle w:val="CPTVariable"/>
              <w:lang w:eastAsia="zh-CN"/>
            </w:rPr>
            <w:t>129</w:t>
          </w:r>
          <w:r w:rsidR="00394453">
            <w:rPr>
              <w:rStyle w:val="CPTVariable"/>
              <w:lang w:eastAsia="zh-CN"/>
            </w:rPr>
            <w:t>例</w:t>
          </w:r>
          <w:r w:rsidR="00394453">
            <w:rPr>
              <w:rStyle w:val="CPTVariable"/>
              <w:lang w:eastAsia="zh-CN"/>
            </w:rPr>
            <w:t xml:space="preserve">OS </w:t>
          </w:r>
          <w:r w:rsidR="00394453">
            <w:rPr>
              <w:rStyle w:val="CPTVariable"/>
              <w:lang w:eastAsia="zh-CN"/>
            </w:rPr>
            <w:t>事件数时进行</w:t>
          </w:r>
          <w:r w:rsidR="00394453">
            <w:rPr>
              <w:rStyle w:val="CPTVariable"/>
              <w:lang w:eastAsia="zh-CN"/>
            </w:rPr>
            <w:t xml:space="preserve">OS </w:t>
          </w:r>
          <w:r w:rsidR="00394453">
            <w:rPr>
              <w:rStyle w:val="CPTVariable"/>
              <w:lang w:eastAsia="zh-CN"/>
            </w:rPr>
            <w:t>最终分析。</w:t>
          </w:r>
          <w:r w:rsidR="00394453">
            <w:rPr>
              <w:rStyle w:val="CPTVariable"/>
              <w:lang w:eastAsia="zh-CN"/>
            </w:rPr>
            <w:t xml:space="preserve"> </w:t>
          </w:r>
        </w:p>
        <w:p w:rsidR="002330F8" w:rsidRDefault="00394453" w14:paraId="0E956010" w14:textId="6147A965">
          <w:pPr>
            <w:rPr>
              <w:rFonts w:eastAsia="MS Mincho"/>
              <w:lang w:eastAsia="zh-CN"/>
            </w:rPr>
          </w:pPr>
          <w:r w:rsidRPr="004B486A">
            <w:rPr>
              <w:rStyle w:val="CPTVariable"/>
              <w:lang w:eastAsia="zh-CN"/>
            </w:rPr>
            <w:t>PFS</w:t>
          </w:r>
          <w:r w:rsidRPr="004B486A">
            <w:rPr>
              <w:rStyle w:val="CPTVariable"/>
              <w:rFonts w:hint="eastAsia"/>
              <w:lang w:eastAsia="zh-CN"/>
            </w:rPr>
            <w:t>和</w:t>
          </w:r>
          <w:r w:rsidRPr="004B486A">
            <w:rPr>
              <w:rStyle w:val="CPTVariable"/>
              <w:lang w:eastAsia="zh-CN"/>
            </w:rPr>
            <w:t xml:space="preserve">OS </w:t>
          </w:r>
          <w:r w:rsidRPr="004B486A">
            <w:rPr>
              <w:rStyle w:val="CPTVariable"/>
              <w:rFonts w:hint="eastAsia"/>
              <w:lang w:eastAsia="zh-CN"/>
            </w:rPr>
            <w:t>期中分析和最终分析的预计时间、事件数、检验水准</w:t>
          </w:r>
          <w:proofErr w:type="gramStart"/>
          <w:r w:rsidRPr="004B486A">
            <w:rPr>
              <w:rStyle w:val="CPTVariable"/>
              <w:rFonts w:hint="eastAsia"/>
              <w:lang w:eastAsia="zh-CN"/>
            </w:rPr>
            <w:t>设置见</w:t>
          </w:r>
          <w:proofErr w:type="gramEnd"/>
          <w:r w:rsidRPr="004B486A">
            <w:rPr>
              <w:rStyle w:val="CPTVariable"/>
              <w:lang w:eastAsia="zh-CN"/>
            </w:rPr>
            <w:fldChar w:fldCharType="begin"/>
          </w:r>
          <w:r w:rsidRPr="004B486A">
            <w:rPr>
              <w:rStyle w:val="CPTVariable"/>
              <w:lang w:eastAsia="zh-CN"/>
            </w:rPr>
            <w:instrText xml:space="preserve"> REF _Ref167978545 \r \h </w:instrText>
          </w:r>
          <w:r w:rsidRPr="004B486A" w:rsidR="00B3797C">
            <w:rPr>
              <w:rStyle w:val="CPTVariable"/>
              <w:lang w:eastAsia="zh-CN"/>
            </w:rPr>
            <w:instrText xml:space="preserve"> \* MERGEFORMAT </w:instrText>
          </w:r>
          <w:r w:rsidRPr="004B486A">
            <w:rPr>
              <w:rStyle w:val="CPTVariable"/>
              <w:lang w:eastAsia="zh-CN"/>
            </w:rPr>
          </w:r>
          <w:r w:rsidRPr="004B486A">
            <w:rPr>
              <w:rStyle w:val="CPTVariable"/>
              <w:lang w:eastAsia="zh-CN"/>
            </w:rPr>
            <w:fldChar w:fldCharType="separate"/>
          </w:r>
          <w:r w:rsidRPr="004B486A">
            <w:rPr>
              <w:rStyle w:val="CPTVariable"/>
              <w:lang w:eastAsia="zh-CN"/>
            </w:rPr>
            <w:t>4.1</w:t>
          </w:r>
          <w:r w:rsidRPr="004B486A">
            <w:rPr>
              <w:rStyle w:val="CPTVariable"/>
              <w:lang w:eastAsia="zh-CN"/>
            </w:rPr>
            <w:fldChar w:fldCharType="end"/>
          </w:r>
          <w:r w:rsidRPr="004B486A">
            <w:rPr>
              <w:rStyle w:val="CPTVariable"/>
              <w:rFonts w:hint="eastAsia"/>
              <w:lang w:eastAsia="zh-CN"/>
            </w:rPr>
            <w:t>期中分析。</w:t>
          </w:r>
        </w:p>
      </w:sdtContent>
    </w:sdt>
    <w:bookmarkStart w:name="_Toc201319941" w:displacedByCustomXml="next" w:id="637"/>
    <w:bookmarkStart w:name="_Toc75640081" w:displacedByCustomXml="next" w:id="638"/>
    <w:sdt>
      <w:sdtPr>
        <w:rPr>
          <w:rFonts w:hint="eastAsia"/>
        </w:rPr>
        <w:alias w:val="References"/>
        <w:tag w:val="References"/>
        <w:id w:val="-2083746285"/>
        <w:lock w:val="sdtContentLocked"/>
        <w:placeholder>
          <w:docPart w:val="4FCFCF027EC644E4899FBD7381B3623F"/>
        </w:placeholder>
      </w:sdtPr>
      <w:sdtEndPr>
        <w:rPr>
          <w:rFonts w:hint="default"/>
        </w:rPr>
      </w:sdtEndPr>
      <w:sdtContent>
        <w:p w:rsidR="002330F8" w:rsidRDefault="00394453" w14:paraId="0E956014" w14:textId="77777777">
          <w:pPr>
            <w:pStyle w:val="Heading1"/>
            <w:ind w:left="1077" w:hanging="1077"/>
            <w:rPr>
              <w:rFonts w:hint="eastAsia" w:asciiTheme="minorEastAsia" w:hAnsiTheme="minorEastAsia" w:eastAsiaTheme="minorEastAsia"/>
              <w:lang w:eastAsia="zh-CN"/>
            </w:rPr>
          </w:pPr>
          <w:r>
            <w:rPr>
              <w:rFonts w:asciiTheme="minorEastAsia" w:hAnsiTheme="minorEastAsia" w:eastAsiaTheme="minorEastAsia"/>
              <w:lang w:eastAsia="zh-CN"/>
            </w:rPr>
            <w:t>参考文献</w:t>
          </w:r>
        </w:p>
      </w:sdtContent>
    </w:sdt>
    <w:bookmarkEnd w:displacedByCustomXml="prev" w:id="637"/>
    <w:bookmarkEnd w:displacedByCustomXml="next" w:id="638"/>
    <w:sdt>
      <w:sdtPr>
        <w:rPr>
          <w:rStyle w:val="CPTVariable"/>
        </w:rPr>
        <w:alias w:val="CPT:References"/>
        <w:tag w:val="References"/>
        <w:id w:val="145476284"/>
        <w:lock w:val="sdtLocked"/>
        <w:placeholder>
          <w:docPart w:val="9ADF9140E97242F7AA1FF26933527587"/>
        </w:placeholder>
        <w:showingPlcHdr/>
      </w:sdtPr>
      <w:sdtEndPr>
        <w:rPr>
          <w:rStyle w:val="DefaultParagraphFont"/>
          <w:rFonts w:eastAsia="MS Mincho"/>
          <w:lang w:eastAsia="ja-JP"/>
        </w:rPr>
      </w:sdtEndPr>
      <w:sdtContent>
        <w:p w:rsidR="002330F8" w:rsidRDefault="00394453" w14:paraId="0E956015" w14:textId="77777777">
          <w:pPr>
            <w:rPr>
              <w:rFonts w:eastAsia="MS Mincho"/>
              <w:lang w:eastAsia="ja-JP"/>
            </w:rPr>
          </w:pPr>
          <w:r>
            <w:rPr>
              <w:rStyle w:val="PlaceholderText"/>
            </w:rPr>
            <w:t>Enter References</w:t>
          </w:r>
        </w:p>
      </w:sdtContent>
    </w:sdt>
    <w:bookmarkStart w:name="_Toc75640082" w:id="639"/>
    <w:bookmarkStart w:name="_Toc201319942" w:id="640"/>
    <w:bookmarkStart w:name="_Toc518655997" w:id="641"/>
    <w:bookmarkStart w:name="_Toc518466185" w:id="642"/>
    <w:bookmarkStart w:name="_Toc521400488" w:id="643"/>
    <w:p w:rsidR="002330F8" w:rsidRDefault="0097759B" w14:paraId="0E956016" w14:textId="77777777">
      <w:pPr>
        <w:pStyle w:val="Heading1"/>
        <w:rPr>
          <w:rFonts w:hint="eastAsia"/>
        </w:rPr>
      </w:pPr>
      <w:sdt>
        <w:sdtPr>
          <w:alias w:val="Appendices"/>
          <w:tag w:val="Appendices"/>
          <w:id w:val="1544326574"/>
          <w:lock w:val="sdtContentLocked"/>
          <w:placeholder>
            <w:docPart w:val="5C9B5A6F6953497FAB4C4051FE50D324"/>
          </w:placeholder>
        </w:sdtPr>
        <w:sdtEndPr/>
        <w:sdtContent>
          <w:bookmarkEnd w:id="641"/>
          <w:bookmarkEnd w:id="642"/>
          <w:bookmarkEnd w:id="643"/>
          <w:r w:rsidR="00394453">
            <w:rPr>
              <w:rFonts w:hint="eastAsia" w:asciiTheme="minorEastAsia" w:hAnsiTheme="minorEastAsia" w:eastAsiaTheme="minorEastAsia"/>
              <w:lang w:eastAsia="zh-CN"/>
            </w:rPr>
            <w:t>附录</w:t>
          </w:r>
        </w:sdtContent>
      </w:sdt>
      <w:bookmarkEnd w:id="639"/>
      <w:bookmarkEnd w:id="640"/>
    </w:p>
    <w:p w:rsidR="002330F8" w:rsidRDefault="00394453" w14:paraId="0E956017" w14:textId="77777777">
      <w:pPr>
        <w:pStyle w:val="Heading2"/>
        <w:spacing w:line="360" w:lineRule="auto"/>
        <w:rPr>
          <w:rFonts w:ascii="Times New Roman" w:hAnsi="Times New Roman" w:cs="Times New Roman"/>
        </w:rPr>
      </w:pPr>
      <w:bookmarkStart w:name="_Toc201319943" w:id="644"/>
      <w:r>
        <w:rPr>
          <w:rFonts w:ascii="Times New Roman" w:hAnsi="Times New Roman" w:cs="Times New Roman"/>
        </w:rPr>
        <w:t>附录</w:t>
      </w:r>
      <w:r>
        <w:rPr>
          <w:rFonts w:ascii="Times New Roman" w:hAnsi="Times New Roman" w:cs="Times New Roman"/>
        </w:rPr>
        <w:t xml:space="preserve">1: </w:t>
      </w:r>
      <w:r>
        <w:rPr>
          <w:rFonts w:hint="eastAsia" w:ascii="Times New Roman" w:hAnsi="Times New Roman" w:cs="Times New Roman"/>
          <w:lang w:eastAsia="zh-CN"/>
        </w:rPr>
        <w:t>访视和分析窗</w:t>
      </w:r>
      <w:bookmarkEnd w:id="644"/>
    </w:p>
    <w:sdt>
      <w:sdtPr>
        <w:rPr>
          <w:rStyle w:val="CPTVariable"/>
          <w:b/>
          <w:bCs/>
        </w:rPr>
        <w:alias w:val="CPT:TreatmentStatesandPhases"/>
        <w:tag w:val="TreatmentStatesandPhases"/>
        <w:id w:val="-18483533"/>
        <w:placeholder>
          <w:docPart w:val="A1F7EACAC2FC4D6988F6163C7E317F61"/>
        </w:placeholder>
      </w:sdtPr>
      <w:sdtEndPr>
        <w:rPr>
          <w:rStyle w:val="DefaultParagraphFont"/>
          <w:rFonts w:eastAsia="MS Mincho"/>
          <w:b w:val="0"/>
          <w:bCs w:val="0"/>
          <w:lang w:eastAsia="ja-JP"/>
        </w:rPr>
      </w:sdtEndPr>
      <w:sdtContent>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51"/>
          </w:tblGrid>
          <w:tr w:rsidR="002330F8" w14:paraId="0E956019" w14:textId="77777777">
            <w:trPr>
              <w:tblHeader/>
            </w:trPr>
            <w:tc>
              <w:tcPr>
                <w:tcW w:w="9351" w:type="dxa"/>
                <w:shd w:val="clear" w:color="auto" w:fill="B8CCE4" w:themeFill="accent1" w:themeFillTint="66"/>
              </w:tcPr>
              <w:p w:rsidR="002330F8" w:rsidRDefault="00394453" w14:paraId="0E956018" w14:textId="77777777">
                <w:pPr>
                  <w:rPr>
                    <w:rStyle w:val="CPTVariable"/>
                    <w:b/>
                    <w:bCs/>
                  </w:rPr>
                </w:pPr>
                <w:r>
                  <w:rPr>
                    <w:rStyle w:val="CPTVariable"/>
                    <w:rFonts w:hint="eastAsia"/>
                    <w:b/>
                    <w:bCs/>
                    <w:lang w:eastAsia="zh-CN"/>
                  </w:rPr>
                  <w:t>访视和分析窗</w:t>
                </w:r>
              </w:p>
            </w:tc>
          </w:tr>
          <w:tr w:rsidR="002330F8" w14:paraId="0E95601B" w14:textId="77777777">
            <w:tc>
              <w:tcPr>
                <w:tcW w:w="9351" w:type="dxa"/>
                <w:shd w:val="clear" w:color="auto" w:fill="FFFFCC"/>
              </w:tcPr>
              <w:p w:rsidR="002330F8" w:rsidRDefault="00394453" w14:paraId="0E95601A" w14:textId="77777777">
                <w:pPr>
                  <w:rPr>
                    <w:rFonts w:eastAsia="SimSun" w:cs="Times New Roman"/>
                    <w:b/>
                  </w:rPr>
                </w:pPr>
                <w:proofErr w:type="spellStart"/>
                <w:r>
                  <w:rPr>
                    <w:rFonts w:hint="eastAsia" w:eastAsia="SimSun" w:cs="Times New Roman"/>
                    <w:b/>
                  </w:rPr>
                  <w:t>研究日</w:t>
                </w:r>
                <w:proofErr w:type="spellEnd"/>
              </w:p>
            </w:tc>
          </w:tr>
          <w:tr w:rsidR="002330F8" w14:paraId="0E956021" w14:textId="77777777">
            <w:tc>
              <w:tcPr>
                <w:tcW w:w="9351" w:type="dxa"/>
              </w:tcPr>
              <w:p w:rsidR="002330F8" w:rsidRDefault="00394453" w14:paraId="0E95601C" w14:textId="77777777">
                <w:pPr>
                  <w:rPr>
                    <w:rFonts w:hint="eastAsia" w:ascii="SimSun" w:hAnsi="SimSun" w:eastAsia="SimSun" w:cs="Times New Roman"/>
                    <w:color w:val="0000FF"/>
                    <w:szCs w:val="24"/>
                    <w:lang w:val="en-GB" w:eastAsia="zh-CN"/>
                  </w:rPr>
                </w:pPr>
                <w:r>
                  <w:rPr>
                    <w:rFonts w:ascii="SimSun" w:hAnsi="SimSun" w:eastAsia="SimSun" w:cs="Times New Roman"/>
                    <w:color w:val="0000FF"/>
                    <w:lang w:val="en-GB" w:eastAsia="zh-CN"/>
                  </w:rPr>
                  <w:t>第1天被定义为受试者接受随机化当天。</w:t>
                </w:r>
              </w:p>
              <w:p w:rsidR="002330F8" w:rsidRDefault="00394453" w14:paraId="0E95601D" w14:textId="77777777">
                <w:pPr>
                  <w:rPr>
                    <w:rFonts w:hint="eastAsia" w:ascii="SimSun" w:hAnsi="SimSun" w:eastAsia="SimSun" w:cs="Times New Roman"/>
                    <w:szCs w:val="24"/>
                    <w:lang w:val="en-GB" w:eastAsia="zh-CN"/>
                  </w:rPr>
                </w:pPr>
                <w:r>
                  <w:rPr>
                    <w:rFonts w:ascii="SimSun" w:hAnsi="SimSun" w:eastAsia="SimSun" w:cs="Times New Roman"/>
                    <w:szCs w:val="24"/>
                    <w:lang w:val="en-GB" w:eastAsia="zh-CN"/>
                  </w:rPr>
                  <w:t>第1天后的研究日被计算为相对随机化日期的天数：</w:t>
                </w:r>
              </w:p>
              <w:p w:rsidR="002330F8" w:rsidRDefault="00394453" w14:paraId="0E95601E" w14:textId="77777777">
                <w:pPr>
                  <w:pStyle w:val="ListParagraph"/>
                  <w:widowControl w:val="0"/>
                  <w:numPr>
                    <w:ilvl w:val="0"/>
                    <w:numId w:val="92"/>
                  </w:numPr>
                  <w:spacing w:before="120" w:after="120" w:line="240" w:lineRule="auto"/>
                  <w:contextualSpacing w:val="0"/>
                  <w:rPr>
                    <w:rFonts w:eastAsia="SimSun"/>
                    <w:lang w:val="en-GB" w:eastAsia="zh-CN"/>
                  </w:rPr>
                </w:pPr>
                <w:r>
                  <w:rPr>
                    <w:rFonts w:eastAsia="SimSun"/>
                    <w:lang w:val="en-GB" w:eastAsia="zh-CN"/>
                  </w:rPr>
                  <w:t>参考日期</w:t>
                </w:r>
                <w:r>
                  <w:rPr>
                    <w:rFonts w:eastAsia="SimSun"/>
                    <w:lang w:val="en-GB" w:eastAsia="zh-CN"/>
                  </w:rPr>
                  <w:t xml:space="preserve"> = </w:t>
                </w:r>
                <w:proofErr w:type="gramStart"/>
                <w:r>
                  <w:rPr>
                    <w:rFonts w:eastAsia="SimSun"/>
                    <w:lang w:val="en-GB" w:eastAsia="zh-CN"/>
                  </w:rPr>
                  <w:t>缺失值</w:t>
                </w:r>
                <w:proofErr w:type="gramEnd"/>
                <w:r>
                  <w:rPr>
                    <w:rFonts w:eastAsia="SimSun"/>
                    <w:lang w:val="en-GB" w:eastAsia="zh-CN"/>
                  </w:rPr>
                  <w:t xml:space="preserve"> → </w:t>
                </w:r>
                <w:r>
                  <w:rPr>
                    <w:rFonts w:eastAsia="SimSun"/>
                    <w:lang w:val="en-GB" w:eastAsia="zh-CN"/>
                  </w:rPr>
                  <w:t>研究天数</w:t>
                </w:r>
                <w:r>
                  <w:rPr>
                    <w:rFonts w:eastAsia="SimSun"/>
                    <w:lang w:val="en-GB" w:eastAsia="zh-CN"/>
                  </w:rPr>
                  <w:t xml:space="preserve"> = </w:t>
                </w:r>
                <w:r>
                  <w:rPr>
                    <w:rFonts w:eastAsia="SimSun"/>
                    <w:lang w:val="en-GB" w:eastAsia="zh-CN"/>
                  </w:rPr>
                  <w:t>缺失值</w:t>
                </w:r>
              </w:p>
              <w:p w:rsidR="002330F8" w:rsidRDefault="00394453" w14:paraId="0E95601F" w14:textId="77777777">
                <w:pPr>
                  <w:pStyle w:val="ListParagraph"/>
                  <w:widowControl w:val="0"/>
                  <w:numPr>
                    <w:ilvl w:val="0"/>
                    <w:numId w:val="92"/>
                  </w:numPr>
                  <w:spacing w:before="120" w:after="120" w:line="240" w:lineRule="auto"/>
                  <w:rPr>
                    <w:rFonts w:eastAsia="SimSun"/>
                    <w:lang w:val="en-GB" w:eastAsia="zh-CN"/>
                  </w:rPr>
                </w:pPr>
                <w:r>
                  <w:rPr>
                    <w:rFonts w:eastAsia="SimSun"/>
                    <w:lang w:val="en-GB" w:eastAsia="zh-CN"/>
                  </w:rPr>
                  <w:t>参考日期</w:t>
                </w:r>
                <w:r>
                  <w:rPr>
                    <w:rFonts w:eastAsia="SimSun"/>
                    <w:lang w:val="en-GB" w:eastAsia="zh-CN"/>
                  </w:rPr>
                  <w:t xml:space="preserve"> &lt; </w:t>
                </w:r>
                <w:r>
                  <w:rPr>
                    <w:rFonts w:eastAsia="SimSun"/>
                    <w:lang w:val="en-GB" w:eastAsia="zh-CN"/>
                  </w:rPr>
                  <w:t>随机化</w:t>
                </w:r>
                <w:r>
                  <w:rPr>
                    <w:rFonts w:eastAsia="SimSun"/>
                    <w:lang w:val="en-GB" w:eastAsia="zh-CN"/>
                  </w:rPr>
                  <w:t>/</w:t>
                </w:r>
                <w:r>
                  <w:rPr>
                    <w:rFonts w:eastAsia="SimSun"/>
                    <w:lang w:val="en-GB" w:eastAsia="zh-CN"/>
                  </w:rPr>
                  <w:t>首次给药日期</w:t>
                </w:r>
                <w:r>
                  <w:rPr>
                    <w:rFonts w:eastAsia="SimSun"/>
                    <w:lang w:val="en-GB" w:eastAsia="zh-CN"/>
                  </w:rPr>
                  <w:t xml:space="preserve"> → </w:t>
                </w:r>
                <w:r>
                  <w:rPr>
                    <w:rFonts w:eastAsia="SimSun"/>
                    <w:lang w:val="en-GB" w:eastAsia="zh-CN"/>
                  </w:rPr>
                  <w:t>研究日</w:t>
                </w:r>
                <w:r>
                  <w:rPr>
                    <w:rFonts w:eastAsia="SimSun"/>
                    <w:lang w:val="en-GB" w:eastAsia="zh-CN"/>
                  </w:rPr>
                  <w:t xml:space="preserve"> = </w:t>
                </w:r>
                <w:r>
                  <w:rPr>
                    <w:rFonts w:eastAsia="SimSun"/>
                    <w:lang w:val="en-GB" w:eastAsia="zh-CN"/>
                  </w:rPr>
                  <w:t>参考日期</w:t>
                </w:r>
                <w:r>
                  <w:rPr>
                    <w:rFonts w:eastAsia="SimSun"/>
                    <w:lang w:val="en-GB" w:eastAsia="zh-CN"/>
                  </w:rPr>
                  <w:t xml:space="preserve"> – </w:t>
                </w:r>
                <w:r>
                  <w:rPr>
                    <w:rFonts w:eastAsia="SimSun"/>
                    <w:lang w:val="en-GB" w:eastAsia="zh-CN"/>
                  </w:rPr>
                  <w:t>随机化日期</w:t>
                </w:r>
                <w:r>
                  <w:rPr>
                    <w:rFonts w:eastAsia="SimSun"/>
                    <w:lang w:val="en-GB" w:eastAsia="zh-CN"/>
                  </w:rPr>
                  <w:t xml:space="preserve"> </w:t>
                </w:r>
              </w:p>
              <w:p w:rsidR="002330F8" w:rsidRDefault="00394453" w14:paraId="0E956020" w14:textId="77777777">
                <w:pPr>
                  <w:pStyle w:val="ListParagraph"/>
                  <w:widowControl w:val="0"/>
                  <w:numPr>
                    <w:ilvl w:val="0"/>
                    <w:numId w:val="92"/>
                  </w:numPr>
                  <w:spacing w:before="120" w:after="120" w:line="240" w:lineRule="auto"/>
                  <w:rPr>
                    <w:rFonts w:eastAsia="SimSun"/>
                    <w:lang w:val="en-GB" w:eastAsia="zh-CN"/>
                  </w:rPr>
                </w:pPr>
                <w:r>
                  <w:rPr>
                    <w:rFonts w:eastAsia="SimSun"/>
                    <w:lang w:val="en-GB" w:eastAsia="zh-CN"/>
                  </w:rPr>
                  <w:t>参考日期</w:t>
                </w:r>
                <w:r>
                  <w:rPr>
                    <w:rFonts w:eastAsia="SimSun"/>
                    <w:lang w:val="en-GB" w:eastAsia="zh-CN"/>
                  </w:rPr>
                  <w:t xml:space="preserve"> ≥ </w:t>
                </w:r>
                <w:r>
                  <w:rPr>
                    <w:rFonts w:eastAsia="SimSun"/>
                    <w:lang w:val="en-GB" w:eastAsia="zh-CN"/>
                  </w:rPr>
                  <w:t>随机化</w:t>
                </w:r>
                <w:r>
                  <w:rPr>
                    <w:rFonts w:eastAsia="SimSun"/>
                    <w:lang w:val="en-GB" w:eastAsia="zh-CN"/>
                  </w:rPr>
                  <w:t>/</w:t>
                </w:r>
                <w:r>
                  <w:rPr>
                    <w:rFonts w:eastAsia="SimSun"/>
                    <w:lang w:val="en-GB" w:eastAsia="zh-CN"/>
                  </w:rPr>
                  <w:t>首次给药日期</w:t>
                </w:r>
                <w:r>
                  <w:rPr>
                    <w:rFonts w:eastAsia="SimSun"/>
                    <w:lang w:val="en-GB" w:eastAsia="zh-CN"/>
                  </w:rPr>
                  <w:t xml:space="preserve"> → </w:t>
                </w:r>
                <w:r>
                  <w:rPr>
                    <w:rFonts w:eastAsia="SimSun"/>
                    <w:lang w:val="en-GB" w:eastAsia="zh-CN"/>
                  </w:rPr>
                  <w:t>研究日</w:t>
                </w:r>
                <w:r>
                  <w:rPr>
                    <w:rFonts w:eastAsia="SimSun"/>
                    <w:lang w:val="en-GB" w:eastAsia="zh-CN"/>
                  </w:rPr>
                  <w:t xml:space="preserve"> = </w:t>
                </w:r>
                <w:r>
                  <w:rPr>
                    <w:rFonts w:eastAsia="SimSun"/>
                    <w:lang w:val="en-GB" w:eastAsia="zh-CN"/>
                  </w:rPr>
                  <w:t>参考日期</w:t>
                </w:r>
                <w:r>
                  <w:rPr>
                    <w:rFonts w:eastAsia="SimSun"/>
                    <w:lang w:val="en-GB" w:eastAsia="zh-CN"/>
                  </w:rPr>
                  <w:t xml:space="preserve"> – </w:t>
                </w:r>
                <w:r>
                  <w:rPr>
                    <w:rFonts w:eastAsia="SimSun"/>
                    <w:lang w:val="en-GB" w:eastAsia="zh-CN"/>
                  </w:rPr>
                  <w:t>随机化日期</w:t>
                </w:r>
                <w:r>
                  <w:rPr>
                    <w:rFonts w:eastAsia="SimSun"/>
                    <w:lang w:val="en-GB" w:eastAsia="zh-CN"/>
                  </w:rPr>
                  <w:t>+ 1</w:t>
                </w:r>
              </w:p>
            </w:tc>
          </w:tr>
          <w:tr w:rsidR="002330F8" w14:paraId="0E956023" w14:textId="77777777">
            <w:tc>
              <w:tcPr>
                <w:tcW w:w="9351" w:type="dxa"/>
                <w:shd w:val="clear" w:color="auto" w:fill="FFFFCC"/>
              </w:tcPr>
              <w:p w:rsidR="002330F8" w:rsidRDefault="00394453" w14:paraId="0E956022" w14:textId="77777777">
                <w:pPr>
                  <w:rPr>
                    <w:rFonts w:eastAsia="SimSun" w:cs="Times New Roman"/>
                    <w:b/>
                  </w:rPr>
                </w:pPr>
                <w:proofErr w:type="spellStart"/>
                <w:r>
                  <w:rPr>
                    <w:rFonts w:eastAsia="SimSun" w:cs="Times New Roman"/>
                    <w:b/>
                  </w:rPr>
                  <w:t>时间点和评估时间窗</w:t>
                </w:r>
                <w:proofErr w:type="spellEnd"/>
              </w:p>
            </w:tc>
          </w:tr>
          <w:tr w:rsidR="002330F8" w14:paraId="0E956027" w14:textId="77777777">
            <w:tc>
              <w:tcPr>
                <w:tcW w:w="9351" w:type="dxa"/>
              </w:tcPr>
              <w:p w:rsidR="002330F8" w:rsidRDefault="00394453" w14:paraId="0E956024" w14:textId="77777777">
                <w:pPr>
                  <w:rPr>
                    <w:rFonts w:eastAsia="SimSun" w:cs="Times New Roman"/>
                    <w:szCs w:val="24"/>
                    <w:lang w:eastAsia="zh-CN"/>
                  </w:rPr>
                </w:pPr>
                <w:r>
                  <w:rPr>
                    <w:rFonts w:hint="eastAsia" w:eastAsia="SimSun" w:cs="Times New Roman"/>
                    <w:szCs w:val="24"/>
                    <w:lang w:eastAsia="zh-CN"/>
                  </w:rPr>
                  <w:t>各治疗组的评估点和时间窗请见方案表</w:t>
                </w:r>
                <w:r>
                  <w:rPr>
                    <w:rFonts w:hint="eastAsia" w:eastAsia="SimSun" w:cs="Times New Roman"/>
                    <w:szCs w:val="24"/>
                    <w:lang w:eastAsia="zh-CN"/>
                  </w:rPr>
                  <w:t>1a-</w:t>
                </w:r>
                <w:r>
                  <w:rPr>
                    <w:rFonts w:hint="eastAsia" w:eastAsia="SimSun" w:cs="Times New Roman"/>
                    <w:szCs w:val="24"/>
                    <w:lang w:eastAsia="zh-CN"/>
                  </w:rPr>
                  <w:t>表</w:t>
                </w:r>
                <w:r>
                  <w:rPr>
                    <w:rFonts w:hint="eastAsia" w:eastAsia="SimSun" w:cs="Times New Roman"/>
                    <w:szCs w:val="24"/>
                    <w:lang w:eastAsia="zh-CN"/>
                  </w:rPr>
                  <w:t>1c</w:t>
                </w:r>
                <w:r>
                  <w:rPr>
                    <w:rFonts w:hint="eastAsia" w:eastAsia="SimSun" w:cs="Times New Roman"/>
                    <w:szCs w:val="24"/>
                    <w:lang w:eastAsia="zh-CN"/>
                  </w:rPr>
                  <w:t>：研究日程表。</w:t>
                </w:r>
              </w:p>
              <w:p w:rsidR="002330F8" w:rsidRDefault="00394453" w14:paraId="0E956025" w14:textId="77777777">
                <w:pPr>
                  <w:pStyle w:val="ListParagraph"/>
                  <w:widowControl w:val="0"/>
                  <w:numPr>
                    <w:ilvl w:val="0"/>
                    <w:numId w:val="93"/>
                  </w:numPr>
                  <w:spacing w:before="120" w:after="120" w:line="240" w:lineRule="auto"/>
                  <w:contextualSpacing w:val="0"/>
                  <w:jc w:val="both"/>
                  <w:rPr>
                    <w:rFonts w:eastAsia="SimSun"/>
                    <w:lang w:eastAsia="zh-CN"/>
                  </w:rPr>
                </w:pPr>
                <w:r>
                  <w:rPr>
                    <w:rFonts w:eastAsia="SimSun"/>
                    <w:lang w:eastAsia="zh-CN"/>
                  </w:rPr>
                  <w:t>如果一个时间窗内有两个或</w:t>
                </w:r>
                <w:r>
                  <w:rPr>
                    <w:rFonts w:hint="eastAsia" w:eastAsia="SimSun"/>
                    <w:lang w:eastAsia="zh-CN"/>
                  </w:rPr>
                  <w:t>两个以上</w:t>
                </w:r>
                <w:r>
                  <w:rPr>
                    <w:rFonts w:eastAsia="SimSun"/>
                    <w:lang w:eastAsia="zh-CN"/>
                  </w:rPr>
                  <w:t>值，则将使用最接近该时间</w:t>
                </w:r>
                <w:proofErr w:type="gramStart"/>
                <w:r>
                  <w:rPr>
                    <w:rFonts w:eastAsia="SimSun"/>
                    <w:lang w:eastAsia="zh-CN"/>
                  </w:rPr>
                  <w:t>窗目标</w:t>
                </w:r>
                <w:proofErr w:type="gramEnd"/>
                <w:r>
                  <w:rPr>
                    <w:rFonts w:eastAsia="SimSun"/>
                    <w:lang w:eastAsia="zh-CN"/>
                  </w:rPr>
                  <w:t>日期</w:t>
                </w:r>
                <w:r>
                  <w:rPr>
                    <w:rFonts w:eastAsia="SimSun"/>
                    <w:lang w:eastAsia="zh-CN"/>
                  </w:rPr>
                  <w:t>/</w:t>
                </w:r>
                <w:r>
                  <w:rPr>
                    <w:rFonts w:eastAsia="SimSun"/>
                    <w:lang w:eastAsia="zh-CN"/>
                  </w:rPr>
                  <w:t>时间的值。如果数值与目标日</w:t>
                </w:r>
                <w:r>
                  <w:rPr>
                    <w:rFonts w:eastAsia="SimSun"/>
                    <w:lang w:eastAsia="zh-CN"/>
                  </w:rPr>
                  <w:t>/</w:t>
                </w:r>
                <w:r>
                  <w:rPr>
                    <w:rFonts w:eastAsia="SimSun"/>
                    <w:lang w:eastAsia="zh-CN"/>
                  </w:rPr>
                  <w:t>时间的距离相同，则使用平均值或遵循医学意见。如果在目标日期之前和之后有两个时间相同的值，若无其他原因需要考虑，则使用较早的值进行分析。</w:t>
                </w:r>
              </w:p>
              <w:p w:rsidR="002330F8" w:rsidP="5E2E2ECE" w:rsidRDefault="00394453" w14:paraId="0E956026" w14:textId="51DEBF0D">
                <w:pPr>
                  <w:pStyle w:val="ListParagraph"/>
                  <w:widowControl w:val="0"/>
                  <w:numPr>
                    <w:ilvl w:val="0"/>
                    <w:numId w:val="93"/>
                  </w:numPr>
                  <w:spacing w:before="120" w:after="120" w:line="240" w:lineRule="auto"/>
                  <w:jc w:val="both"/>
                  <w:rPr>
                    <w:rFonts w:eastAsia="SimSun"/>
                    <w:lang w:eastAsia="zh-CN"/>
                  </w:rPr>
                </w:pPr>
                <w:r>
                  <w:rPr>
                    <w:rFonts w:eastAsia="SimSun"/>
                    <w:lang w:eastAsia="zh-CN"/>
                  </w:rPr>
                  <w:t>如果方案允许有一个必须进行</w:t>
                </w:r>
                <w:r>
                  <w:rPr>
                    <w:rFonts w:hint="eastAsia" w:eastAsia="SimSun"/>
                    <w:lang w:eastAsia="zh-CN"/>
                  </w:rPr>
                  <w:t>应答</w:t>
                </w:r>
                <w:r>
                  <w:rPr>
                    <w:rFonts w:eastAsia="SimSun"/>
                    <w:lang w:eastAsia="zh-CN"/>
                  </w:rPr>
                  <w:t>评估的时间窗（例如，</w:t>
                </w:r>
                <w:r>
                  <w:rPr>
                    <w:rFonts w:eastAsia="SimSun"/>
                    <w:lang w:eastAsia="zh-CN"/>
                  </w:rPr>
                  <w:t>+/-1</w:t>
                </w:r>
                <w:r>
                  <w:rPr>
                    <w:rFonts w:eastAsia="SimSun"/>
                    <w:lang w:eastAsia="zh-CN"/>
                  </w:rPr>
                  <w:t>周），可考虑</w:t>
                </w:r>
                <w:r>
                  <w:rPr>
                    <w:rFonts w:hint="eastAsia" w:eastAsia="SimSun"/>
                    <w:lang w:eastAsia="zh-CN"/>
                  </w:rPr>
                  <w:t>将该时间窗</w:t>
                </w:r>
                <w:r>
                  <w:rPr>
                    <w:rFonts w:eastAsia="SimSun"/>
                    <w:lang w:eastAsia="zh-CN"/>
                  </w:rPr>
                  <w:t>（例如，</w:t>
                </w:r>
                <w:r>
                  <w:rPr>
                    <w:rFonts w:eastAsia="SimSun"/>
                    <w:lang w:eastAsia="zh-CN"/>
                  </w:rPr>
                  <w:t>1</w:t>
                </w:r>
                <w:r>
                  <w:rPr>
                    <w:rFonts w:eastAsia="SimSun"/>
                    <w:lang w:eastAsia="zh-CN"/>
                  </w:rPr>
                  <w:t>周）</w:t>
                </w:r>
                <w:r>
                  <w:rPr>
                    <w:rFonts w:hint="eastAsia" w:eastAsia="SimSun"/>
                    <w:lang w:eastAsia="zh-CN"/>
                  </w:rPr>
                  <w:t>用</w:t>
                </w:r>
                <w:r>
                  <w:rPr>
                    <w:rFonts w:eastAsia="SimSun"/>
                    <w:lang w:eastAsia="zh-CN"/>
                  </w:rPr>
                  <w:t>于确定</w:t>
                </w:r>
                <w:r>
                  <w:rPr>
                    <w:rFonts w:hint="eastAsia" w:eastAsia="SimSun"/>
                    <w:lang w:eastAsia="zh-CN"/>
                  </w:rPr>
                  <w:t>至少</w:t>
                </w:r>
                <w:r>
                  <w:rPr>
                    <w:rFonts w:eastAsia="SimSun"/>
                    <w:lang w:eastAsia="zh-CN"/>
                  </w:rPr>
                  <w:t>连续</w:t>
                </w:r>
                <w:r>
                  <w:rPr>
                    <w:rFonts w:eastAsia="SimSun"/>
                    <w:lang w:eastAsia="zh-CN"/>
                  </w:rPr>
                  <w:t>2</w:t>
                </w:r>
                <w:r>
                  <w:rPr>
                    <w:rFonts w:eastAsia="SimSun"/>
                    <w:lang w:eastAsia="zh-CN"/>
                  </w:rPr>
                  <w:t>次缺失</w:t>
                </w:r>
                <w:r>
                  <w:rPr>
                    <w:rFonts w:hint="eastAsia" w:eastAsia="SimSun"/>
                    <w:lang w:eastAsia="zh-CN"/>
                  </w:rPr>
                  <w:t>应答</w:t>
                </w:r>
                <w:r>
                  <w:rPr>
                    <w:rFonts w:eastAsia="SimSun"/>
                    <w:lang w:eastAsia="zh-CN"/>
                  </w:rPr>
                  <w:t>评估后的发生事件是否被视为事件。</w:t>
                </w:r>
              </w:p>
            </w:tc>
          </w:tr>
        </w:tbl>
        <w:p w:rsidR="002330F8" w:rsidRDefault="0097759B" w14:paraId="0E956028" w14:textId="77777777">
          <w:pPr>
            <w:rPr>
              <w:rFonts w:eastAsia="MS Mincho"/>
              <w:lang w:eastAsia="ja-JP"/>
            </w:rPr>
          </w:pPr>
        </w:p>
      </w:sdtContent>
    </w:sdt>
    <w:p w:rsidR="002330F8" w:rsidRDefault="00394453" w14:paraId="0E956029" w14:textId="77777777">
      <w:pPr>
        <w:pStyle w:val="Heading2"/>
        <w:pageBreakBefore/>
        <w:spacing w:line="360" w:lineRule="auto"/>
        <w:ind w:left="1259" w:hanging="1259"/>
        <w:rPr>
          <w:rFonts w:hint="eastAsia" w:asciiTheme="majorEastAsia" w:hAnsiTheme="majorEastAsia"/>
          <w:lang w:eastAsia="zh-CN"/>
        </w:rPr>
      </w:pPr>
      <w:bookmarkStart w:name="_Ref167262349" w:id="645"/>
      <w:bookmarkStart w:name="_Ref167262379" w:id="646"/>
      <w:bookmarkStart w:name="_Ref167262375" w:id="647"/>
      <w:bookmarkStart w:name="_Ref167807745" w:id="648"/>
      <w:bookmarkStart w:name="_Toc201319944" w:id="649"/>
      <w:r>
        <w:rPr>
          <w:rFonts w:asciiTheme="majorEastAsia" w:hAnsiTheme="majorEastAsia"/>
          <w:lang w:eastAsia="zh-CN"/>
        </w:rPr>
        <w:t>附录</w:t>
      </w:r>
      <w:r>
        <w:rPr>
          <w:rFonts w:ascii="Times New Roman" w:hAnsi="Times New Roman" w:cs="Times New Roman"/>
          <w:lang w:eastAsia="zh-CN"/>
        </w:rPr>
        <w:t>2:</w:t>
      </w:r>
      <w:r>
        <w:rPr>
          <w:rFonts w:asciiTheme="majorEastAsia" w:hAnsiTheme="majorEastAsia"/>
          <w:lang w:eastAsia="zh-CN"/>
        </w:rPr>
        <w:t xml:space="preserve"> 数据展示标准及处理规则</w:t>
      </w:r>
      <w:bookmarkEnd w:id="645"/>
      <w:bookmarkEnd w:id="646"/>
      <w:bookmarkEnd w:id="647"/>
      <w:bookmarkEnd w:id="648"/>
      <w:bookmarkEnd w:id="649"/>
    </w:p>
    <w:sdt>
      <w:sdtPr>
        <w:rPr>
          <w:rStyle w:val="CPTVariable"/>
        </w:rPr>
        <w:alias w:val="CPT:DataDisplayStandardsandHandlingConventions"/>
        <w:tag w:val="DataDisplayStandardsandHandlingConventions"/>
        <w:id w:val="-1671403543"/>
        <w:placeholder>
          <w:docPart w:val="9CE12101EC374529931F164593720251"/>
        </w:placeholder>
      </w:sdtPr>
      <w:sdtEndPr>
        <w:rPr>
          <w:rStyle w:val="DefaultParagraphFont"/>
          <w:rFonts w:eastAsia="宋体" w:eastAsiaTheme="minorEastAsia"/>
          <w:lang w:eastAsia="ja-JP"/>
        </w:rPr>
      </w:sdtEndPr>
      <w:sdtContent>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8CCE4" w:themeFill="accent1" w:themeFillTint="66"/>
            <w:tblLayout w:type="fixed"/>
            <w:tblLook w:val="04A0" w:firstRow="1" w:lastRow="0" w:firstColumn="1" w:lastColumn="0" w:noHBand="0" w:noVBand="1"/>
          </w:tblPr>
          <w:tblGrid>
            <w:gridCol w:w="9351"/>
          </w:tblGrid>
          <w:tr w:rsidR="002330F8" w:rsidTr="467EEB94" w14:paraId="0E95602B" w14:textId="77777777">
            <w:trPr>
              <w:tblHeader/>
            </w:trPr>
            <w:tc>
              <w:tcPr>
                <w:tcW w:w="9351" w:type="dxa"/>
                <w:shd w:val="clear" w:color="auto" w:fill="B8CCE4" w:themeFill="accent1" w:themeFillTint="66"/>
              </w:tcPr>
              <w:p w:rsidR="002330F8" w:rsidRDefault="00394453" w14:paraId="0E95602A" w14:textId="77777777">
                <w:pPr>
                  <w:rPr>
                    <w:rStyle w:val="CPTVariable"/>
                    <w:lang w:eastAsia="zh-CN"/>
                  </w:rPr>
                </w:pPr>
                <w:r>
                  <w:rPr>
                    <w:rStyle w:val="CPTVariable"/>
                    <w:b/>
                    <w:bCs/>
                    <w:lang w:eastAsia="zh-CN"/>
                  </w:rPr>
                  <w:t>数据展示</w:t>
                </w:r>
                <w:r>
                  <w:rPr>
                    <w:rStyle w:val="CPTVariable"/>
                    <w:rFonts w:hint="eastAsia"/>
                    <w:b/>
                    <w:bCs/>
                    <w:lang w:eastAsia="zh-CN"/>
                  </w:rPr>
                  <w:t>标准及处理规则</w:t>
                </w:r>
              </w:p>
            </w:tc>
          </w:tr>
          <w:tr w:rsidR="002330F8" w:rsidTr="467EEB94" w14:paraId="0E95602D" w14:textId="77777777">
            <w:tblPrEx>
              <w:shd w:val="clear" w:color="auto" w:fill="auto"/>
            </w:tblPrEx>
            <w:tc>
              <w:tcPr>
                <w:tcW w:w="9351" w:type="dxa"/>
                <w:shd w:val="clear" w:color="auto" w:fill="FFFFCC"/>
              </w:tcPr>
              <w:p w:rsidR="002330F8" w:rsidRDefault="00394453" w14:paraId="0E95602C" w14:textId="77777777">
                <w:pPr>
                  <w:rPr>
                    <w:rFonts w:eastAsia="SimSun" w:cs="Times New Roman"/>
                    <w:b/>
                  </w:rPr>
                </w:pPr>
                <w:proofErr w:type="spellStart"/>
                <w:r>
                  <w:rPr>
                    <w:rFonts w:hint="eastAsia" w:eastAsia="SimSun" w:cs="Times New Roman"/>
                    <w:b/>
                  </w:rPr>
                  <w:t>数据展示标准</w:t>
                </w:r>
                <w:proofErr w:type="spellEnd"/>
              </w:p>
            </w:tc>
          </w:tr>
          <w:tr w:rsidR="002330F8" w:rsidTr="467EEB94" w14:paraId="0E956066" w14:textId="77777777">
            <w:tblPrEx>
              <w:shd w:val="clear" w:color="auto" w:fill="auto"/>
            </w:tblPrEx>
            <w:tc>
              <w:tcPr>
                <w:tcW w:w="9351" w:type="dxa"/>
              </w:tcPr>
              <w:p w:rsidR="002330F8" w:rsidRDefault="00394453" w14:paraId="0E95602E" w14:textId="77777777">
                <w:pPr>
                  <w:pStyle w:val="ListParagraph"/>
                  <w:widowControl w:val="0"/>
                  <w:numPr>
                    <w:ilvl w:val="0"/>
                    <w:numId w:val="94"/>
                  </w:numPr>
                  <w:spacing w:before="120" w:after="120" w:line="240" w:lineRule="auto"/>
                  <w:contextualSpacing w:val="0"/>
                  <w:jc w:val="both"/>
                  <w:rPr>
                    <w:rFonts w:eastAsia="SimSun"/>
                    <w:lang w:val="en-GB" w:eastAsia="zh-CN"/>
                  </w:rPr>
                </w:pPr>
                <w:r>
                  <w:rPr>
                    <w:rFonts w:eastAsia="SimSun"/>
                    <w:lang w:val="en-GB" w:eastAsia="zh-CN"/>
                  </w:rPr>
                  <w:t>数值型数据将按</w:t>
                </w:r>
                <w:r>
                  <w:rPr>
                    <w:rFonts w:eastAsia="SimSun"/>
                    <w:lang w:val="en-GB" w:eastAsia="zh-CN"/>
                  </w:rPr>
                  <w:t>eCRF</w:t>
                </w:r>
                <w:r>
                  <w:rPr>
                    <w:rFonts w:eastAsia="SimSun"/>
                    <w:lang w:val="en-GB" w:eastAsia="zh-CN"/>
                  </w:rPr>
                  <w:t>中收集的精度报告。</w:t>
                </w:r>
              </w:p>
              <w:p w:rsidR="002330F8" w:rsidRDefault="00394453" w14:paraId="0E95602F" w14:textId="77777777">
                <w:pPr>
                  <w:pStyle w:val="ListParagraph"/>
                  <w:widowControl w:val="0"/>
                  <w:numPr>
                    <w:ilvl w:val="0"/>
                    <w:numId w:val="94"/>
                  </w:numPr>
                  <w:spacing w:before="120" w:after="120" w:line="240" w:lineRule="auto"/>
                  <w:contextualSpacing w:val="0"/>
                  <w:jc w:val="both"/>
                  <w:rPr>
                    <w:rFonts w:eastAsia="SimSun"/>
                    <w:lang w:val="en-GB" w:eastAsia="zh-CN"/>
                  </w:rPr>
                </w:pPr>
                <w:r>
                  <w:rPr>
                    <w:rFonts w:eastAsia="SimSun"/>
                    <w:lang w:val="en-GB" w:eastAsia="zh-CN"/>
                  </w:rPr>
                  <w:t>非</w:t>
                </w:r>
                <w:r>
                  <w:rPr>
                    <w:rFonts w:eastAsia="SimSun"/>
                    <w:lang w:val="en-GB" w:eastAsia="zh-CN"/>
                  </w:rPr>
                  <w:t>eCRF</w:t>
                </w:r>
                <w:r>
                  <w:rPr>
                    <w:rFonts w:eastAsia="SimSun"/>
                    <w:lang w:val="en-GB" w:eastAsia="zh-CN"/>
                  </w:rPr>
                  <w:t>来源</w:t>
                </w:r>
                <w:r>
                  <w:rPr>
                    <w:rFonts w:hint="eastAsia" w:eastAsia="SimSun"/>
                    <w:lang w:val="en-GB" w:eastAsia="zh-CN"/>
                  </w:rPr>
                  <w:t>数据</w:t>
                </w:r>
                <w:r>
                  <w:rPr>
                    <w:rFonts w:eastAsia="SimSun"/>
                    <w:lang w:val="en-GB" w:eastAsia="zh-CN"/>
                  </w:rPr>
                  <w:t>将遵循</w:t>
                </w:r>
                <w:r>
                  <w:rPr>
                    <w:rFonts w:hint="eastAsia" w:eastAsia="SimSun"/>
                    <w:lang w:val="en-GB" w:eastAsia="zh-CN"/>
                  </w:rPr>
                  <w:t>相同的精度原则（如下表述）</w:t>
                </w:r>
                <w:r>
                  <w:rPr>
                    <w:rFonts w:eastAsia="SimSun"/>
                    <w:lang w:val="en-GB" w:eastAsia="zh-CN"/>
                  </w:rPr>
                  <w:t>，但可调整至临床可解释的小数位数</w:t>
                </w:r>
                <w:r>
                  <w:rPr>
                    <w:rFonts w:eastAsia="SimSun"/>
                    <w:lang w:val="en-GB" w:eastAsia="zh-CN"/>
                  </w:rPr>
                  <w:t>(</w:t>
                </w:r>
                <w:proofErr w:type="spellStart"/>
                <w:r>
                  <w:rPr>
                    <w:rFonts w:eastAsia="SimSun"/>
                    <w:lang w:val="en-GB" w:eastAsia="zh-CN"/>
                  </w:rPr>
                  <w:t>dp</w:t>
                </w:r>
                <w:proofErr w:type="spellEnd"/>
                <w:r>
                  <w:rPr>
                    <w:rFonts w:eastAsia="SimSun"/>
                    <w:lang w:val="en-GB" w:eastAsia="zh-CN"/>
                  </w:rPr>
                  <w:t>.)</w:t>
                </w:r>
                <w:r>
                  <w:rPr>
                    <w:rFonts w:eastAsia="SimSun"/>
                    <w:lang w:val="en-GB" w:eastAsia="zh-CN"/>
                  </w:rPr>
                  <w:t>。</w:t>
                </w:r>
              </w:p>
              <w:p w:rsidR="002330F8" w:rsidRDefault="00394453" w14:paraId="0E956030" w14:textId="77777777">
                <w:pPr>
                  <w:pStyle w:val="ListParagraph"/>
                  <w:widowControl w:val="0"/>
                  <w:numPr>
                    <w:ilvl w:val="0"/>
                    <w:numId w:val="94"/>
                  </w:numPr>
                  <w:spacing w:before="120" w:after="120" w:line="240" w:lineRule="auto"/>
                  <w:contextualSpacing w:val="0"/>
                  <w:jc w:val="both"/>
                  <w:rPr>
                    <w:rFonts w:eastAsia="SimSun"/>
                    <w:lang w:val="en-GB" w:eastAsia="zh-CN"/>
                  </w:rPr>
                </w:pPr>
                <w:r>
                  <w:rPr>
                    <w:rFonts w:eastAsia="SimSun"/>
                    <w:lang w:val="en-GB" w:eastAsia="zh-CN"/>
                  </w:rPr>
                  <w:t>衍生数据及其统计量将比原始数据和对应的统计量多</w:t>
                </w:r>
                <w:r>
                  <w:rPr>
                    <w:rFonts w:eastAsia="SimSun"/>
                    <w:lang w:val="en-GB" w:eastAsia="zh-CN"/>
                  </w:rPr>
                  <w:t>1</w:t>
                </w:r>
                <w:r>
                  <w:rPr>
                    <w:rFonts w:eastAsia="SimSun"/>
                    <w:lang w:val="en-GB" w:eastAsia="zh-CN"/>
                  </w:rPr>
                  <w:t>个小数位。</w:t>
                </w:r>
                <w:r>
                  <w:rPr>
                    <w:rFonts w:hint="eastAsia" w:eastAsia="SimSun"/>
                    <w:lang w:val="en-GB" w:eastAsia="zh-CN"/>
                  </w:rPr>
                  <w:t>例如，如果采集的原始数据含有</w:t>
                </w:r>
                <w:r>
                  <w:rPr>
                    <w:rFonts w:eastAsia="SimSun"/>
                    <w:lang w:val="en-GB" w:eastAsia="zh-CN"/>
                  </w:rPr>
                  <w:t>1</w:t>
                </w:r>
                <w:r>
                  <w:rPr>
                    <w:rFonts w:eastAsia="SimSun"/>
                    <w:lang w:val="en-GB" w:eastAsia="zh-CN"/>
                  </w:rPr>
                  <w:t>位小数，列表中的衍生数据将显示为</w:t>
                </w:r>
                <w:r>
                  <w:rPr>
                    <w:rFonts w:eastAsia="SimSun"/>
                    <w:lang w:val="en-GB" w:eastAsia="zh-CN"/>
                  </w:rPr>
                  <w:t>2</w:t>
                </w:r>
                <w:r>
                  <w:rPr>
                    <w:rFonts w:eastAsia="SimSun"/>
                    <w:lang w:val="en-GB" w:eastAsia="zh-CN"/>
                  </w:rPr>
                  <w:t>位小数。因此，衍生数据的平均值将显示为</w:t>
                </w:r>
                <w:r>
                  <w:rPr>
                    <w:rFonts w:eastAsia="SimSun"/>
                    <w:lang w:val="en-GB" w:eastAsia="zh-CN"/>
                  </w:rPr>
                  <w:t>3</w:t>
                </w:r>
                <w:r>
                  <w:rPr>
                    <w:rFonts w:eastAsia="SimSun"/>
                    <w:lang w:val="en-GB" w:eastAsia="zh-CN"/>
                  </w:rPr>
                  <w:t>位小数，最小值和最大值为</w:t>
                </w:r>
                <w:r>
                  <w:rPr>
                    <w:rFonts w:eastAsia="SimSun"/>
                    <w:lang w:val="en-GB" w:eastAsia="zh-CN"/>
                  </w:rPr>
                  <w:t>2</w:t>
                </w:r>
                <w:r>
                  <w:rPr>
                    <w:rFonts w:eastAsia="SimSun"/>
                    <w:lang w:val="en-GB" w:eastAsia="zh-CN"/>
                  </w:rPr>
                  <w:t>位小数，标准差为</w:t>
                </w:r>
                <w:r>
                  <w:rPr>
                    <w:rFonts w:eastAsia="SimSun"/>
                    <w:lang w:val="en-GB" w:eastAsia="zh-CN"/>
                  </w:rPr>
                  <w:t>4</w:t>
                </w:r>
                <w:r>
                  <w:rPr>
                    <w:rFonts w:eastAsia="SimSun"/>
                    <w:lang w:val="en-GB" w:eastAsia="zh-CN"/>
                  </w:rPr>
                  <w:t>位小数，以此类推。</w:t>
                </w:r>
              </w:p>
              <w:p w:rsidR="002330F8" w:rsidRDefault="00394453" w14:paraId="0E956031" w14:textId="77777777">
                <w:pPr>
                  <w:pStyle w:val="ListParagraph"/>
                  <w:widowControl w:val="0"/>
                  <w:numPr>
                    <w:ilvl w:val="0"/>
                    <w:numId w:val="94"/>
                  </w:numPr>
                  <w:spacing w:before="120" w:after="120" w:line="240" w:lineRule="auto"/>
                  <w:contextualSpacing w:val="0"/>
                  <w:jc w:val="both"/>
                  <w:rPr>
                    <w:rFonts w:eastAsia="SimSun"/>
                    <w:lang w:val="en-GB" w:eastAsia="zh-CN"/>
                  </w:rPr>
                </w:pPr>
                <w:r>
                  <w:rPr>
                    <w:rFonts w:eastAsia="SimSun"/>
                    <w:lang w:val="en-GB" w:eastAsia="zh-CN"/>
                  </w:rPr>
                  <w:t>在确定显示的小数位数时，将同时考虑精密度的有效性和显示的实用性。因此，如果小数位数太多，</w:t>
                </w:r>
                <w:proofErr w:type="gramStart"/>
                <w:r>
                  <w:rPr>
                    <w:rFonts w:eastAsia="SimSun"/>
                    <w:lang w:val="en-GB" w:eastAsia="zh-CN"/>
                  </w:rPr>
                  <w:t>以致于</w:t>
                </w:r>
                <w:proofErr w:type="gramEnd"/>
                <w:r>
                  <w:rPr>
                    <w:rFonts w:eastAsia="SimSun"/>
                    <w:lang w:val="en-GB" w:eastAsia="zh-CN"/>
                  </w:rPr>
                  <w:t>无法添加其他信息，则报告的数据会保留适当的小数位数。除非另有说明，否则任何汇总统计量报告的最大小数位数应为</w:t>
                </w:r>
                <w:r>
                  <w:rPr>
                    <w:rFonts w:eastAsia="SimSun"/>
                    <w:lang w:val="en-GB" w:eastAsia="zh-CN"/>
                  </w:rPr>
                  <w:t>4</w:t>
                </w:r>
                <w:r>
                  <w:rPr>
                    <w:rFonts w:eastAsia="SimSun"/>
                    <w:lang w:val="en-GB" w:eastAsia="zh-CN"/>
                  </w:rPr>
                  <w:t>。</w:t>
                </w:r>
              </w:p>
              <w:p w:rsidR="002330F8" w:rsidRDefault="00394453" w14:paraId="0E956032" w14:textId="77777777">
                <w:pPr>
                  <w:pStyle w:val="ListParagraph"/>
                  <w:widowControl w:val="0"/>
                  <w:numPr>
                    <w:ilvl w:val="0"/>
                    <w:numId w:val="94"/>
                  </w:numPr>
                  <w:spacing w:before="120" w:after="120" w:line="240" w:lineRule="auto"/>
                  <w:contextualSpacing w:val="0"/>
                  <w:jc w:val="both"/>
                  <w:rPr>
                    <w:rFonts w:eastAsia="MS Mincho"/>
                    <w:lang w:val="en-GB" w:eastAsia="zh-CN"/>
                  </w:rPr>
                </w:pPr>
                <w:r>
                  <w:rPr>
                    <w:rFonts w:hint="eastAsia" w:eastAsia="SimSun"/>
                    <w:lang w:val="en-GB" w:eastAsia="zh-CN"/>
                  </w:rPr>
                  <w:t>最大小数位数可以直接应用在</w:t>
                </w:r>
                <w:proofErr w:type="spellStart"/>
                <w:r>
                  <w:rPr>
                    <w:rFonts w:hint="eastAsia" w:eastAsia="SimSun"/>
                    <w:lang w:val="en-GB" w:eastAsia="zh-CN"/>
                  </w:rPr>
                  <w:t>A</w:t>
                </w:r>
                <w:r>
                  <w:rPr>
                    <w:rFonts w:eastAsia="SimSun"/>
                    <w:lang w:val="en-GB" w:eastAsia="zh-CN"/>
                  </w:rPr>
                  <w:t>D</w:t>
                </w:r>
                <w:r>
                  <w:rPr>
                    <w:rFonts w:hint="eastAsia" w:eastAsia="SimSun"/>
                    <w:lang w:val="en-GB" w:eastAsia="zh-CN"/>
                  </w:rPr>
                  <w:t>aM</w:t>
                </w:r>
                <w:proofErr w:type="spellEnd"/>
                <w:r>
                  <w:rPr>
                    <w:rFonts w:hint="eastAsia" w:eastAsia="SimSun"/>
                    <w:lang w:val="en-GB" w:eastAsia="zh-CN"/>
                  </w:rPr>
                  <w:t>数据集中</w:t>
                </w:r>
                <w:r>
                  <w:rPr>
                    <w:rFonts w:eastAsia="SimSun"/>
                    <w:lang w:val="en-GB" w:eastAsia="zh-CN"/>
                  </w:rPr>
                  <w:t>。</w:t>
                </w: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25"/>
                  <w:gridCol w:w="4140"/>
                  <w:gridCol w:w="3685"/>
                </w:tblGrid>
                <w:tr w:rsidR="002330F8" w14:paraId="0E956034" w14:textId="77777777">
                  <w:trPr>
                    <w:trHeight w:val="97"/>
                  </w:trPr>
                  <w:tc>
                    <w:tcPr>
                      <w:tcW w:w="9350" w:type="dxa"/>
                      <w:gridSpan w:val="3"/>
                      <w:shd w:val="clear" w:color="auto" w:fill="F2F2F2" w:themeFill="background1" w:themeFillShade="F2"/>
                    </w:tcPr>
                    <w:p w:rsidR="002330F8" w:rsidRDefault="00394453" w14:paraId="0E956033" w14:textId="77777777">
                      <w:pPr>
                        <w:rPr>
                          <w:rFonts w:eastAsia="SimSun" w:cs="Times New Roman"/>
                          <w:b/>
                          <w:szCs w:val="21"/>
                          <w:lang w:val="en-GB" w:eastAsia="ja-JP"/>
                        </w:rPr>
                      </w:pPr>
                      <w:proofErr w:type="spellStart"/>
                      <w:r>
                        <w:rPr>
                          <w:rFonts w:eastAsia="SimSun" w:cs="Times New Roman"/>
                          <w:b/>
                          <w:szCs w:val="21"/>
                          <w:lang w:val="en-GB"/>
                        </w:rPr>
                        <w:t>精度</w:t>
                      </w:r>
                      <w:proofErr w:type="spellEnd"/>
                    </w:p>
                  </w:tc>
                </w:tr>
                <w:tr w:rsidR="002330F8" w14:paraId="0E956038" w14:textId="77777777">
                  <w:trPr>
                    <w:trHeight w:val="158"/>
                  </w:trPr>
                  <w:tc>
                    <w:tcPr>
                      <w:tcW w:w="1525" w:type="dxa"/>
                      <w:shd w:val="clear" w:color="auto" w:fill="F2F2F2" w:themeFill="background1" w:themeFillShade="F2"/>
                    </w:tcPr>
                    <w:p w:rsidR="002330F8" w:rsidRDefault="00394453" w14:paraId="0E956035" w14:textId="77777777">
                      <w:pPr>
                        <w:rPr>
                          <w:rFonts w:eastAsia="SimSun" w:cs="Times New Roman"/>
                          <w:szCs w:val="21"/>
                          <w:lang w:val="en-GB" w:eastAsia="ja-JP"/>
                        </w:rPr>
                      </w:pPr>
                      <w:proofErr w:type="spellStart"/>
                      <w:r>
                        <w:rPr>
                          <w:rFonts w:eastAsia="SimSun" w:cs="Times New Roman"/>
                          <w:b/>
                          <w:szCs w:val="21"/>
                          <w:lang w:val="en-GB"/>
                        </w:rPr>
                        <w:t>名称</w:t>
                      </w:r>
                      <w:proofErr w:type="spellEnd"/>
                    </w:p>
                  </w:tc>
                  <w:tc>
                    <w:tcPr>
                      <w:tcW w:w="4140" w:type="dxa"/>
                      <w:shd w:val="clear" w:color="auto" w:fill="F2F2F2" w:themeFill="background1" w:themeFillShade="F2"/>
                      <w:vAlign w:val="center"/>
                    </w:tcPr>
                    <w:p w:rsidR="002330F8" w:rsidRDefault="00394453" w14:paraId="0E956036" w14:textId="77777777">
                      <w:pPr>
                        <w:rPr>
                          <w:rFonts w:eastAsia="SimSun" w:cs="Times New Roman"/>
                          <w:szCs w:val="21"/>
                          <w:lang w:val="en-GB" w:eastAsia="ja-JP"/>
                        </w:rPr>
                      </w:pPr>
                      <w:proofErr w:type="spellStart"/>
                      <w:r>
                        <w:rPr>
                          <w:rFonts w:eastAsia="SimSun" w:cs="Times New Roman"/>
                          <w:b/>
                          <w:szCs w:val="21"/>
                          <w:lang w:val="en-GB"/>
                        </w:rPr>
                        <w:t>描述</w:t>
                      </w:r>
                      <w:proofErr w:type="spellEnd"/>
                    </w:p>
                  </w:tc>
                  <w:tc>
                    <w:tcPr>
                      <w:tcW w:w="3685" w:type="dxa"/>
                      <w:shd w:val="clear" w:color="auto" w:fill="F2F2F2" w:themeFill="background1" w:themeFillShade="F2"/>
                    </w:tcPr>
                    <w:p w:rsidR="002330F8" w:rsidRDefault="00394453" w14:paraId="0E956037" w14:textId="77777777">
                      <w:pPr>
                        <w:rPr>
                          <w:rFonts w:eastAsia="SimSun" w:cs="Times New Roman"/>
                          <w:szCs w:val="21"/>
                          <w:lang w:val="en-GB" w:eastAsia="ja-JP"/>
                        </w:rPr>
                      </w:pPr>
                      <w:proofErr w:type="spellStart"/>
                      <w:r>
                        <w:rPr>
                          <w:rFonts w:eastAsia="SimSun" w:cs="Times New Roman"/>
                          <w:b/>
                          <w:szCs w:val="21"/>
                          <w:lang w:val="en-GB"/>
                        </w:rPr>
                        <w:t>小数位数</w:t>
                      </w:r>
                      <w:proofErr w:type="spellEnd"/>
                      <w:r>
                        <w:rPr>
                          <w:rFonts w:eastAsia="SimSun" w:cs="Times New Roman"/>
                          <w:b/>
                          <w:szCs w:val="21"/>
                          <w:lang w:val="en-GB" w:eastAsia="ja-JP"/>
                        </w:rPr>
                        <w:t xml:space="preserve"> (</w:t>
                      </w:r>
                      <w:proofErr w:type="spellStart"/>
                      <w:r>
                        <w:rPr>
                          <w:rFonts w:eastAsia="SimSun" w:cs="Times New Roman"/>
                          <w:b/>
                          <w:szCs w:val="21"/>
                          <w:lang w:val="en-GB" w:eastAsia="ja-JP"/>
                        </w:rPr>
                        <w:t>dp</w:t>
                      </w:r>
                      <w:proofErr w:type="spellEnd"/>
                      <w:r>
                        <w:rPr>
                          <w:rFonts w:eastAsia="SimSun" w:cs="Times New Roman"/>
                          <w:b/>
                          <w:szCs w:val="21"/>
                          <w:lang w:val="en-GB" w:eastAsia="ja-JP"/>
                        </w:rPr>
                        <w:t>)</w:t>
                      </w:r>
                    </w:p>
                  </w:tc>
                </w:tr>
                <w:tr w:rsidR="002330F8" w14:paraId="0E95603C" w14:textId="77777777">
                  <w:trPr>
                    <w:trHeight w:val="158"/>
                  </w:trPr>
                  <w:tc>
                    <w:tcPr>
                      <w:tcW w:w="1525" w:type="dxa"/>
                    </w:tcPr>
                    <w:p w:rsidR="002330F8" w:rsidRDefault="00394453" w14:paraId="0E956039" w14:textId="77777777">
                      <w:pPr>
                        <w:rPr>
                          <w:rFonts w:eastAsia="SimSun" w:cs="Times New Roman"/>
                          <w:b/>
                          <w:szCs w:val="21"/>
                          <w:lang w:val="en-GB" w:eastAsia="ja-JP"/>
                        </w:rPr>
                      </w:pPr>
                      <w:r>
                        <w:rPr>
                          <w:rFonts w:eastAsia="SimSun" w:cs="Times New Roman"/>
                          <w:szCs w:val="21"/>
                        </w:rPr>
                        <w:t>N</w:t>
                      </w:r>
                    </w:p>
                  </w:tc>
                  <w:tc>
                    <w:tcPr>
                      <w:tcW w:w="4140" w:type="dxa"/>
                    </w:tcPr>
                    <w:p w:rsidR="002330F8" w:rsidRDefault="00394453" w14:paraId="0E95603A" w14:textId="77777777">
                      <w:pPr>
                        <w:rPr>
                          <w:rFonts w:eastAsia="SimSun" w:cs="Times New Roman"/>
                          <w:b/>
                          <w:szCs w:val="21"/>
                          <w:lang w:val="en-GB" w:eastAsia="zh-CN"/>
                        </w:rPr>
                      </w:pPr>
                      <w:r>
                        <w:rPr>
                          <w:rFonts w:eastAsia="SimSun" w:cs="Times New Roman"/>
                          <w:szCs w:val="21"/>
                          <w:lang w:eastAsia="zh-CN"/>
                        </w:rPr>
                        <w:t>治疗组中的受试者人数</w:t>
                      </w:r>
                    </w:p>
                  </w:tc>
                  <w:tc>
                    <w:tcPr>
                      <w:tcW w:w="3685" w:type="dxa"/>
                    </w:tcPr>
                    <w:p w:rsidR="002330F8" w:rsidRDefault="00394453" w14:paraId="0E95603B" w14:textId="77777777">
                      <w:pPr>
                        <w:rPr>
                          <w:rFonts w:eastAsia="SimSun" w:cs="Times New Roman"/>
                          <w:b/>
                          <w:szCs w:val="21"/>
                          <w:lang w:val="en-GB" w:eastAsia="ja-JP"/>
                        </w:rPr>
                      </w:pPr>
                      <w:r>
                        <w:rPr>
                          <w:rFonts w:hint="eastAsia" w:eastAsia="SimSun" w:cs="Times New Roman"/>
                          <w:szCs w:val="21"/>
                        </w:rPr>
                        <w:t>始终显示为</w:t>
                      </w:r>
                      <w:r>
                        <w:rPr>
                          <w:rFonts w:eastAsia="SimSun" w:cs="Times New Roman"/>
                          <w:szCs w:val="21"/>
                        </w:rPr>
                        <w:t xml:space="preserve">0 </w:t>
                      </w:r>
                      <w:proofErr w:type="spellStart"/>
                      <w:r>
                        <w:rPr>
                          <w:rFonts w:eastAsia="SimSun" w:cs="Times New Roman"/>
                          <w:szCs w:val="21"/>
                        </w:rPr>
                        <w:t>dp</w:t>
                      </w:r>
                      <w:proofErr w:type="spellEnd"/>
                      <w:r>
                        <w:rPr>
                          <w:rFonts w:eastAsia="SimSun" w:cs="Times New Roman"/>
                          <w:szCs w:val="21"/>
                        </w:rPr>
                        <w:t>.</w:t>
                      </w:r>
                    </w:p>
                  </w:tc>
                </w:tr>
                <w:tr w:rsidR="002330F8" w14:paraId="0E956040" w14:textId="77777777">
                  <w:trPr>
                    <w:trHeight w:val="158"/>
                  </w:trPr>
                  <w:tc>
                    <w:tcPr>
                      <w:tcW w:w="1525" w:type="dxa"/>
                    </w:tcPr>
                    <w:p w:rsidR="002330F8" w:rsidRDefault="00394453" w14:paraId="0E95603D" w14:textId="77777777">
                      <w:pPr>
                        <w:rPr>
                          <w:rFonts w:eastAsia="SimSun" w:cs="Times New Roman"/>
                          <w:b/>
                          <w:szCs w:val="21"/>
                          <w:lang w:val="en-GB" w:eastAsia="ja-JP"/>
                        </w:rPr>
                      </w:pPr>
                      <w:r>
                        <w:rPr>
                          <w:rFonts w:eastAsia="SimSun" w:cs="Times New Roman"/>
                          <w:szCs w:val="21"/>
                        </w:rPr>
                        <w:t>n</w:t>
                      </w:r>
                    </w:p>
                  </w:tc>
                  <w:tc>
                    <w:tcPr>
                      <w:tcW w:w="4140" w:type="dxa"/>
                    </w:tcPr>
                    <w:p w:rsidR="002330F8" w:rsidRDefault="00394453" w14:paraId="0E95603E" w14:textId="77777777">
                      <w:pPr>
                        <w:rPr>
                          <w:rFonts w:eastAsia="SimSun" w:cs="Times New Roman"/>
                          <w:b/>
                          <w:szCs w:val="21"/>
                          <w:lang w:val="en-GB" w:eastAsia="zh-CN"/>
                        </w:rPr>
                      </w:pPr>
                      <w:r>
                        <w:rPr>
                          <w:rFonts w:hint="eastAsia" w:eastAsia="SimSun" w:cs="Times New Roman"/>
                          <w:szCs w:val="21"/>
                          <w:lang w:eastAsia="zh-CN"/>
                        </w:rPr>
                        <w:t>结果无缺失的受试者人数</w:t>
                      </w:r>
                    </w:p>
                  </w:tc>
                  <w:tc>
                    <w:tcPr>
                      <w:tcW w:w="3685" w:type="dxa"/>
                    </w:tcPr>
                    <w:p w:rsidR="002330F8" w:rsidRDefault="00394453" w14:paraId="0E95603F" w14:textId="77777777">
                      <w:pPr>
                        <w:rPr>
                          <w:rFonts w:eastAsia="SimSun" w:cs="Times New Roman"/>
                          <w:b/>
                          <w:szCs w:val="21"/>
                          <w:lang w:val="en-GB" w:eastAsia="ja-JP"/>
                        </w:rPr>
                      </w:pPr>
                      <w:r>
                        <w:rPr>
                          <w:rFonts w:hint="eastAsia" w:eastAsia="SimSun" w:cs="Times New Roman"/>
                          <w:szCs w:val="21"/>
                        </w:rPr>
                        <w:t>始终显示为</w:t>
                      </w:r>
                      <w:r>
                        <w:rPr>
                          <w:rFonts w:eastAsia="SimSun" w:cs="Times New Roman"/>
                          <w:szCs w:val="21"/>
                        </w:rPr>
                        <w:t xml:space="preserve">0 </w:t>
                      </w:r>
                      <w:proofErr w:type="spellStart"/>
                      <w:r>
                        <w:rPr>
                          <w:rFonts w:eastAsia="SimSun" w:cs="Times New Roman"/>
                          <w:szCs w:val="21"/>
                        </w:rPr>
                        <w:t>dp</w:t>
                      </w:r>
                      <w:proofErr w:type="spellEnd"/>
                      <w:r>
                        <w:rPr>
                          <w:rFonts w:eastAsia="SimSun" w:cs="Times New Roman"/>
                          <w:szCs w:val="21"/>
                        </w:rPr>
                        <w:t>.</w:t>
                      </w:r>
                    </w:p>
                  </w:tc>
                </w:tr>
                <w:tr w:rsidR="002330F8" w14:paraId="0E956044" w14:textId="77777777">
                  <w:trPr>
                    <w:trHeight w:val="158"/>
                  </w:trPr>
                  <w:tc>
                    <w:tcPr>
                      <w:tcW w:w="1525" w:type="dxa"/>
                    </w:tcPr>
                    <w:p w:rsidR="002330F8" w:rsidRDefault="00394453" w14:paraId="0E956041" w14:textId="77777777">
                      <w:pPr>
                        <w:rPr>
                          <w:rFonts w:eastAsia="SimSun" w:cs="Times New Roman"/>
                          <w:b/>
                          <w:szCs w:val="21"/>
                          <w:lang w:val="en-GB" w:eastAsia="ja-JP"/>
                        </w:rPr>
                      </w:pPr>
                      <w:r>
                        <w:rPr>
                          <w:rFonts w:eastAsia="SimSun" w:cs="Times New Roman"/>
                          <w:szCs w:val="21"/>
                        </w:rPr>
                        <w:t>%</w:t>
                      </w:r>
                    </w:p>
                  </w:tc>
                  <w:tc>
                    <w:tcPr>
                      <w:tcW w:w="4140" w:type="dxa"/>
                    </w:tcPr>
                    <w:p w:rsidR="002330F8" w:rsidRDefault="00394453" w14:paraId="0E956042" w14:textId="77777777">
                      <w:pPr>
                        <w:rPr>
                          <w:rFonts w:eastAsia="SimSun" w:cs="Times New Roman"/>
                          <w:b/>
                          <w:szCs w:val="21"/>
                          <w:lang w:val="en-GB" w:eastAsia="ja-JP"/>
                        </w:rPr>
                      </w:pPr>
                      <w:proofErr w:type="spellStart"/>
                      <w:r>
                        <w:rPr>
                          <w:rFonts w:eastAsia="SimSun" w:cs="Times New Roman"/>
                          <w:szCs w:val="21"/>
                        </w:rPr>
                        <w:t>百分比</w:t>
                      </w:r>
                      <w:proofErr w:type="spellEnd"/>
                    </w:p>
                  </w:tc>
                  <w:tc>
                    <w:tcPr>
                      <w:tcW w:w="3685" w:type="dxa"/>
                    </w:tcPr>
                    <w:p w:rsidR="002330F8" w:rsidRDefault="00394453" w14:paraId="0E956043" w14:textId="77777777">
                      <w:pPr>
                        <w:rPr>
                          <w:rFonts w:eastAsia="SimSun" w:cs="Times New Roman"/>
                          <w:b/>
                          <w:szCs w:val="21"/>
                          <w:lang w:val="en-GB" w:eastAsia="ja-JP"/>
                        </w:rPr>
                      </w:pPr>
                      <w:r>
                        <w:rPr>
                          <w:rFonts w:eastAsia="SimSun" w:cs="Times New Roman"/>
                          <w:szCs w:val="21"/>
                        </w:rPr>
                        <w:t>分类数据</w:t>
                      </w:r>
                      <w:r>
                        <w:rPr>
                          <w:rFonts w:hint="eastAsia" w:eastAsia="SimSun" w:cs="Times New Roman"/>
                          <w:szCs w:val="21"/>
                        </w:rPr>
                        <w:t>显示</w:t>
                      </w:r>
                      <w:r>
                        <w:rPr>
                          <w:rFonts w:eastAsia="SimSun" w:cs="Times New Roman"/>
                          <w:szCs w:val="21"/>
                        </w:rPr>
                        <w:t>为</w:t>
                      </w:r>
                      <w:r>
                        <w:rPr>
                          <w:rFonts w:eastAsia="SimSun" w:cs="Times New Roman"/>
                          <w:szCs w:val="21"/>
                        </w:rPr>
                        <w:t xml:space="preserve">1 </w:t>
                      </w:r>
                      <w:proofErr w:type="spellStart"/>
                      <w:r>
                        <w:rPr>
                          <w:rFonts w:eastAsia="SimSun" w:cs="Times New Roman"/>
                          <w:szCs w:val="21"/>
                        </w:rPr>
                        <w:t>dp</w:t>
                      </w:r>
                      <w:proofErr w:type="spellEnd"/>
                      <w:r>
                        <w:rPr>
                          <w:rFonts w:eastAsia="SimSun" w:cs="Times New Roman"/>
                          <w:szCs w:val="21"/>
                        </w:rPr>
                        <w:t xml:space="preserve">. </w:t>
                      </w:r>
                    </w:p>
                  </w:tc>
                </w:tr>
                <w:tr w:rsidR="002330F8" w14:paraId="0E956048" w14:textId="77777777">
                  <w:trPr>
                    <w:trHeight w:val="158"/>
                  </w:trPr>
                  <w:tc>
                    <w:tcPr>
                      <w:tcW w:w="1525" w:type="dxa"/>
                    </w:tcPr>
                    <w:p w:rsidR="002330F8" w:rsidRDefault="00394453" w14:paraId="0E956045" w14:textId="77777777">
                      <w:pPr>
                        <w:rPr>
                          <w:rFonts w:eastAsia="SimSun" w:cs="Times New Roman"/>
                          <w:b/>
                          <w:szCs w:val="21"/>
                          <w:lang w:val="en-GB" w:eastAsia="ja-JP"/>
                        </w:rPr>
                      </w:pPr>
                      <w:r>
                        <w:rPr>
                          <w:rFonts w:eastAsia="SimSun" w:cs="Times New Roman"/>
                          <w:szCs w:val="21"/>
                        </w:rPr>
                        <w:t>Mean</w:t>
                      </w:r>
                    </w:p>
                  </w:tc>
                  <w:tc>
                    <w:tcPr>
                      <w:tcW w:w="4140" w:type="dxa"/>
                    </w:tcPr>
                    <w:p w:rsidR="002330F8" w:rsidRDefault="00394453" w14:paraId="0E956046" w14:textId="77777777">
                      <w:pPr>
                        <w:rPr>
                          <w:rFonts w:eastAsia="SimSun" w:cs="Times New Roman"/>
                          <w:b/>
                          <w:szCs w:val="21"/>
                          <w:lang w:val="en-GB" w:eastAsia="ja-JP"/>
                        </w:rPr>
                      </w:pPr>
                      <w:proofErr w:type="spellStart"/>
                      <w:r>
                        <w:rPr>
                          <w:rFonts w:eastAsia="SimSun" w:cs="Times New Roman"/>
                          <w:szCs w:val="21"/>
                        </w:rPr>
                        <w:t>算数平均数</w:t>
                      </w:r>
                      <w:proofErr w:type="spellEnd"/>
                    </w:p>
                  </w:tc>
                  <w:tc>
                    <w:tcPr>
                      <w:tcW w:w="3685" w:type="dxa"/>
                    </w:tcPr>
                    <w:p w:rsidR="002330F8" w:rsidRDefault="00394453" w14:paraId="0E956047" w14:textId="77777777">
                      <w:pPr>
                        <w:rPr>
                          <w:rFonts w:eastAsia="SimSun" w:cs="Times New Roman"/>
                          <w:b/>
                          <w:szCs w:val="21"/>
                          <w:lang w:val="en-GB" w:eastAsia="ja-JP"/>
                        </w:rPr>
                      </w:pPr>
                      <w:r>
                        <w:rPr>
                          <w:rFonts w:hint="eastAsia" w:eastAsia="SimSun" w:cs="Times New Roman"/>
                          <w:szCs w:val="21"/>
                        </w:rPr>
                        <w:t>较原始数据多</w:t>
                      </w:r>
                      <w:r>
                        <w:rPr>
                          <w:rFonts w:eastAsia="SimSun" w:cs="Times New Roman"/>
                          <w:szCs w:val="21"/>
                        </w:rPr>
                        <w:t xml:space="preserve">1 </w:t>
                      </w:r>
                      <w:proofErr w:type="spellStart"/>
                      <w:r>
                        <w:rPr>
                          <w:rFonts w:eastAsia="SimSun" w:cs="Times New Roman"/>
                          <w:szCs w:val="21"/>
                        </w:rPr>
                        <w:t>dp</w:t>
                      </w:r>
                      <w:proofErr w:type="spellEnd"/>
                      <w:r>
                        <w:rPr>
                          <w:rFonts w:eastAsia="SimSun" w:cs="Times New Roman"/>
                          <w:szCs w:val="21"/>
                        </w:rPr>
                        <w:t xml:space="preserve">. </w:t>
                      </w:r>
                    </w:p>
                  </w:tc>
                </w:tr>
                <w:tr w:rsidR="002330F8" w14:paraId="0E95604C" w14:textId="77777777">
                  <w:trPr>
                    <w:trHeight w:val="158"/>
                  </w:trPr>
                  <w:tc>
                    <w:tcPr>
                      <w:tcW w:w="1525" w:type="dxa"/>
                    </w:tcPr>
                    <w:p w:rsidR="002330F8" w:rsidRDefault="00394453" w14:paraId="0E956049" w14:textId="77777777">
                      <w:pPr>
                        <w:rPr>
                          <w:rFonts w:eastAsia="SimSun" w:cs="Times New Roman"/>
                          <w:b/>
                          <w:szCs w:val="21"/>
                          <w:lang w:val="en-GB" w:eastAsia="ja-JP"/>
                        </w:rPr>
                      </w:pPr>
                      <w:r>
                        <w:rPr>
                          <w:rFonts w:eastAsia="SimSun" w:cs="Times New Roman"/>
                          <w:szCs w:val="21"/>
                        </w:rPr>
                        <w:t>SD</w:t>
                      </w:r>
                    </w:p>
                  </w:tc>
                  <w:tc>
                    <w:tcPr>
                      <w:tcW w:w="4140" w:type="dxa"/>
                    </w:tcPr>
                    <w:p w:rsidR="002330F8" w:rsidRDefault="00394453" w14:paraId="0E95604A" w14:textId="77777777">
                      <w:pPr>
                        <w:rPr>
                          <w:rFonts w:eastAsia="SimSun" w:cs="Times New Roman"/>
                          <w:b/>
                          <w:szCs w:val="21"/>
                          <w:lang w:val="en-GB" w:eastAsia="ja-JP"/>
                        </w:rPr>
                      </w:pPr>
                      <w:proofErr w:type="spellStart"/>
                      <w:r>
                        <w:rPr>
                          <w:rFonts w:eastAsia="SimSun" w:cs="Times New Roman"/>
                          <w:szCs w:val="21"/>
                        </w:rPr>
                        <w:t>标准差</w:t>
                      </w:r>
                      <w:proofErr w:type="spellEnd"/>
                    </w:p>
                  </w:tc>
                  <w:tc>
                    <w:tcPr>
                      <w:tcW w:w="3685" w:type="dxa"/>
                    </w:tcPr>
                    <w:p w:rsidR="002330F8" w:rsidRDefault="00394453" w14:paraId="0E95604B" w14:textId="77777777">
                      <w:pPr>
                        <w:rPr>
                          <w:rFonts w:eastAsia="SimSun" w:cs="Times New Roman"/>
                          <w:b/>
                          <w:szCs w:val="21"/>
                          <w:lang w:val="en-GB" w:eastAsia="ja-JP"/>
                        </w:rPr>
                      </w:pPr>
                      <w:r>
                        <w:rPr>
                          <w:rFonts w:hint="eastAsia" w:eastAsia="SimSun" w:cs="Times New Roman"/>
                          <w:szCs w:val="21"/>
                        </w:rPr>
                        <w:t>较原始数据多</w:t>
                      </w:r>
                      <w:r>
                        <w:rPr>
                          <w:rFonts w:eastAsia="SimSun" w:cs="Times New Roman"/>
                          <w:szCs w:val="21"/>
                        </w:rPr>
                        <w:t xml:space="preserve">2 </w:t>
                      </w:r>
                      <w:proofErr w:type="spellStart"/>
                      <w:r>
                        <w:rPr>
                          <w:rFonts w:eastAsia="SimSun" w:cs="Times New Roman"/>
                          <w:szCs w:val="21"/>
                        </w:rPr>
                        <w:t>dp</w:t>
                      </w:r>
                      <w:proofErr w:type="spellEnd"/>
                      <w:r>
                        <w:rPr>
                          <w:rFonts w:eastAsia="SimSun" w:cs="Times New Roman"/>
                          <w:szCs w:val="21"/>
                        </w:rPr>
                        <w:t>.</w:t>
                      </w:r>
                    </w:p>
                  </w:tc>
                </w:tr>
                <w:tr w:rsidR="002330F8" w14:paraId="0E956050" w14:textId="77777777">
                  <w:trPr>
                    <w:trHeight w:val="158"/>
                  </w:trPr>
                  <w:tc>
                    <w:tcPr>
                      <w:tcW w:w="1525" w:type="dxa"/>
                    </w:tcPr>
                    <w:p w:rsidR="002330F8" w:rsidRDefault="00394453" w14:paraId="0E95604D" w14:textId="77777777">
                      <w:pPr>
                        <w:rPr>
                          <w:rFonts w:eastAsia="SimSun" w:cs="Times New Roman"/>
                          <w:b/>
                          <w:szCs w:val="21"/>
                          <w:lang w:val="en-GB" w:eastAsia="ja-JP"/>
                        </w:rPr>
                      </w:pPr>
                      <w:r>
                        <w:rPr>
                          <w:rFonts w:eastAsia="SimSun" w:cs="Times New Roman"/>
                          <w:szCs w:val="21"/>
                        </w:rPr>
                        <w:t>Median</w:t>
                      </w:r>
                    </w:p>
                  </w:tc>
                  <w:tc>
                    <w:tcPr>
                      <w:tcW w:w="4140" w:type="dxa"/>
                    </w:tcPr>
                    <w:p w:rsidR="002330F8" w:rsidRDefault="00394453" w14:paraId="0E95604E" w14:textId="77777777">
                      <w:pPr>
                        <w:rPr>
                          <w:rFonts w:eastAsia="SimSun" w:cs="Times New Roman"/>
                          <w:b/>
                          <w:szCs w:val="21"/>
                          <w:lang w:val="en-GB" w:eastAsia="ja-JP"/>
                        </w:rPr>
                      </w:pPr>
                      <w:proofErr w:type="spellStart"/>
                      <w:r>
                        <w:rPr>
                          <w:rFonts w:eastAsia="SimSun" w:cs="Times New Roman"/>
                          <w:szCs w:val="21"/>
                        </w:rPr>
                        <w:t>中位数</w:t>
                      </w:r>
                      <w:proofErr w:type="spellEnd"/>
                    </w:p>
                  </w:tc>
                  <w:tc>
                    <w:tcPr>
                      <w:tcW w:w="3685" w:type="dxa"/>
                    </w:tcPr>
                    <w:p w:rsidR="002330F8" w:rsidRDefault="00394453" w14:paraId="0E95604F" w14:textId="77777777">
                      <w:pPr>
                        <w:rPr>
                          <w:rFonts w:eastAsia="SimSun" w:cs="Times New Roman"/>
                          <w:b/>
                          <w:szCs w:val="21"/>
                          <w:lang w:val="en-GB" w:eastAsia="ja-JP"/>
                        </w:rPr>
                      </w:pPr>
                      <w:r>
                        <w:rPr>
                          <w:rFonts w:hint="eastAsia" w:eastAsia="SimSun" w:cs="Times New Roman"/>
                          <w:szCs w:val="21"/>
                        </w:rPr>
                        <w:t>较原始数据多</w:t>
                      </w:r>
                      <w:r>
                        <w:rPr>
                          <w:rFonts w:eastAsia="SimSun" w:cs="Times New Roman"/>
                          <w:szCs w:val="21"/>
                        </w:rPr>
                        <w:t xml:space="preserve">1 </w:t>
                      </w:r>
                      <w:proofErr w:type="spellStart"/>
                      <w:r>
                        <w:rPr>
                          <w:rFonts w:eastAsia="SimSun" w:cs="Times New Roman"/>
                          <w:szCs w:val="21"/>
                        </w:rPr>
                        <w:t>dp</w:t>
                      </w:r>
                      <w:proofErr w:type="spellEnd"/>
                      <w:r>
                        <w:rPr>
                          <w:rFonts w:eastAsia="SimSun" w:cs="Times New Roman"/>
                          <w:szCs w:val="21"/>
                        </w:rPr>
                        <w:t>.</w:t>
                      </w:r>
                    </w:p>
                  </w:tc>
                </w:tr>
                <w:tr w:rsidR="002330F8" w14:paraId="0E956054" w14:textId="77777777">
                  <w:trPr>
                    <w:trHeight w:val="158"/>
                  </w:trPr>
                  <w:tc>
                    <w:tcPr>
                      <w:tcW w:w="1525" w:type="dxa"/>
                    </w:tcPr>
                    <w:p w:rsidR="002330F8" w:rsidRDefault="00394453" w14:paraId="0E956051" w14:textId="77777777">
                      <w:pPr>
                        <w:rPr>
                          <w:rFonts w:eastAsia="SimSun" w:cs="Times New Roman"/>
                          <w:b/>
                          <w:szCs w:val="21"/>
                          <w:lang w:val="en-GB" w:eastAsia="ja-JP"/>
                        </w:rPr>
                      </w:pPr>
                      <w:r>
                        <w:rPr>
                          <w:rFonts w:eastAsia="SimSun" w:cs="Times New Roman"/>
                          <w:szCs w:val="21"/>
                        </w:rPr>
                        <w:t>Min.</w:t>
                      </w:r>
                    </w:p>
                  </w:tc>
                  <w:tc>
                    <w:tcPr>
                      <w:tcW w:w="4140" w:type="dxa"/>
                    </w:tcPr>
                    <w:p w:rsidR="002330F8" w:rsidRDefault="00394453" w14:paraId="0E956052" w14:textId="77777777">
                      <w:pPr>
                        <w:rPr>
                          <w:rFonts w:eastAsia="SimSun" w:cs="Times New Roman"/>
                          <w:b/>
                          <w:szCs w:val="21"/>
                          <w:lang w:val="en-GB" w:eastAsia="ja-JP"/>
                        </w:rPr>
                      </w:pPr>
                      <w:proofErr w:type="spellStart"/>
                      <w:r>
                        <w:rPr>
                          <w:rFonts w:eastAsia="SimSun" w:cs="Times New Roman"/>
                          <w:szCs w:val="21"/>
                        </w:rPr>
                        <w:t>最小值</w:t>
                      </w:r>
                      <w:proofErr w:type="spellEnd"/>
                    </w:p>
                  </w:tc>
                  <w:tc>
                    <w:tcPr>
                      <w:tcW w:w="3685" w:type="dxa"/>
                    </w:tcPr>
                    <w:p w:rsidR="002330F8" w:rsidRDefault="00394453" w14:paraId="0E956053" w14:textId="77777777">
                      <w:pPr>
                        <w:rPr>
                          <w:rFonts w:eastAsia="SimSun" w:cs="Times New Roman"/>
                          <w:b/>
                          <w:szCs w:val="21"/>
                          <w:lang w:val="en-GB" w:eastAsia="ja-JP"/>
                        </w:rPr>
                      </w:pPr>
                      <w:proofErr w:type="spellStart"/>
                      <w:r>
                        <w:rPr>
                          <w:rFonts w:hint="eastAsia" w:eastAsia="SimSun" w:cs="Times New Roman"/>
                          <w:szCs w:val="21"/>
                        </w:rPr>
                        <w:t>与原始数据一致</w:t>
                      </w:r>
                      <w:proofErr w:type="spellEnd"/>
                    </w:p>
                  </w:tc>
                </w:tr>
                <w:tr w:rsidR="002330F8" w14:paraId="0E956058" w14:textId="77777777">
                  <w:trPr>
                    <w:trHeight w:val="158"/>
                  </w:trPr>
                  <w:tc>
                    <w:tcPr>
                      <w:tcW w:w="1525" w:type="dxa"/>
                    </w:tcPr>
                    <w:p w:rsidR="002330F8" w:rsidRDefault="00394453" w14:paraId="0E956055" w14:textId="77777777">
                      <w:pPr>
                        <w:rPr>
                          <w:rFonts w:eastAsia="SimSun" w:cs="Times New Roman"/>
                          <w:b/>
                          <w:szCs w:val="21"/>
                          <w:lang w:val="en-GB" w:eastAsia="ja-JP"/>
                        </w:rPr>
                      </w:pPr>
                      <w:r>
                        <w:rPr>
                          <w:rFonts w:eastAsia="SimSun" w:cs="Times New Roman"/>
                          <w:szCs w:val="21"/>
                        </w:rPr>
                        <w:t>Max.</w:t>
                      </w:r>
                    </w:p>
                  </w:tc>
                  <w:tc>
                    <w:tcPr>
                      <w:tcW w:w="4140" w:type="dxa"/>
                    </w:tcPr>
                    <w:p w:rsidR="002330F8" w:rsidRDefault="00394453" w14:paraId="0E956056" w14:textId="77777777">
                      <w:pPr>
                        <w:rPr>
                          <w:rFonts w:eastAsia="SimSun" w:cs="Times New Roman"/>
                          <w:b/>
                          <w:szCs w:val="21"/>
                          <w:lang w:val="en-GB" w:eastAsia="ja-JP"/>
                        </w:rPr>
                      </w:pPr>
                      <w:proofErr w:type="spellStart"/>
                      <w:r>
                        <w:rPr>
                          <w:rFonts w:eastAsia="SimSun" w:cs="Times New Roman"/>
                          <w:szCs w:val="21"/>
                        </w:rPr>
                        <w:t>最大值</w:t>
                      </w:r>
                      <w:proofErr w:type="spellEnd"/>
                    </w:p>
                  </w:tc>
                  <w:tc>
                    <w:tcPr>
                      <w:tcW w:w="3685" w:type="dxa"/>
                    </w:tcPr>
                    <w:p w:rsidR="002330F8" w:rsidRDefault="00394453" w14:paraId="0E956057" w14:textId="77777777">
                      <w:pPr>
                        <w:rPr>
                          <w:rFonts w:eastAsia="SimSun" w:cs="Times New Roman"/>
                          <w:b/>
                          <w:szCs w:val="21"/>
                          <w:lang w:val="en-GB" w:eastAsia="ja-JP"/>
                        </w:rPr>
                      </w:pPr>
                      <w:proofErr w:type="spellStart"/>
                      <w:r>
                        <w:rPr>
                          <w:rFonts w:hint="eastAsia" w:eastAsia="SimSun" w:cs="Times New Roman"/>
                          <w:szCs w:val="21"/>
                        </w:rPr>
                        <w:t>与原始数据一致</w:t>
                      </w:r>
                      <w:proofErr w:type="spellEnd"/>
                    </w:p>
                  </w:tc>
                </w:tr>
                <w:tr w:rsidR="002330F8" w14:paraId="0E95605C" w14:textId="77777777">
                  <w:trPr>
                    <w:trHeight w:val="158"/>
                  </w:trPr>
                  <w:tc>
                    <w:tcPr>
                      <w:tcW w:w="1525" w:type="dxa"/>
                    </w:tcPr>
                    <w:p w:rsidR="002330F8" w:rsidRDefault="00394453" w14:paraId="0E956059" w14:textId="77777777">
                      <w:pPr>
                        <w:rPr>
                          <w:rFonts w:eastAsia="SimSun" w:cs="Times New Roman"/>
                          <w:b/>
                          <w:szCs w:val="21"/>
                          <w:lang w:val="en-GB" w:eastAsia="ja-JP"/>
                        </w:rPr>
                      </w:pPr>
                      <w:r>
                        <w:rPr>
                          <w:rFonts w:eastAsia="SimSun" w:cs="Times New Roman"/>
                          <w:szCs w:val="21"/>
                        </w:rPr>
                        <w:t>SE</w:t>
                      </w:r>
                    </w:p>
                  </w:tc>
                  <w:tc>
                    <w:tcPr>
                      <w:tcW w:w="4140" w:type="dxa"/>
                    </w:tcPr>
                    <w:p w:rsidR="002330F8" w:rsidRDefault="00394453" w14:paraId="0E95605A" w14:textId="77777777">
                      <w:pPr>
                        <w:rPr>
                          <w:rFonts w:eastAsia="SimSun" w:cs="Times New Roman"/>
                          <w:b/>
                          <w:szCs w:val="21"/>
                          <w:lang w:val="en-GB" w:eastAsia="ja-JP"/>
                        </w:rPr>
                      </w:pPr>
                      <w:proofErr w:type="spellStart"/>
                      <w:r>
                        <w:rPr>
                          <w:rFonts w:eastAsia="SimSun" w:cs="Times New Roman"/>
                          <w:szCs w:val="21"/>
                        </w:rPr>
                        <w:t>标准误</w:t>
                      </w:r>
                      <w:proofErr w:type="spellEnd"/>
                    </w:p>
                  </w:tc>
                  <w:tc>
                    <w:tcPr>
                      <w:tcW w:w="3685" w:type="dxa"/>
                    </w:tcPr>
                    <w:p w:rsidR="002330F8" w:rsidRDefault="00394453" w14:paraId="0E95605B" w14:textId="77777777">
                      <w:pPr>
                        <w:rPr>
                          <w:rFonts w:eastAsia="SimSun" w:cs="Times New Roman"/>
                          <w:b/>
                          <w:szCs w:val="21"/>
                          <w:lang w:val="en-GB" w:eastAsia="ja-JP"/>
                        </w:rPr>
                      </w:pPr>
                      <w:r>
                        <w:rPr>
                          <w:rFonts w:hint="eastAsia" w:eastAsia="SimSun" w:cs="Times New Roman"/>
                          <w:szCs w:val="21"/>
                        </w:rPr>
                        <w:t>比统计参数多</w:t>
                      </w:r>
                      <w:r>
                        <w:rPr>
                          <w:rFonts w:eastAsia="SimSun" w:cs="Times New Roman"/>
                          <w:szCs w:val="21"/>
                        </w:rPr>
                        <w:t xml:space="preserve">1 </w:t>
                      </w:r>
                      <w:proofErr w:type="spellStart"/>
                      <w:r>
                        <w:rPr>
                          <w:rFonts w:eastAsia="SimSun" w:cs="Times New Roman"/>
                          <w:szCs w:val="21"/>
                        </w:rPr>
                        <w:t>dp</w:t>
                      </w:r>
                      <w:proofErr w:type="spellEnd"/>
                      <w:r>
                        <w:rPr>
                          <w:rFonts w:eastAsia="SimSun" w:cs="Times New Roman"/>
                          <w:szCs w:val="21"/>
                        </w:rPr>
                        <w:t xml:space="preserve">. </w:t>
                      </w:r>
                    </w:p>
                  </w:tc>
                </w:tr>
                <w:tr w:rsidR="002330F8" w14:paraId="0E956060" w14:textId="77777777">
                  <w:trPr>
                    <w:trHeight w:val="158"/>
                  </w:trPr>
                  <w:tc>
                    <w:tcPr>
                      <w:tcW w:w="1525" w:type="dxa"/>
                    </w:tcPr>
                    <w:p w:rsidR="002330F8" w:rsidRDefault="00394453" w14:paraId="0E95605D" w14:textId="77777777">
                      <w:pPr>
                        <w:rPr>
                          <w:rFonts w:eastAsia="SimSun" w:cs="Times New Roman"/>
                          <w:b/>
                          <w:szCs w:val="21"/>
                          <w:lang w:val="en-GB" w:eastAsia="ja-JP"/>
                        </w:rPr>
                      </w:pPr>
                      <w:r>
                        <w:rPr>
                          <w:rFonts w:eastAsia="SimSun" w:cs="Times New Roman"/>
                          <w:szCs w:val="21"/>
                        </w:rPr>
                        <w:t>95% CI</w:t>
                      </w:r>
                    </w:p>
                  </w:tc>
                  <w:tc>
                    <w:tcPr>
                      <w:tcW w:w="4140" w:type="dxa"/>
                    </w:tcPr>
                    <w:p w:rsidR="002330F8" w:rsidRDefault="00394453" w14:paraId="0E95605E" w14:textId="77777777">
                      <w:pPr>
                        <w:rPr>
                          <w:rFonts w:eastAsia="SimSun" w:cs="Times New Roman"/>
                          <w:b/>
                          <w:szCs w:val="21"/>
                          <w:lang w:val="en-GB" w:eastAsia="ja-JP"/>
                        </w:rPr>
                      </w:pPr>
                      <w:r>
                        <w:rPr>
                          <w:rFonts w:eastAsia="SimSun" w:cs="Times New Roman"/>
                          <w:szCs w:val="21"/>
                        </w:rPr>
                        <w:t>95%</w:t>
                      </w:r>
                      <w:r>
                        <w:rPr>
                          <w:rFonts w:eastAsia="SimSun" w:cs="Times New Roman"/>
                          <w:szCs w:val="21"/>
                        </w:rPr>
                        <w:t>置信区间</w:t>
                      </w:r>
                    </w:p>
                  </w:tc>
                  <w:tc>
                    <w:tcPr>
                      <w:tcW w:w="3685" w:type="dxa"/>
                    </w:tcPr>
                    <w:p w:rsidR="002330F8" w:rsidRDefault="00394453" w14:paraId="0E95605F" w14:textId="77777777">
                      <w:pPr>
                        <w:rPr>
                          <w:rFonts w:eastAsia="SimSun" w:cs="Times New Roman"/>
                          <w:b/>
                          <w:szCs w:val="21"/>
                          <w:lang w:val="en-GB" w:eastAsia="ja-JP"/>
                        </w:rPr>
                      </w:pPr>
                      <w:r>
                        <w:rPr>
                          <w:rFonts w:hint="eastAsia" w:eastAsia="SimSun" w:cs="Times New Roman"/>
                          <w:szCs w:val="21"/>
                        </w:rPr>
                        <w:t>比统计参数多</w:t>
                      </w:r>
                      <w:r>
                        <w:rPr>
                          <w:rFonts w:eastAsia="SimSun" w:cs="Times New Roman"/>
                          <w:szCs w:val="21"/>
                        </w:rPr>
                        <w:t xml:space="preserve">1 </w:t>
                      </w:r>
                      <w:proofErr w:type="spellStart"/>
                      <w:r>
                        <w:rPr>
                          <w:rFonts w:eastAsia="SimSun" w:cs="Times New Roman"/>
                          <w:szCs w:val="21"/>
                        </w:rPr>
                        <w:t>dp</w:t>
                      </w:r>
                      <w:proofErr w:type="spellEnd"/>
                      <w:r>
                        <w:rPr>
                          <w:rFonts w:eastAsia="SimSun" w:cs="Times New Roman"/>
                          <w:szCs w:val="21"/>
                        </w:rPr>
                        <w:t>.</w:t>
                      </w:r>
                    </w:p>
                  </w:tc>
                </w:tr>
                <w:tr w:rsidR="002330F8" w14:paraId="0E956064" w14:textId="77777777">
                  <w:trPr>
                    <w:trHeight w:val="158"/>
                  </w:trPr>
                  <w:tc>
                    <w:tcPr>
                      <w:tcW w:w="1525" w:type="dxa"/>
                    </w:tcPr>
                    <w:p w:rsidR="002330F8" w:rsidRDefault="00394453" w14:paraId="0E956061" w14:textId="77777777">
                      <w:pPr>
                        <w:rPr>
                          <w:rFonts w:eastAsia="SimSun" w:cs="Times New Roman"/>
                          <w:b/>
                          <w:szCs w:val="21"/>
                          <w:lang w:val="en-GB" w:eastAsia="ja-JP"/>
                        </w:rPr>
                      </w:pPr>
                      <w:r>
                        <w:rPr>
                          <w:rFonts w:eastAsia="SimSun" w:cs="Times New Roman"/>
                          <w:szCs w:val="21"/>
                        </w:rPr>
                        <w:t>P value</w:t>
                      </w:r>
                    </w:p>
                  </w:tc>
                  <w:tc>
                    <w:tcPr>
                      <w:tcW w:w="4140" w:type="dxa"/>
                    </w:tcPr>
                    <w:p w:rsidR="002330F8" w:rsidRDefault="00394453" w14:paraId="0E956062" w14:textId="77777777">
                      <w:pPr>
                        <w:rPr>
                          <w:rFonts w:eastAsia="SimSun" w:cs="Times New Roman"/>
                          <w:b/>
                          <w:szCs w:val="21"/>
                          <w:lang w:val="en-GB" w:eastAsia="ja-JP"/>
                        </w:rPr>
                      </w:pPr>
                      <w:r>
                        <w:rPr>
                          <w:rFonts w:eastAsia="SimSun" w:cs="Times New Roman"/>
                          <w:szCs w:val="21"/>
                        </w:rPr>
                        <w:t xml:space="preserve">P </w:t>
                      </w:r>
                      <w:r>
                        <w:rPr>
                          <w:rFonts w:eastAsia="SimSun" w:cs="Times New Roman"/>
                          <w:szCs w:val="21"/>
                        </w:rPr>
                        <w:t>值</w:t>
                      </w:r>
                    </w:p>
                  </w:tc>
                  <w:tc>
                    <w:tcPr>
                      <w:tcW w:w="3685" w:type="dxa"/>
                    </w:tcPr>
                    <w:p w:rsidR="002330F8" w:rsidRDefault="00394453" w14:paraId="0E956063" w14:textId="77777777">
                      <w:pPr>
                        <w:rPr>
                          <w:rFonts w:eastAsia="SimSun" w:cs="Times New Roman"/>
                          <w:b/>
                          <w:szCs w:val="21"/>
                          <w:lang w:val="en-GB" w:eastAsia="ja-JP"/>
                        </w:rPr>
                      </w:pPr>
                      <w:r>
                        <w:rPr>
                          <w:rFonts w:eastAsia="SimSun" w:cs="Times New Roman"/>
                        </w:rPr>
                        <w:t>4</w:t>
                      </w:r>
                      <w:r>
                        <w:rPr>
                          <w:rFonts w:eastAsia="SimSun" w:cs="Times New Roman"/>
                          <w:szCs w:val="21"/>
                        </w:rPr>
                        <w:t xml:space="preserve"> </w:t>
                      </w:r>
                      <w:proofErr w:type="spellStart"/>
                      <w:r>
                        <w:rPr>
                          <w:rFonts w:eastAsia="SimSun" w:cs="Times New Roman"/>
                          <w:szCs w:val="21"/>
                        </w:rPr>
                        <w:t>dp</w:t>
                      </w:r>
                      <w:proofErr w:type="spellEnd"/>
                      <w:r>
                        <w:rPr>
                          <w:rFonts w:eastAsia="SimSun" w:cs="Times New Roman"/>
                          <w:szCs w:val="21"/>
                        </w:rPr>
                        <w:t xml:space="preserve">., </w:t>
                      </w:r>
                      <w:proofErr w:type="spellStart"/>
                      <w:r>
                        <w:rPr>
                          <w:rFonts w:eastAsia="SimSun" w:cs="Times New Roman"/>
                          <w:szCs w:val="21"/>
                        </w:rPr>
                        <w:t>或者</w:t>
                      </w:r>
                      <w:proofErr w:type="spellEnd"/>
                      <w:r>
                        <w:rPr>
                          <w:rFonts w:eastAsia="SimSun" w:cs="Times New Roman"/>
                          <w:szCs w:val="21"/>
                        </w:rPr>
                        <w:t>&lt;0.</w:t>
                      </w:r>
                      <w:r>
                        <w:rPr>
                          <w:rFonts w:eastAsia="SimSun" w:cs="Times New Roman"/>
                        </w:rPr>
                        <w:t>0001</w:t>
                      </w:r>
                    </w:p>
                  </w:tc>
                </w:tr>
              </w:tbl>
              <w:p w:rsidR="002330F8" w:rsidRDefault="002330F8" w14:paraId="0E956065" w14:textId="77777777">
                <w:pPr>
                  <w:rPr>
                    <w:rFonts w:cs="Times New Roman"/>
                    <w:lang w:val="en-GB"/>
                  </w:rPr>
                </w:pPr>
              </w:p>
            </w:tc>
          </w:tr>
          <w:tr w:rsidR="002330F8" w:rsidTr="467EEB94" w14:paraId="0E956068" w14:textId="77777777">
            <w:tblPrEx>
              <w:shd w:val="clear" w:color="auto" w:fill="auto"/>
            </w:tblPrEx>
            <w:tc>
              <w:tcPr>
                <w:tcW w:w="9351" w:type="dxa"/>
                <w:shd w:val="clear" w:color="auto" w:fill="FFFFCC"/>
              </w:tcPr>
              <w:p w:rsidR="002330F8" w:rsidRDefault="00394453" w14:paraId="0E956067" w14:textId="77777777">
                <w:pPr>
                  <w:rPr>
                    <w:rFonts w:eastAsia="SimSun" w:cs="Times New Roman"/>
                    <w:b/>
                  </w:rPr>
                </w:pPr>
                <w:proofErr w:type="spellStart"/>
                <w:r>
                  <w:rPr>
                    <w:rFonts w:hint="eastAsia" w:eastAsia="SimSun" w:cs="Times New Roman"/>
                    <w:b/>
                  </w:rPr>
                  <w:t>基线定义与推衍</w:t>
                </w:r>
                <w:proofErr w:type="spellEnd"/>
              </w:p>
            </w:tc>
          </w:tr>
          <w:tr w:rsidR="002330F8" w:rsidTr="467EEB94" w14:paraId="0E95606D" w14:textId="77777777">
            <w:tblPrEx>
              <w:shd w:val="clear" w:color="auto" w:fill="auto"/>
            </w:tblPrEx>
            <w:tc>
              <w:tcPr>
                <w:tcW w:w="9351" w:type="dxa"/>
              </w:tcPr>
              <w:p w:rsidR="002330F8" w:rsidRDefault="00394453" w14:paraId="0E956069" w14:textId="77777777">
                <w:pPr>
                  <w:rPr>
                    <w:rFonts w:eastAsia="SimSun" w:cs="Times New Roman"/>
                    <w:lang w:val="en-GB" w:eastAsia="zh-CN"/>
                  </w:rPr>
                </w:pPr>
                <w:r>
                  <w:rPr>
                    <w:rFonts w:hint="eastAsia" w:eastAsia="SimSun" w:cs="Times New Roman"/>
                    <w:lang w:val="en-GB" w:eastAsia="zh-CN"/>
                  </w:rPr>
                  <w:t>除非特别说明</w:t>
                </w:r>
                <w:r>
                  <w:rPr>
                    <w:rFonts w:eastAsia="SimSun" w:cs="Times New Roman"/>
                    <w:lang w:val="en-GB" w:eastAsia="zh-CN"/>
                  </w:rPr>
                  <w:t>，将</w:t>
                </w:r>
                <w:r>
                  <w:rPr>
                    <w:rFonts w:hint="eastAsia" w:eastAsia="SimSun" w:cs="Times New Roman"/>
                    <w:lang w:val="en-GB" w:eastAsia="zh-CN"/>
                  </w:rPr>
                  <w:t>采用首次给予研究药物前</w:t>
                </w:r>
                <w:r>
                  <w:rPr>
                    <w:rFonts w:eastAsia="SimSun" w:cs="Times New Roman"/>
                    <w:lang w:val="en-GB" w:eastAsia="zh-CN"/>
                  </w:rPr>
                  <w:t>或随机化日期前的末次非缺失测量</w:t>
                </w:r>
                <w:r>
                  <w:rPr>
                    <w:rFonts w:eastAsia="SimSun" w:cs="Times New Roman"/>
                    <w:lang w:val="en-GB" w:eastAsia="zh-CN"/>
                  </w:rPr>
                  <w:t>/</w:t>
                </w:r>
                <w:r>
                  <w:rPr>
                    <w:rFonts w:eastAsia="SimSun" w:cs="Times New Roman"/>
                    <w:lang w:val="en-GB" w:eastAsia="zh-CN"/>
                  </w:rPr>
                  <w:t>评估作为基线测量。对于一个周期内</w:t>
                </w:r>
                <w:r>
                  <w:rPr>
                    <w:rFonts w:hint="eastAsia" w:eastAsia="SimSun" w:cs="Times New Roman"/>
                    <w:lang w:val="en-GB" w:eastAsia="zh-CN"/>
                  </w:rPr>
                  <w:t>相对</w:t>
                </w:r>
                <w:r>
                  <w:rPr>
                    <w:rFonts w:eastAsia="SimSun" w:cs="Times New Roman"/>
                    <w:lang w:val="en-GB" w:eastAsia="zh-CN"/>
                  </w:rPr>
                  <w:t>基线的变化，</w:t>
                </w:r>
                <w:r>
                  <w:rPr>
                    <w:rFonts w:hint="eastAsia" w:eastAsia="SimSun" w:cs="Times New Roman"/>
                    <w:lang w:val="en-GB" w:eastAsia="zh-CN"/>
                  </w:rPr>
                  <w:t>将采用</w:t>
                </w:r>
                <w:r>
                  <w:rPr>
                    <w:rFonts w:eastAsia="SimSun" w:cs="Times New Roman"/>
                    <w:lang w:val="en-GB" w:eastAsia="zh-CN"/>
                  </w:rPr>
                  <w:t>该周期首次给药前的</w:t>
                </w:r>
                <w:r>
                  <w:rPr>
                    <w:rFonts w:hint="eastAsia" w:eastAsia="SimSun" w:cs="Times New Roman"/>
                    <w:lang w:val="en-GB" w:eastAsia="zh-CN"/>
                  </w:rPr>
                  <w:t>末次非缺失</w:t>
                </w:r>
                <w:r>
                  <w:rPr>
                    <w:rFonts w:eastAsia="SimSun" w:cs="Times New Roman"/>
                    <w:lang w:val="en-GB" w:eastAsia="zh-CN"/>
                  </w:rPr>
                  <w:t>测量值为基线。</w:t>
                </w:r>
              </w:p>
              <w:p w:rsidR="002330F8" w:rsidRDefault="00394453" w14:paraId="0E95606A" w14:textId="77777777">
                <w:pPr>
                  <w:rPr>
                    <w:rFonts w:eastAsia="SimSun" w:cs="Times New Roman"/>
                    <w:lang w:val="en-GB" w:eastAsia="zh-CN"/>
                  </w:rPr>
                </w:pPr>
                <w:r>
                  <w:rPr>
                    <w:rFonts w:eastAsia="SimSun" w:cs="Times New Roman"/>
                    <w:lang w:val="en-GB" w:eastAsia="zh-CN"/>
                  </w:rPr>
                  <w:t>如果测量</w:t>
                </w:r>
                <w:r>
                  <w:rPr>
                    <w:rFonts w:eastAsia="SimSun" w:cs="Times New Roman"/>
                    <w:lang w:val="en-GB" w:eastAsia="zh-CN"/>
                  </w:rPr>
                  <w:t>/</w:t>
                </w:r>
                <w:r>
                  <w:rPr>
                    <w:rFonts w:eastAsia="SimSun" w:cs="Times New Roman"/>
                    <w:lang w:val="en-GB" w:eastAsia="zh-CN"/>
                  </w:rPr>
                  <w:t>评估与研究药物首次给药在同一天且在研究药物给药前进行，</w:t>
                </w:r>
                <w:r>
                  <w:rPr>
                    <w:rFonts w:hint="eastAsia" w:eastAsia="SimSun" w:cs="Times New Roman"/>
                    <w:lang w:val="en-GB" w:eastAsia="zh-CN"/>
                  </w:rPr>
                  <w:t>则将在选取基线时将这些测量值纳入</w:t>
                </w:r>
                <w:proofErr w:type="gramStart"/>
                <w:r>
                  <w:rPr>
                    <w:rFonts w:hint="eastAsia" w:eastAsia="SimSun" w:cs="Times New Roman"/>
                    <w:lang w:val="en-GB" w:eastAsia="zh-CN"/>
                  </w:rPr>
                  <w:t>考量</w:t>
                </w:r>
                <w:proofErr w:type="gramEnd"/>
                <w:r>
                  <w:rPr>
                    <w:rFonts w:eastAsia="SimSun" w:cs="Times New Roman"/>
                    <w:lang w:val="en-GB" w:eastAsia="zh-CN"/>
                  </w:rPr>
                  <w:t>（如果未缺失）。</w:t>
                </w:r>
              </w:p>
              <w:p w:rsidR="002330F8" w:rsidRDefault="00394453" w14:paraId="0E95606B" w14:textId="77777777">
                <w:pPr>
                  <w:pStyle w:val="ListParagraph"/>
                  <w:numPr>
                    <w:ilvl w:val="0"/>
                    <w:numId w:val="95"/>
                  </w:numPr>
                  <w:spacing w:before="120" w:after="120" w:line="240" w:lineRule="auto"/>
                  <w:contextualSpacing w:val="0"/>
                  <w:jc w:val="both"/>
                  <w:rPr>
                    <w:rFonts w:eastAsia="SimSun"/>
                    <w:lang w:eastAsia="zh-CN"/>
                  </w:rPr>
                </w:pPr>
                <w:r>
                  <w:rPr>
                    <w:rFonts w:hint="eastAsia" w:eastAsia="SimSun"/>
                    <w:lang w:eastAsia="zh-CN"/>
                  </w:rPr>
                  <w:t>相对</w:t>
                </w:r>
                <w:r>
                  <w:rPr>
                    <w:rFonts w:eastAsia="SimSun"/>
                    <w:lang w:eastAsia="zh-CN"/>
                  </w:rPr>
                  <w:t>基线变化</w:t>
                </w:r>
                <w:r>
                  <w:rPr>
                    <w:rFonts w:eastAsia="SimSun"/>
                    <w:lang w:eastAsia="zh-CN"/>
                  </w:rPr>
                  <w:t xml:space="preserve"> = </w:t>
                </w:r>
                <w:r>
                  <w:rPr>
                    <w:rFonts w:eastAsia="SimSun"/>
                    <w:lang w:eastAsia="zh-CN"/>
                  </w:rPr>
                  <w:t>治疗后访视值</w:t>
                </w:r>
                <w:r>
                  <w:rPr>
                    <w:rFonts w:eastAsia="SimSun"/>
                    <w:lang w:eastAsia="zh-CN"/>
                  </w:rPr>
                  <w:t xml:space="preserve"> – </w:t>
                </w:r>
                <w:r>
                  <w:rPr>
                    <w:rFonts w:eastAsia="SimSun"/>
                    <w:lang w:eastAsia="zh-CN"/>
                  </w:rPr>
                  <w:t>基线。</w:t>
                </w:r>
              </w:p>
              <w:p w:rsidR="002330F8" w:rsidRDefault="00394453" w14:paraId="0E95606C" w14:textId="77777777">
                <w:pPr>
                  <w:pStyle w:val="ListParagraph"/>
                  <w:numPr>
                    <w:ilvl w:val="0"/>
                    <w:numId w:val="95"/>
                  </w:numPr>
                  <w:spacing w:before="120" w:after="120" w:line="240" w:lineRule="auto"/>
                  <w:contextualSpacing w:val="0"/>
                  <w:jc w:val="both"/>
                  <w:rPr>
                    <w:rFonts w:eastAsia="SimSun"/>
                    <w:lang w:eastAsia="zh-CN"/>
                  </w:rPr>
                </w:pPr>
                <w:r>
                  <w:rPr>
                    <w:rFonts w:hint="eastAsia" w:eastAsia="SimSun"/>
                    <w:lang w:eastAsia="zh-CN"/>
                  </w:rPr>
                  <w:t>相对</w:t>
                </w:r>
                <w:r>
                  <w:rPr>
                    <w:rFonts w:eastAsia="SimSun"/>
                    <w:lang w:eastAsia="zh-CN"/>
                  </w:rPr>
                  <w:t>基线变化百分比</w:t>
                </w:r>
                <w:r>
                  <w:rPr>
                    <w:rFonts w:eastAsia="SimSun"/>
                    <w:lang w:eastAsia="zh-CN"/>
                  </w:rPr>
                  <w:t xml:space="preserve"> = 100% *</w:t>
                </w:r>
                <w:r>
                  <w:rPr>
                    <w:rFonts w:eastAsia="SimSun"/>
                    <w:lang w:eastAsia="zh-CN"/>
                  </w:rPr>
                  <w:t>（</w:t>
                </w:r>
                <w:r>
                  <w:rPr>
                    <w:rFonts w:hint="eastAsia" w:eastAsia="SimSun"/>
                    <w:lang w:eastAsia="zh-CN"/>
                  </w:rPr>
                  <w:t>治疗</w:t>
                </w:r>
                <w:r>
                  <w:rPr>
                    <w:rFonts w:eastAsia="SimSun"/>
                    <w:lang w:eastAsia="zh-CN"/>
                  </w:rPr>
                  <w:t>后访视值</w:t>
                </w:r>
                <w:r>
                  <w:rPr>
                    <w:rFonts w:eastAsia="SimSun"/>
                    <w:lang w:eastAsia="zh-CN"/>
                  </w:rPr>
                  <w:t xml:space="preserve"> – </w:t>
                </w:r>
                <w:r>
                  <w:rPr>
                    <w:rFonts w:eastAsia="SimSun"/>
                    <w:lang w:eastAsia="zh-CN"/>
                  </w:rPr>
                  <w:t>基线）</w:t>
                </w:r>
                <w:r>
                  <w:rPr>
                    <w:rFonts w:eastAsia="SimSun"/>
                    <w:lang w:eastAsia="zh-CN"/>
                  </w:rPr>
                  <w:t>/</w:t>
                </w:r>
                <w:r>
                  <w:rPr>
                    <w:rFonts w:eastAsia="SimSun"/>
                    <w:lang w:eastAsia="zh-CN"/>
                  </w:rPr>
                  <w:t>基线</w:t>
                </w:r>
              </w:p>
            </w:tc>
          </w:tr>
          <w:tr w:rsidR="002330F8" w:rsidTr="467EEB94" w14:paraId="0E95606F" w14:textId="77777777">
            <w:tblPrEx>
              <w:shd w:val="clear" w:color="auto" w:fill="auto"/>
            </w:tblPrEx>
            <w:tc>
              <w:tcPr>
                <w:tcW w:w="9351" w:type="dxa"/>
                <w:shd w:val="clear" w:color="auto" w:fill="FFFFCC"/>
              </w:tcPr>
              <w:p w:rsidR="002330F8" w:rsidRDefault="00394453" w14:paraId="0E95606E" w14:textId="77777777">
                <w:pPr>
                  <w:rPr>
                    <w:rFonts w:eastAsia="SimSun" w:cs="Times New Roman"/>
                    <w:b/>
                    <w:lang w:eastAsia="zh-CN"/>
                  </w:rPr>
                </w:pPr>
                <w:r>
                  <w:rPr>
                    <w:rFonts w:eastAsia="SimSun" w:cs="Times New Roman"/>
                    <w:b/>
                    <w:lang w:eastAsia="zh-CN"/>
                  </w:rPr>
                  <w:t>一般数据处理和转换规则</w:t>
                </w:r>
              </w:p>
            </w:tc>
          </w:tr>
          <w:tr w:rsidR="002330F8" w:rsidTr="467EEB94" w14:paraId="0E956079" w14:textId="77777777">
            <w:tblPrEx>
              <w:shd w:val="clear" w:color="auto" w:fill="auto"/>
            </w:tblPrEx>
            <w:tc>
              <w:tcPr>
                <w:tcW w:w="9351" w:type="dxa"/>
              </w:tcPr>
              <w:p w:rsidR="002330F8" w:rsidRDefault="00394453" w14:paraId="0E956070" w14:textId="77777777">
                <w:pPr>
                  <w:rPr>
                    <w:rFonts w:eastAsia="SimSun" w:cs="Times New Roman"/>
                    <w:b/>
                    <w:bCs/>
                    <w:lang w:val="en-GB"/>
                  </w:rPr>
                </w:pPr>
                <w:proofErr w:type="spellStart"/>
                <w:r>
                  <w:rPr>
                    <w:rFonts w:eastAsia="SimSun" w:cs="Times New Roman"/>
                    <w:b/>
                    <w:bCs/>
                    <w:lang w:val="en-GB"/>
                  </w:rPr>
                  <w:t>计划时间和实际时间</w:t>
                </w:r>
                <w:proofErr w:type="spellEnd"/>
              </w:p>
              <w:p w:rsidR="002330F8" w:rsidP="55BDF5CB" w:rsidRDefault="00394453" w14:paraId="0E956071" w14:textId="6CAB0428">
                <w:pPr>
                  <w:pStyle w:val="ListParagraph"/>
                  <w:numPr>
                    <w:ilvl w:val="0"/>
                    <w:numId w:val="96"/>
                  </w:numPr>
                  <w:spacing w:before="120" w:after="120" w:line="240" w:lineRule="auto"/>
                  <w:rPr>
                    <w:rFonts w:eastAsia="SimSun"/>
                    <w:lang w:val="en-GB" w:eastAsia="zh-CN"/>
                  </w:rPr>
                </w:pPr>
                <w:r>
                  <w:rPr>
                    <w:rFonts w:eastAsia="SimSun"/>
                    <w:lang w:val="en-GB" w:eastAsia="zh-CN"/>
                  </w:rPr>
                  <w:t>除非特别说明，否则计划外访视和方案规定时间窗之外的访视</w:t>
                </w:r>
                <w:commentRangeStart w:id="650"/>
                <w:commentRangeStart w:id="651"/>
                <w:commentRangeStart w:id="652"/>
                <w:commentRangeEnd w:id="650"/>
                <w:r>
                  <w:rPr>
                    <w:rStyle w:val="CommentReference"/>
                  </w:rPr>
                  <w:commentReference w:id="650"/>
                </w:r>
                <w:commentRangeEnd w:id="651"/>
                <w:r w:rsidR="00B95CB2">
                  <w:rPr>
                    <w:rStyle w:val="CommentReference"/>
                    <w:rFonts w:cs="Cordia New" w:eastAsiaTheme="minorEastAsia"/>
                  </w:rPr>
                  <w:commentReference w:id="651"/>
                </w:r>
                <w:commentRangeEnd w:id="652"/>
                <w:r w:rsidR="00802279">
                  <w:rPr>
                    <w:rStyle w:val="CommentReference"/>
                    <w:rFonts w:cs="Cordia New" w:eastAsiaTheme="minorEastAsia"/>
                  </w:rPr>
                  <w:commentReference w:id="652"/>
                </w:r>
                <w:r>
                  <w:rPr>
                    <w:rFonts w:eastAsia="SimSun"/>
                    <w:lang w:val="en-GB" w:eastAsia="zh-CN"/>
                  </w:rPr>
                  <w:t>将仅纳入列表中。</w:t>
                </w:r>
              </w:p>
              <w:p w:rsidR="002330F8" w:rsidRDefault="00394453" w14:paraId="0E956072" w14:textId="77777777">
                <w:pPr>
                  <w:rPr>
                    <w:rFonts w:eastAsia="SimSun" w:cs="Times New Roman"/>
                    <w:b/>
                    <w:bCs/>
                    <w:lang w:val="en-GB"/>
                  </w:rPr>
                </w:pPr>
                <w:proofErr w:type="spellStart"/>
                <w:r>
                  <w:rPr>
                    <w:rFonts w:eastAsia="SimSun" w:cs="Times New Roman"/>
                    <w:b/>
                    <w:bCs/>
                    <w:lang w:val="en-GB"/>
                  </w:rPr>
                  <w:t>比例计算</w:t>
                </w:r>
                <w:proofErr w:type="spellEnd"/>
                <w:r>
                  <w:rPr>
                    <w:rFonts w:eastAsia="SimSun" w:cs="Times New Roman"/>
                    <w:b/>
                    <w:bCs/>
                    <w:lang w:val="en-GB"/>
                  </w:rPr>
                  <w:tab/>
                </w:r>
              </w:p>
              <w:p w:rsidR="002330F8" w:rsidRDefault="00394453" w14:paraId="0E956073" w14:textId="77777777">
                <w:pPr>
                  <w:pStyle w:val="ListParagraph"/>
                  <w:numPr>
                    <w:ilvl w:val="0"/>
                    <w:numId w:val="97"/>
                  </w:numPr>
                  <w:spacing w:before="120" w:after="120" w:line="240" w:lineRule="auto"/>
                  <w:contextualSpacing w:val="0"/>
                  <w:rPr>
                    <w:rFonts w:eastAsia="SimSun"/>
                    <w:lang w:val="en-GB" w:eastAsia="zh-CN"/>
                  </w:rPr>
                </w:pPr>
                <w:r>
                  <w:rPr>
                    <w:rFonts w:eastAsia="SimSun"/>
                    <w:lang w:val="en-GB" w:eastAsia="zh-CN"/>
                  </w:rPr>
                  <w:t>零计数的百分比将不会被显示。</w:t>
                </w:r>
              </w:p>
              <w:p w:rsidR="002330F8" w:rsidRDefault="00394453" w14:paraId="0E956074" w14:textId="77777777">
                <w:pPr>
                  <w:pStyle w:val="ListParagraph"/>
                  <w:numPr>
                    <w:ilvl w:val="0"/>
                    <w:numId w:val="97"/>
                  </w:numPr>
                  <w:spacing w:before="120" w:after="120" w:line="240" w:lineRule="auto"/>
                  <w:contextualSpacing w:val="0"/>
                  <w:rPr>
                    <w:rFonts w:eastAsia="SimSun"/>
                    <w:lang w:val="en-GB" w:eastAsia="zh-CN"/>
                  </w:rPr>
                </w:pPr>
                <w:r>
                  <w:rPr>
                    <w:rFonts w:eastAsia="SimSun"/>
                    <w:lang w:val="en-GB" w:eastAsia="zh-CN"/>
                  </w:rPr>
                  <w:t>除非特别说明，将基于所关注的分析人群的受试者人数计算百分比。缺失观察值也将被纳入分母计算中。</w:t>
                </w:r>
              </w:p>
              <w:p w:rsidR="002330F8" w:rsidRDefault="00394453" w14:paraId="0E956075" w14:textId="77777777">
                <w:pPr>
                  <w:rPr>
                    <w:rFonts w:eastAsia="SimSun" w:cs="Times New Roman"/>
                    <w:b/>
                    <w:bCs/>
                    <w:lang w:val="en-GB"/>
                  </w:rPr>
                </w:pPr>
                <w:proofErr w:type="spellStart"/>
                <w:r>
                  <w:rPr>
                    <w:rFonts w:eastAsia="SimSun" w:cs="Times New Roman"/>
                    <w:b/>
                    <w:bCs/>
                    <w:lang w:val="en-GB"/>
                  </w:rPr>
                  <w:t>时间段的转换</w:t>
                </w:r>
                <w:proofErr w:type="spellEnd"/>
              </w:p>
              <w:p w:rsidR="002330F8" w:rsidRDefault="00394453" w14:paraId="0E956076" w14:textId="77777777">
                <w:pPr>
                  <w:pStyle w:val="ListParagraph"/>
                  <w:numPr>
                    <w:ilvl w:val="0"/>
                    <w:numId w:val="98"/>
                  </w:numPr>
                  <w:spacing w:before="120" w:after="120" w:line="240" w:lineRule="auto"/>
                  <w:contextualSpacing w:val="0"/>
                  <w:rPr>
                    <w:rFonts w:eastAsia="SimSun"/>
                    <w:lang w:val="en-GB"/>
                  </w:rPr>
                </w:pPr>
                <w:r>
                  <w:rPr>
                    <w:rFonts w:eastAsia="SimSun"/>
                    <w:lang w:val="en-GB"/>
                  </w:rPr>
                  <w:t xml:space="preserve">1 </w:t>
                </w:r>
                <w:r>
                  <w:rPr>
                    <w:rFonts w:eastAsia="SimSun"/>
                    <w:lang w:val="en-GB"/>
                  </w:rPr>
                  <w:t>年</w:t>
                </w:r>
                <w:r>
                  <w:rPr>
                    <w:rFonts w:eastAsia="SimSun"/>
                    <w:lang w:val="en-GB"/>
                  </w:rPr>
                  <w:t xml:space="preserve">= 365.25 </w:t>
                </w:r>
                <w:r>
                  <w:rPr>
                    <w:rFonts w:eastAsia="SimSun"/>
                    <w:lang w:val="en-GB"/>
                  </w:rPr>
                  <w:t>天</w:t>
                </w:r>
              </w:p>
              <w:p w:rsidR="002330F8" w:rsidRDefault="00394453" w14:paraId="0E956077" w14:textId="77777777">
                <w:pPr>
                  <w:pStyle w:val="ListParagraph"/>
                  <w:numPr>
                    <w:ilvl w:val="0"/>
                    <w:numId w:val="98"/>
                  </w:numPr>
                  <w:spacing w:before="120" w:after="120" w:line="240" w:lineRule="auto"/>
                  <w:contextualSpacing w:val="0"/>
                  <w:rPr>
                    <w:rFonts w:eastAsia="SimSun"/>
                    <w:lang w:val="en-GB"/>
                  </w:rPr>
                </w:pPr>
                <w:r>
                  <w:rPr>
                    <w:rFonts w:eastAsia="SimSun"/>
                    <w:lang w:val="en-GB"/>
                  </w:rPr>
                  <w:t xml:space="preserve">1 </w:t>
                </w:r>
                <w:r>
                  <w:rPr>
                    <w:rFonts w:eastAsia="SimSun"/>
                    <w:lang w:val="en-GB"/>
                  </w:rPr>
                  <w:t>月</w:t>
                </w:r>
                <w:r>
                  <w:rPr>
                    <w:rFonts w:eastAsia="SimSun"/>
                    <w:lang w:val="en-GB"/>
                  </w:rPr>
                  <w:t xml:space="preserve">= 30.4375 </w:t>
                </w:r>
                <w:r>
                  <w:rPr>
                    <w:rFonts w:eastAsia="SimSun"/>
                    <w:lang w:val="en-GB"/>
                  </w:rPr>
                  <w:t>天</w:t>
                </w:r>
              </w:p>
              <w:p w:rsidR="002330F8" w:rsidRDefault="00394453" w14:paraId="0E956078" w14:textId="77777777">
                <w:pPr>
                  <w:pStyle w:val="ListParagraph"/>
                  <w:widowControl w:val="0"/>
                  <w:numPr>
                    <w:ilvl w:val="0"/>
                    <w:numId w:val="98"/>
                  </w:numPr>
                  <w:spacing w:before="120" w:after="120" w:line="240" w:lineRule="auto"/>
                  <w:contextualSpacing w:val="0"/>
                  <w:jc w:val="both"/>
                  <w:rPr>
                    <w:rFonts w:eastAsia="SimSun"/>
                    <w:lang w:val="en-GB"/>
                  </w:rPr>
                </w:pPr>
                <w:r>
                  <w:rPr>
                    <w:rFonts w:eastAsia="SimSun"/>
                    <w:lang w:val="en-GB"/>
                  </w:rPr>
                  <w:t xml:space="preserve">1 </w:t>
                </w:r>
                <w:r>
                  <w:rPr>
                    <w:rFonts w:eastAsia="SimSun"/>
                    <w:lang w:val="en-GB"/>
                  </w:rPr>
                  <w:t>周</w:t>
                </w:r>
                <w:r>
                  <w:rPr>
                    <w:rFonts w:eastAsia="SimSun"/>
                    <w:lang w:val="en-GB"/>
                  </w:rPr>
                  <w:t xml:space="preserve">= 7 </w:t>
                </w:r>
                <w:r>
                  <w:rPr>
                    <w:rFonts w:eastAsia="SimSun"/>
                    <w:lang w:val="en-GB"/>
                  </w:rPr>
                  <w:t>天</w:t>
                </w:r>
              </w:p>
            </w:tc>
          </w:tr>
        </w:tbl>
        <w:p w:rsidR="002330F8" w:rsidRDefault="002330F8" w14:paraId="0E9560D0" w14:textId="77777777">
          <w:pPr>
            <w:rPr>
              <w:lang w:eastAsia="zh-CN"/>
            </w:rPr>
          </w:pPr>
        </w:p>
        <w:p w:rsidR="002330F8" w:rsidRDefault="0097759B" w14:paraId="0E9560D1" w14:textId="77777777">
          <w:pPr>
            <w:rPr>
              <w:rFonts w:eastAsia="MS Mincho"/>
              <w:lang w:eastAsia="ja-JP"/>
            </w:rPr>
          </w:pPr>
        </w:p>
      </w:sdtContent>
    </w:sdt>
    <w:p w:rsidR="002330F8" w:rsidRDefault="00394453" w14:paraId="0E9560D2" w14:textId="77777777">
      <w:pPr>
        <w:pStyle w:val="Heading2"/>
        <w:pageBreakBefore/>
        <w:spacing w:line="360" w:lineRule="auto"/>
        <w:ind w:left="1259" w:hanging="1259"/>
        <w:rPr>
          <w:rFonts w:hint="eastAsia" w:asciiTheme="majorEastAsia" w:hAnsiTheme="majorEastAsia"/>
          <w:lang w:eastAsia="zh-CN"/>
        </w:rPr>
      </w:pPr>
      <w:bookmarkStart w:name="_Toc201319945" w:id="653"/>
      <w:r>
        <w:rPr>
          <w:rFonts w:asciiTheme="majorEastAsia" w:hAnsiTheme="majorEastAsia"/>
          <w:lang w:eastAsia="zh-CN"/>
        </w:rPr>
        <w:t>附录</w:t>
      </w:r>
      <w:r>
        <w:rPr>
          <w:rFonts w:ascii="Times New Roman" w:hAnsi="Times New Roman" w:cs="Times New Roman"/>
          <w:lang w:eastAsia="zh-CN"/>
        </w:rPr>
        <w:t>3:</w:t>
      </w:r>
      <w:r>
        <w:rPr>
          <w:rFonts w:asciiTheme="majorEastAsia" w:hAnsiTheme="majorEastAsia"/>
          <w:lang w:eastAsia="zh-CN"/>
        </w:rPr>
        <w:t xml:space="preserve"> 提前退出及缺失数据处理</w:t>
      </w:r>
      <w:bookmarkEnd w:id="653"/>
    </w:p>
    <w:sdt>
      <w:sdtPr>
        <w:rPr>
          <w:rStyle w:val="CPTVariable"/>
        </w:rPr>
        <w:alias w:val="CPT:PrematureWithdrawalsandHandlingofMissingData"/>
        <w:tag w:val="PrematureWithdrawalsandHandlingofMissingData"/>
        <w:id w:val="2019962428"/>
        <w:placeholder>
          <w:docPart w:val="A4BD9C23B9FA4143969CE3388994A733"/>
        </w:placeholder>
      </w:sdtPr>
      <w:sdtEndPr>
        <w:rPr>
          <w:rStyle w:val="DefaultParagraphFont"/>
          <w:rFonts w:eastAsia="MS Mincho"/>
          <w:lang w:eastAsia="ja-JP"/>
        </w:rPr>
      </w:sdtEndPr>
      <w:sdtContent>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8CCE4" w:themeFill="accent1" w:themeFillTint="66"/>
            <w:tblLook w:val="04A0" w:firstRow="1" w:lastRow="0" w:firstColumn="1" w:lastColumn="0" w:noHBand="0" w:noVBand="1"/>
          </w:tblPr>
          <w:tblGrid>
            <w:gridCol w:w="9823"/>
          </w:tblGrid>
          <w:tr w:rsidR="002330F8" w:rsidTr="6602053A" w14:paraId="0E9560D4" w14:textId="77777777">
            <w:trPr>
              <w:tblHeader/>
            </w:trPr>
            <w:tc>
              <w:tcPr>
                <w:tcW w:w="9351" w:type="dxa"/>
                <w:shd w:val="clear" w:color="auto" w:fill="B8CCE4" w:themeFill="accent1" w:themeFillTint="66"/>
              </w:tcPr>
              <w:p w:rsidR="002330F8" w:rsidRDefault="00394453" w14:paraId="0E9560D3" w14:textId="77777777">
                <w:pPr>
                  <w:rPr>
                    <w:rStyle w:val="CPTVariable"/>
                    <w:lang w:eastAsia="zh-CN"/>
                  </w:rPr>
                </w:pPr>
                <w:r>
                  <w:rPr>
                    <w:rStyle w:val="CPTVariable"/>
                    <w:b/>
                    <w:bCs/>
                    <w:lang w:eastAsia="zh-CN"/>
                  </w:rPr>
                  <w:t>提前退出及缺失数据</w:t>
                </w:r>
                <w:r>
                  <w:rPr>
                    <w:rStyle w:val="CPTVariable"/>
                    <w:rFonts w:hint="eastAsia"/>
                    <w:b/>
                    <w:bCs/>
                    <w:lang w:eastAsia="zh-CN"/>
                  </w:rPr>
                  <w:t>处理</w:t>
                </w:r>
              </w:p>
            </w:tc>
          </w:tr>
          <w:tr w:rsidR="002330F8" w:rsidTr="6602053A" w14:paraId="0E9560D6" w14:textId="77777777">
            <w:tblPrEx>
              <w:shd w:val="clear" w:color="auto" w:fill="auto"/>
            </w:tblPrEx>
            <w:tc>
              <w:tcPr>
                <w:tcW w:w="9351" w:type="dxa"/>
                <w:shd w:val="clear" w:color="auto" w:fill="FFFFCC"/>
              </w:tcPr>
              <w:p w:rsidR="002330F8" w:rsidRDefault="00394453" w14:paraId="0E9560D5" w14:textId="77777777">
                <w:pPr>
                  <w:rPr>
                    <w:rFonts w:eastAsia="SimSun" w:cs="Times New Roman"/>
                    <w:b/>
                  </w:rPr>
                </w:pPr>
                <w:proofErr w:type="spellStart"/>
                <w:r>
                  <w:rPr>
                    <w:rFonts w:hint="eastAsia" w:ascii="SimSun" w:hAnsi="SimSun" w:eastAsia="SimSun" w:cs="Times New Roman"/>
                    <w:b/>
                    <w:bCs/>
                    <w:lang w:val="en-GB"/>
                  </w:rPr>
                  <w:t>提前退出的受试者</w:t>
                </w:r>
                <w:proofErr w:type="spellEnd"/>
              </w:p>
            </w:tc>
          </w:tr>
          <w:tr w:rsidR="002330F8" w:rsidTr="6602053A" w14:paraId="0E9560D8" w14:textId="77777777">
            <w:tblPrEx>
              <w:shd w:val="clear" w:color="auto" w:fill="auto"/>
            </w:tblPrEx>
            <w:tc>
              <w:tcPr>
                <w:tcW w:w="9351" w:type="dxa"/>
              </w:tcPr>
              <w:p w:rsidR="002330F8" w:rsidRDefault="00394453" w14:paraId="0E9560D7" w14:textId="77777777">
                <w:pPr>
                  <w:rPr>
                    <w:rFonts w:hint="eastAsia" w:ascii="SimSun" w:hAnsi="SimSun" w:eastAsia="SimSun" w:cs="Times New Roman"/>
                    <w:lang w:val="en-GB" w:eastAsia="zh-CN"/>
                  </w:rPr>
                </w:pPr>
                <w:r>
                  <w:rPr>
                    <w:rFonts w:ascii="SimSun" w:hAnsi="SimSun" w:eastAsia="SimSun" w:cs="Times New Roman"/>
                    <w:lang w:val="en-GB" w:eastAsia="zh-CN"/>
                  </w:rPr>
                  <w:t>本研究不替</w:t>
                </w:r>
                <w:r>
                  <w:rPr>
                    <w:rFonts w:hint="eastAsia" w:ascii="SimSun" w:hAnsi="SimSun" w:eastAsia="SimSun" w:cs="Microsoft YaHei"/>
                    <w:lang w:val="en-GB" w:eastAsia="zh-CN"/>
                  </w:rPr>
                  <w:t>换</w:t>
                </w:r>
                <w:r>
                  <w:rPr>
                    <w:rFonts w:hint="eastAsia" w:ascii="SimSun" w:hAnsi="SimSun" w:eastAsia="SimSun" w:cs="MS Mincho"/>
                    <w:lang w:val="en-GB" w:eastAsia="zh-CN"/>
                  </w:rPr>
                  <w:t>退出的受</w:t>
                </w:r>
                <w:r>
                  <w:rPr>
                    <w:rFonts w:hint="eastAsia" w:ascii="SimSun" w:hAnsi="SimSun" w:eastAsia="SimSun" w:cs="Microsoft YaHei"/>
                    <w:lang w:val="en-GB" w:eastAsia="zh-CN"/>
                  </w:rPr>
                  <w:t>试</w:t>
                </w:r>
                <w:r>
                  <w:rPr>
                    <w:rFonts w:hint="eastAsia" w:ascii="SimSun" w:hAnsi="SimSun" w:eastAsia="SimSun" w:cs="MS Mincho"/>
                    <w:lang w:val="en-GB" w:eastAsia="zh-CN"/>
                  </w:rPr>
                  <w:t>者。退出研究的受</w:t>
                </w:r>
                <w:r>
                  <w:rPr>
                    <w:rFonts w:hint="eastAsia" w:ascii="SimSun" w:hAnsi="SimSun" w:eastAsia="SimSun" w:cs="Microsoft YaHei"/>
                    <w:lang w:val="en-GB" w:eastAsia="zh-CN"/>
                  </w:rPr>
                  <w:t>试</w:t>
                </w:r>
                <w:r>
                  <w:rPr>
                    <w:rFonts w:hint="eastAsia" w:ascii="SimSun" w:hAnsi="SimSun" w:eastAsia="SimSun" w:cs="MS Mincho"/>
                    <w:lang w:val="en-GB" w:eastAsia="zh-CN"/>
                  </w:rPr>
                  <w:t>者的所有可用数据将被列出，并且除非特别</w:t>
                </w:r>
                <w:r>
                  <w:rPr>
                    <w:rFonts w:hint="eastAsia" w:ascii="SimSun" w:hAnsi="SimSun" w:eastAsia="SimSun" w:cs="Microsoft YaHei"/>
                    <w:lang w:val="en-GB" w:eastAsia="zh-CN"/>
                  </w:rPr>
                  <w:t>说</w:t>
                </w:r>
                <w:r>
                  <w:rPr>
                    <w:rFonts w:hint="eastAsia" w:ascii="SimSun" w:hAnsi="SimSun" w:eastAsia="SimSun" w:cs="MS Mincho"/>
                    <w:lang w:val="en-GB" w:eastAsia="zh-CN"/>
                  </w:rPr>
                  <w:t>明，本研究将根据分析中的</w:t>
                </w:r>
                <w:r>
                  <w:rPr>
                    <w:rFonts w:hint="eastAsia" w:ascii="SimSun" w:hAnsi="SimSun" w:eastAsia="SimSun" w:cs="Microsoft YaHei"/>
                    <w:lang w:val="en-GB" w:eastAsia="zh-CN"/>
                  </w:rPr>
                  <w:t>访视</w:t>
                </w:r>
                <w:r>
                  <w:rPr>
                    <w:rFonts w:hint="eastAsia" w:ascii="SimSun" w:hAnsi="SimSun" w:eastAsia="SimSun" w:cs="MS Mincho"/>
                    <w:lang w:val="en-GB" w:eastAsia="zh-CN"/>
                  </w:rPr>
                  <w:t>窗，将在</w:t>
                </w:r>
                <w:r>
                  <w:rPr>
                    <w:rFonts w:ascii="SimSun" w:hAnsi="SimSun" w:eastAsia="SimSun" w:cs="Times New Roman"/>
                    <w:lang w:val="en-GB" w:eastAsia="zh-CN"/>
                  </w:rPr>
                  <w:t>“研究</w:t>
                </w:r>
                <w:r>
                  <w:rPr>
                    <w:rFonts w:hint="eastAsia" w:ascii="SimSun" w:hAnsi="SimSun" w:eastAsia="SimSun" w:cs="Microsoft YaHei"/>
                    <w:lang w:val="en-GB" w:eastAsia="zh-CN"/>
                  </w:rPr>
                  <w:t>结</w:t>
                </w:r>
                <w:r>
                  <w:rPr>
                    <w:rFonts w:hint="eastAsia" w:ascii="SimSun" w:hAnsi="SimSun" w:eastAsia="SimSun" w:cs="MS Mincho"/>
                    <w:lang w:val="en-GB" w:eastAsia="zh-CN"/>
                  </w:rPr>
                  <w:t>束</w:t>
                </w:r>
                <w:r>
                  <w:rPr>
                    <w:rFonts w:ascii="SimSun" w:hAnsi="SimSun" w:eastAsia="SimSun" w:cs="Times New Roman"/>
                    <w:lang w:val="en-GB" w:eastAsia="zh-CN"/>
                  </w:rPr>
                  <w:t>”</w:t>
                </w:r>
                <w:r>
                  <w:rPr>
                    <w:rFonts w:hint="eastAsia" w:ascii="SimSun" w:hAnsi="SimSun" w:eastAsia="SimSun" w:cs="Microsoft YaHei"/>
                    <w:lang w:val="en-GB" w:eastAsia="zh-CN"/>
                  </w:rPr>
                  <w:t>访视时</w:t>
                </w:r>
                <w:r>
                  <w:rPr>
                    <w:rFonts w:hint="eastAsia" w:ascii="SimSun" w:hAnsi="SimSun" w:eastAsia="SimSun" w:cs="MS Mincho"/>
                    <w:lang w:val="en-GB" w:eastAsia="zh-CN"/>
                  </w:rPr>
                  <w:t>采集的退出受</w:t>
                </w:r>
                <w:r>
                  <w:rPr>
                    <w:rFonts w:hint="eastAsia" w:ascii="SimSun" w:hAnsi="SimSun" w:eastAsia="SimSun" w:cs="Microsoft YaHei"/>
                    <w:lang w:val="en-GB" w:eastAsia="zh-CN"/>
                  </w:rPr>
                  <w:t>试</w:t>
                </w:r>
                <w:r>
                  <w:rPr>
                    <w:rFonts w:hint="eastAsia" w:ascii="SimSun" w:hAnsi="SimSun" w:eastAsia="SimSun" w:cs="MS Mincho"/>
                    <w:lang w:val="en-GB" w:eastAsia="zh-CN"/>
                  </w:rPr>
                  <w:t>者的数据映射到</w:t>
                </w:r>
                <w:r>
                  <w:rPr>
                    <w:rFonts w:hint="eastAsia" w:ascii="SimSun" w:hAnsi="SimSun" w:eastAsia="SimSun" w:cs="Microsoft YaHei"/>
                    <w:lang w:val="en-GB" w:eastAsia="zh-CN"/>
                  </w:rPr>
                  <w:t>计</w:t>
                </w:r>
                <w:r>
                  <w:rPr>
                    <w:rFonts w:hint="eastAsia" w:ascii="SimSun" w:hAnsi="SimSun" w:eastAsia="SimSun" w:cs="MS Mincho"/>
                    <w:lang w:val="en-GB" w:eastAsia="zh-CN"/>
                  </w:rPr>
                  <w:t>划</w:t>
                </w:r>
                <w:r>
                  <w:rPr>
                    <w:rFonts w:hint="eastAsia" w:ascii="SimSun" w:hAnsi="SimSun" w:eastAsia="SimSun" w:cs="Microsoft YaHei"/>
                    <w:lang w:val="en-GB" w:eastAsia="zh-CN"/>
                  </w:rPr>
                  <w:t>访视</w:t>
                </w:r>
                <w:r>
                  <w:rPr>
                    <w:rFonts w:hint="eastAsia" w:ascii="SimSun" w:hAnsi="SimSun" w:eastAsia="SimSun" w:cs="MS Mincho"/>
                    <w:lang w:val="en-GB" w:eastAsia="zh-CN"/>
                  </w:rPr>
                  <w:t>中</w:t>
                </w:r>
                <w:r>
                  <w:rPr>
                    <w:rFonts w:ascii="SimSun" w:hAnsi="SimSun" w:eastAsia="SimSun" w:cs="Times New Roman"/>
                    <w:lang w:val="en-GB" w:eastAsia="zh-CN"/>
                  </w:rPr>
                  <w:t>。</w:t>
                </w:r>
              </w:p>
            </w:tc>
          </w:tr>
          <w:tr w:rsidR="002330F8" w:rsidTr="6602053A" w14:paraId="0E9560DA" w14:textId="77777777">
            <w:tblPrEx>
              <w:shd w:val="clear" w:color="auto" w:fill="auto"/>
            </w:tblPrEx>
            <w:tc>
              <w:tcPr>
                <w:tcW w:w="9351" w:type="dxa"/>
                <w:tcBorders>
                  <w:top w:val="single" w:color="auto" w:sz="4" w:space="0"/>
                  <w:left w:val="single" w:color="auto" w:sz="4" w:space="0"/>
                  <w:bottom w:val="single" w:color="auto" w:sz="4" w:space="0"/>
                  <w:right w:val="single" w:color="auto" w:sz="4" w:space="0"/>
                </w:tcBorders>
                <w:shd w:val="clear" w:color="auto" w:fill="FFFFCC"/>
              </w:tcPr>
              <w:p w:rsidR="002330F8" w:rsidRDefault="00394453" w14:paraId="0E9560D9" w14:textId="77777777">
                <w:pPr>
                  <w:rPr>
                    <w:rFonts w:hint="eastAsia" w:ascii="SimSun" w:hAnsi="SimSun" w:eastAsia="SimSun" w:cs="Times New Roman"/>
                    <w:b/>
                    <w:bCs/>
                  </w:rPr>
                </w:pPr>
                <w:bookmarkStart w:name="_Hlk167802739" w:id="654"/>
                <w:proofErr w:type="spellStart"/>
                <w:r>
                  <w:rPr>
                    <w:rFonts w:ascii="SimSun" w:hAnsi="SimSun" w:eastAsia="SimSun"/>
                    <w:b/>
                    <w:bCs/>
                  </w:rPr>
                  <w:t>残缺日期</w:t>
                </w:r>
                <w:r>
                  <w:rPr>
                    <w:rFonts w:ascii="SimSun" w:hAnsi="SimSun" w:eastAsia="SimSun" w:cs="Microsoft YaHei"/>
                    <w:b/>
                    <w:bCs/>
                  </w:rPr>
                  <w:t>处理</w:t>
                </w:r>
                <w:bookmarkEnd w:id="654"/>
                <w:proofErr w:type="spellEnd"/>
              </w:p>
            </w:tc>
          </w:tr>
          <w:tr w:rsidR="002330F8" w:rsidTr="6602053A" w14:paraId="0E9560F8" w14:textId="77777777">
            <w:tblPrEx>
              <w:shd w:val="clear" w:color="auto" w:fill="auto"/>
            </w:tblPrEx>
            <w:tc>
              <w:tcPr>
                <w:tcW w:w="9351" w:type="dxa"/>
                <w:tcBorders>
                  <w:top w:val="single" w:color="auto" w:sz="4" w:space="0"/>
                  <w:left w:val="single" w:color="auto" w:sz="4" w:space="0"/>
                  <w:bottom w:val="single" w:color="auto" w:sz="4" w:space="0"/>
                  <w:right w:val="single" w:color="auto" w:sz="4" w:space="0"/>
                </w:tcBorders>
              </w:tcPr>
              <w:p w:rsidR="002330F8" w:rsidRDefault="00394453" w14:paraId="0E9560DB" w14:textId="77777777">
                <w:pPr>
                  <w:rPr>
                    <w:rFonts w:hint="eastAsia" w:ascii="SimSun" w:hAnsi="SimSun" w:eastAsia="SimSun" w:cs="Times New Roman"/>
                    <w:szCs w:val="24"/>
                    <w:lang w:eastAsia="zh-CN"/>
                  </w:rPr>
                </w:pPr>
                <w:r>
                  <w:rPr>
                    <w:rFonts w:hint="eastAsia" w:ascii="SimSun" w:hAnsi="SimSun" w:eastAsia="SimSun" w:cs="Times New Roman"/>
                    <w:szCs w:val="24"/>
                    <w:lang w:eastAsia="zh-CN"/>
                  </w:rPr>
                  <w:t>部分缺失的</w:t>
                </w:r>
                <w:r>
                  <w:rPr>
                    <w:rFonts w:ascii="SimSun" w:hAnsi="SimSun" w:eastAsia="SimSun" w:cs="Times New Roman"/>
                    <w:szCs w:val="24"/>
                    <w:lang w:eastAsia="zh-CN"/>
                  </w:rPr>
                  <w:t>日期将</w:t>
                </w:r>
                <w:r>
                  <w:rPr>
                    <w:rFonts w:hint="eastAsia" w:ascii="SimSun" w:hAnsi="SimSun" w:eastAsia="SimSun" w:cs="Times New Roman"/>
                    <w:szCs w:val="24"/>
                    <w:lang w:eastAsia="zh-CN"/>
                  </w:rPr>
                  <w:t>按照实际收集的数据列表展示</w:t>
                </w:r>
                <w:r>
                  <w:rPr>
                    <w:rFonts w:ascii="SimSun" w:hAnsi="SimSun" w:eastAsia="SimSun" w:cs="Times New Roman"/>
                    <w:szCs w:val="24"/>
                    <w:lang w:eastAsia="zh-CN"/>
                  </w:rPr>
                  <w:t>。</w:t>
                </w:r>
              </w:p>
              <w:p w:rsidR="002330F8" w:rsidRDefault="00394453" w14:paraId="0E9560DC" w14:textId="77777777">
                <w:pPr>
                  <w:rPr>
                    <w:rFonts w:hint="eastAsia" w:ascii="SimSun" w:hAnsi="SimSun" w:eastAsia="SimSun" w:cs="Times New Roman"/>
                    <w:szCs w:val="24"/>
                    <w:lang w:eastAsia="zh-CN"/>
                  </w:rPr>
                </w:pPr>
                <w:r>
                  <w:rPr>
                    <w:rFonts w:hint="eastAsia" w:ascii="SimSun" w:hAnsi="SimSun" w:eastAsia="SimSun" w:cs="Times New Roman"/>
                    <w:szCs w:val="24"/>
                    <w:lang w:eastAsia="zh-CN"/>
                  </w:rPr>
                  <w:t>将不对日期进行填补。与之相关的衍生的研究日</w:t>
                </w:r>
                <w:r>
                  <w:rPr>
                    <w:rFonts w:ascii="SimSun" w:hAnsi="SimSun" w:eastAsia="SimSun" w:cs="Times New Roman"/>
                    <w:szCs w:val="24"/>
                    <w:lang w:eastAsia="zh-CN"/>
                  </w:rPr>
                  <w:t>以及任何与之对应的持续时间</w:t>
                </w:r>
                <w:r>
                  <w:rPr>
                    <w:rFonts w:hint="eastAsia" w:ascii="SimSun" w:hAnsi="SimSun" w:eastAsia="SimSun" w:cs="Times New Roman"/>
                    <w:szCs w:val="24"/>
                    <w:lang w:eastAsia="zh-CN"/>
                  </w:rPr>
                  <w:t>，将</w:t>
                </w:r>
                <w:r>
                  <w:rPr>
                    <w:rFonts w:ascii="SimSun" w:hAnsi="SimSun" w:eastAsia="SimSun" w:cs="Times New Roman"/>
                    <w:szCs w:val="24"/>
                    <w:lang w:eastAsia="zh-CN"/>
                  </w:rPr>
                  <w:t>在受试者列表</w:t>
                </w:r>
                <w:r>
                  <w:rPr>
                    <w:rFonts w:hint="eastAsia" w:ascii="SimSun" w:hAnsi="SimSun" w:eastAsia="SimSun" w:cs="Times New Roman"/>
                    <w:szCs w:val="24"/>
                    <w:lang w:eastAsia="zh-CN"/>
                  </w:rPr>
                  <w:t>与</w:t>
                </w:r>
                <w:r>
                  <w:rPr>
                    <w:rFonts w:ascii="SimSun" w:hAnsi="SimSun" w:eastAsia="SimSun" w:cs="Times New Roman"/>
                    <w:szCs w:val="24"/>
                    <w:lang w:eastAsia="zh-CN"/>
                  </w:rPr>
                  <w:t>汇总表格中报告</w:t>
                </w:r>
                <w:r>
                  <w:rPr>
                    <w:rFonts w:hint="eastAsia" w:ascii="SimSun" w:hAnsi="SimSun" w:eastAsia="SimSun" w:cs="Times New Roman"/>
                    <w:szCs w:val="24"/>
                    <w:lang w:eastAsia="zh-CN"/>
                  </w:rPr>
                  <w:t>呈现为缺失</w:t>
                </w:r>
                <w:r>
                  <w:rPr>
                    <w:rFonts w:ascii="SimSun" w:hAnsi="SimSun" w:eastAsia="SimSun" w:cs="Times New Roman"/>
                    <w:szCs w:val="24"/>
                    <w:lang w:eastAsia="zh-CN"/>
                  </w:rPr>
                  <w:t>。</w:t>
                </w:r>
              </w:p>
              <w:p w:rsidR="002330F8" w:rsidRDefault="00394453" w14:paraId="0E9560DD" w14:textId="77777777">
                <w:pPr>
                  <w:pStyle w:val="MainText-EN0"/>
                  <w:jc w:val="left"/>
                  <w:rPr>
                    <w:rFonts w:eastAsia="SimSun"/>
                    <w:b/>
                    <w:bCs/>
                    <w:lang w:eastAsia="zh-CN"/>
                  </w:rPr>
                </w:pPr>
                <w:r>
                  <w:rPr>
                    <w:rFonts w:eastAsia="SimSun"/>
                    <w:b/>
                    <w:bCs/>
                    <w:lang w:eastAsia="zh-CN"/>
                  </w:rPr>
                  <w:t>既往</w:t>
                </w:r>
                <w:r>
                  <w:rPr>
                    <w:rFonts w:eastAsia="SimSun"/>
                    <w:b/>
                    <w:bCs/>
                    <w:lang w:eastAsia="zh-CN"/>
                  </w:rPr>
                  <w:t>/</w:t>
                </w:r>
                <w:r>
                  <w:rPr>
                    <w:rFonts w:eastAsia="SimSun"/>
                    <w:b/>
                    <w:bCs/>
                    <w:lang w:eastAsia="zh-CN"/>
                  </w:rPr>
                  <w:t>合并用药</w:t>
                </w:r>
                <w:r>
                  <w:rPr>
                    <w:rFonts w:eastAsia="SimSun"/>
                    <w:b/>
                    <w:bCs/>
                    <w:lang w:eastAsia="zh-CN"/>
                  </w:rPr>
                  <w:t>/</w:t>
                </w:r>
                <w:r>
                  <w:rPr>
                    <w:rFonts w:hint="eastAsia" w:eastAsia="SimSun"/>
                    <w:b/>
                    <w:bCs/>
                    <w:lang w:eastAsia="zh-CN"/>
                  </w:rPr>
                  <w:t>非药物</w:t>
                </w:r>
                <w:r>
                  <w:rPr>
                    <w:rFonts w:eastAsia="SimSun"/>
                    <w:b/>
                    <w:bCs/>
                    <w:lang w:eastAsia="zh-CN"/>
                  </w:rPr>
                  <w:t>治疗</w:t>
                </w:r>
              </w:p>
              <w:p w:rsidR="002330F8" w:rsidRDefault="004F4CC6" w14:paraId="0E9560E0" w14:textId="77646069">
                <w:pPr>
                  <w:pStyle w:val="MainText-EN0"/>
                  <w:jc w:val="left"/>
                  <w:rPr>
                    <w:rFonts w:eastAsia="SimSun"/>
                    <w:lang w:eastAsia="zh-CN"/>
                  </w:rPr>
                </w:pPr>
                <w:r w:rsidRPr="004F4CC6">
                  <w:rPr>
                    <w:rFonts w:hint="eastAsia" w:eastAsia="SimSun"/>
                    <w:lang w:eastAsia="zh-CN"/>
                  </w:rPr>
                  <w:t>既往用药</w:t>
                </w:r>
                <w:r w:rsidRPr="004F4CC6">
                  <w:rPr>
                    <w:rFonts w:hint="eastAsia" w:eastAsia="SimSun"/>
                    <w:lang w:eastAsia="zh-CN"/>
                  </w:rPr>
                  <w:t>/</w:t>
                </w:r>
                <w:r w:rsidRPr="004F4CC6">
                  <w:rPr>
                    <w:rFonts w:hint="eastAsia" w:eastAsia="SimSun"/>
                    <w:lang w:eastAsia="zh-CN"/>
                  </w:rPr>
                  <w:t>非药物治疗定义为在初次给药日期前</w:t>
                </w:r>
                <w:del w:author="Liang, Qunfeng" w:date="2025-07-03T12:28:00Z" w16du:dateUtc="2025-07-03T04:28:00Z" w:id="655">
                  <w:r w:rsidRPr="004F4CC6" w:rsidDel="00F81649">
                    <w:rPr>
                      <w:rFonts w:hint="eastAsia" w:eastAsia="SimSun"/>
                      <w:lang w:eastAsia="zh-CN"/>
                    </w:rPr>
                    <w:delText>结束</w:delText>
                  </w:r>
                </w:del>
                <w:ins w:author="Liang, Qunfeng" w:date="2025-07-03T12:28:00Z" w16du:dateUtc="2025-07-03T04:28:00Z" w:id="656">
                  <w:r w:rsidR="00F81649">
                    <w:rPr>
                      <w:rFonts w:hint="eastAsia" w:eastAsia="SimSun"/>
                      <w:lang w:eastAsia="zh-CN"/>
                    </w:rPr>
                    <w:t>开始</w:t>
                  </w:r>
                </w:ins>
                <w:r w:rsidRPr="004F4CC6">
                  <w:rPr>
                    <w:rFonts w:hint="eastAsia" w:eastAsia="SimSun"/>
                    <w:lang w:eastAsia="zh-CN"/>
                  </w:rPr>
                  <w:t>的任何用药</w:t>
                </w:r>
                <w:r w:rsidRPr="004F4CC6">
                  <w:rPr>
                    <w:rFonts w:hint="eastAsia" w:eastAsia="SimSun"/>
                    <w:lang w:eastAsia="zh-CN"/>
                  </w:rPr>
                  <w:t>/</w:t>
                </w:r>
                <w:r w:rsidRPr="004F4CC6">
                  <w:rPr>
                    <w:rFonts w:hint="eastAsia" w:eastAsia="SimSun"/>
                    <w:lang w:eastAsia="zh-CN"/>
                  </w:rPr>
                  <w:t>非药物治疗；合并用药</w:t>
                </w:r>
                <w:r w:rsidRPr="004F4CC6">
                  <w:rPr>
                    <w:rFonts w:hint="eastAsia" w:eastAsia="SimSun"/>
                    <w:lang w:eastAsia="zh-CN"/>
                  </w:rPr>
                  <w:t>/</w:t>
                </w:r>
                <w:r w:rsidRPr="004F4CC6">
                  <w:rPr>
                    <w:rFonts w:hint="eastAsia" w:eastAsia="SimSun"/>
                    <w:lang w:eastAsia="zh-CN"/>
                  </w:rPr>
                  <w:t>非药物治疗定义为在初次给药日期当天或之后正在进行或已结束的任何用药</w:t>
                </w:r>
                <w:r w:rsidRPr="004F4CC6">
                  <w:rPr>
                    <w:rFonts w:hint="eastAsia" w:eastAsia="SimSun"/>
                    <w:lang w:eastAsia="zh-CN"/>
                  </w:rPr>
                  <w:t>/</w:t>
                </w:r>
                <w:r w:rsidRPr="004F4CC6">
                  <w:rPr>
                    <w:rFonts w:hint="eastAsia" w:eastAsia="SimSun"/>
                    <w:lang w:eastAsia="zh-CN"/>
                  </w:rPr>
                  <w:t>非药物治疗</w:t>
                </w:r>
                <w:r>
                  <w:rPr>
                    <w:rFonts w:hint="eastAsia" w:eastAsia="SimSun"/>
                    <w:lang w:eastAsia="zh-CN"/>
                  </w:rPr>
                  <w:t>。</w:t>
                </w:r>
                <w:r w:rsidR="00394453">
                  <w:rPr>
                    <w:rFonts w:eastAsia="SimSun"/>
                    <w:lang w:eastAsia="zh-CN"/>
                  </w:rPr>
                  <w:t>CRF</w:t>
                </w:r>
                <w:r w:rsidR="00394453">
                  <w:rPr>
                    <w:rFonts w:eastAsia="SimSun"/>
                    <w:lang w:eastAsia="zh-CN"/>
                  </w:rPr>
                  <w:t>中记录的既往</w:t>
                </w:r>
                <w:r w:rsidR="00394453">
                  <w:rPr>
                    <w:rFonts w:eastAsia="SimSun"/>
                    <w:lang w:eastAsia="zh-CN"/>
                  </w:rPr>
                  <w:t>/</w:t>
                </w:r>
                <w:r w:rsidR="00394453">
                  <w:rPr>
                    <w:rFonts w:eastAsia="SimSun"/>
                    <w:lang w:eastAsia="zh-CN"/>
                  </w:rPr>
                  <w:t>合并用药</w:t>
                </w:r>
                <w:r w:rsidR="00394453">
                  <w:rPr>
                    <w:rFonts w:eastAsia="SimSun"/>
                    <w:lang w:eastAsia="zh-CN"/>
                  </w:rPr>
                  <w:t>/</w:t>
                </w:r>
                <w:r w:rsidR="00394453">
                  <w:rPr>
                    <w:rFonts w:hint="eastAsia" w:eastAsia="SimSun"/>
                    <w:lang w:eastAsia="zh-CN"/>
                  </w:rPr>
                  <w:t>非药物</w:t>
                </w:r>
                <w:r w:rsidR="00394453">
                  <w:rPr>
                    <w:rFonts w:eastAsia="SimSun"/>
                    <w:lang w:eastAsia="zh-CN"/>
                  </w:rPr>
                  <w:t>治疗的不完整日期将不进行插补，并将根据以下规则对其进行分类：</w:t>
                </w:r>
              </w:p>
              <w:tbl>
                <w:tblPr>
                  <w:tblStyle w:val="TableGrid"/>
                  <w:tblW w:w="9597" w:type="dxa"/>
                  <w:tblLook w:val="04A0" w:firstRow="1" w:lastRow="0" w:firstColumn="1" w:lastColumn="0" w:noHBand="0" w:noVBand="1"/>
                  <w:tblPrChange w:author="Liang, Qunfeng" w:date="2025-07-03T13:16:00Z" w16du:dateUtc="2025-07-03T05:16:00Z" w:id="657">
                    <w:tblPr>
                      <w:tblStyle w:val="TableGrid"/>
                      <w:tblW w:w="9125" w:type="dxa"/>
                      <w:tblLook w:val="04A0" w:firstRow="1" w:lastRow="0" w:firstColumn="1" w:lastColumn="0" w:noHBand="0" w:noVBand="1"/>
                    </w:tblPr>
                  </w:tblPrChange>
                </w:tblPr>
                <w:tblGrid>
                  <w:gridCol w:w="3218"/>
                  <w:gridCol w:w="2317"/>
                  <w:gridCol w:w="4062"/>
                  <w:tblGridChange w:id="658">
                    <w:tblGrid>
                      <w:gridCol w:w="2239"/>
                      <w:gridCol w:w="979"/>
                      <w:gridCol w:w="1338"/>
                      <w:gridCol w:w="979"/>
                      <w:gridCol w:w="1925"/>
                      <w:gridCol w:w="2137"/>
                    </w:tblGrid>
                  </w:tblGridChange>
                </w:tblGrid>
                <w:tr w:rsidR="00481748" w:rsidTr="00481748" w14:paraId="0E9560E4" w14:textId="77777777">
                  <w:trPr>
                    <w:trHeight w:val="270"/>
                    <w:trPrChange w:author="Liang, Qunfeng" w:date="2025-07-03T13:16:00Z" w16du:dateUtc="2025-07-03T05:16:00Z" w:id="659">
                      <w:trPr>
                        <w:gridAfter w:val="0"/>
                        <w:trHeight w:val="270"/>
                      </w:trPr>
                    </w:trPrChange>
                  </w:trPr>
                  <w:tc>
                    <w:tcPr>
                      <w:tcW w:w="3218" w:type="dxa"/>
                      <w:shd w:val="clear" w:color="auto" w:fill="F2F2F2" w:themeFill="background1" w:themeFillShade="F2"/>
                      <w:tcPrChange w:author="Liang, Qunfeng" w:date="2025-07-03T13:16:00Z" w16du:dateUtc="2025-07-03T05:16:00Z" w:id="660">
                        <w:tcPr>
                          <w:tcW w:w="2239" w:type="dxa"/>
                          <w:shd w:val="clear" w:color="auto" w:fill="F2F2F2" w:themeFill="background1" w:themeFillShade="F2"/>
                        </w:tcPr>
                      </w:tcPrChange>
                    </w:tcPr>
                    <w:p w:rsidR="00481748" w:rsidRDefault="00481748" w14:paraId="0E9560E2" w14:textId="15A576F0">
                      <w:pPr>
                        <w:pStyle w:val="TableContent"/>
                        <w:spacing w:before="120" w:after="120"/>
                        <w:jc w:val="left"/>
                      </w:pPr>
                      <w:ins w:author="Liang, Qunfeng" w:date="2025-07-03T13:15:00Z" w16du:dateUtc="2025-07-03T05:15:00Z" w:id="661">
                        <w:r>
                          <w:t>开始</w:t>
                        </w:r>
                      </w:ins>
                      <w:del w:author="Liang, Qunfeng" w:date="2025-07-03T13:15:00Z" w16du:dateUtc="2025-07-03T05:15:00Z" w:id="662">
                        <w:r w:rsidDel="00122448">
                          <w:rPr>
                            <w:rFonts w:hint="eastAsia"/>
                          </w:rPr>
                          <w:delText>结束</w:delText>
                        </w:r>
                      </w:del>
                      <w:r>
                        <w:t>日期</w:t>
                      </w:r>
                    </w:p>
                  </w:tc>
                  <w:tc>
                    <w:tcPr>
                      <w:tcW w:w="2317" w:type="dxa"/>
                      <w:shd w:val="clear" w:color="auto" w:fill="F2F2F2" w:themeFill="background1" w:themeFillShade="F2"/>
                      <w:tcPrChange w:author="Liang, Qunfeng" w:date="2025-07-03T13:16:00Z" w16du:dateUtc="2025-07-03T05:16:00Z" w:id="663">
                        <w:tcPr>
                          <w:tcW w:w="2317" w:type="dxa"/>
                          <w:gridSpan w:val="2"/>
                          <w:shd w:val="clear" w:color="auto" w:fill="F2F2F2" w:themeFill="background1" w:themeFillShade="F2"/>
                        </w:tcPr>
                      </w:tcPrChange>
                    </w:tcPr>
                    <w:p w:rsidR="00481748" w:rsidRDefault="00481748" w14:paraId="42778304" w14:textId="66DD3C32">
                      <w:pPr>
                        <w:pStyle w:val="TableContent"/>
                        <w:spacing w:before="120" w:after="120"/>
                        <w:jc w:val="left"/>
                      </w:pPr>
                      <w:ins w:author="Liang, Qunfeng" w:date="2025-07-03T13:15:00Z" w16du:dateUtc="2025-07-03T05:15:00Z" w:id="664">
                        <w:r>
                          <w:rPr>
                            <w:rFonts w:hint="eastAsia"/>
                          </w:rPr>
                          <w:t>结束</w:t>
                        </w:r>
                        <w:r>
                          <w:t>日期</w:t>
                        </w:r>
                      </w:ins>
                    </w:p>
                  </w:tc>
                  <w:tc>
                    <w:tcPr>
                      <w:tcW w:w="4062" w:type="dxa"/>
                      <w:shd w:val="clear" w:color="auto" w:fill="F2F2F2" w:themeFill="background1" w:themeFillShade="F2"/>
                      <w:tcPrChange w:author="Liang, Qunfeng" w:date="2025-07-03T13:16:00Z" w16du:dateUtc="2025-07-03T05:16:00Z" w:id="665">
                        <w:tcPr>
                          <w:tcW w:w="2904" w:type="dxa"/>
                          <w:gridSpan w:val="2"/>
                          <w:shd w:val="clear" w:color="auto" w:fill="F2F2F2" w:themeFill="background1" w:themeFillShade="F2"/>
                        </w:tcPr>
                      </w:tcPrChange>
                    </w:tcPr>
                    <w:p w:rsidR="00481748" w:rsidRDefault="00481748" w14:paraId="0E9560E3" w14:textId="3AA40C45">
                      <w:pPr>
                        <w:pStyle w:val="TableContent"/>
                        <w:spacing w:before="120" w:after="120"/>
                        <w:jc w:val="left"/>
                      </w:pPr>
                      <w:r>
                        <w:t>措施</w:t>
                      </w:r>
                    </w:p>
                  </w:tc>
                </w:tr>
                <w:tr w:rsidR="00481748" w:rsidTr="00481748" w14:paraId="0E9560E9" w14:textId="77777777">
                  <w:trPr>
                    <w:trHeight w:val="231"/>
                    <w:trPrChange w:author="Liang, Qunfeng" w:date="2025-07-03T13:17:00Z" w16du:dateUtc="2025-07-03T05:17:00Z" w:id="666">
                      <w:trPr>
                        <w:gridAfter w:val="0"/>
                        <w:trHeight w:val="231"/>
                      </w:trPr>
                    </w:trPrChange>
                  </w:trPr>
                  <w:tc>
                    <w:tcPr>
                      <w:tcW w:w="3218" w:type="dxa"/>
                      <w:vAlign w:val="center"/>
                      <w:tcPrChange w:author="Liang, Qunfeng" w:date="2025-07-03T13:17:00Z" w16du:dateUtc="2025-07-03T05:17:00Z" w:id="667">
                        <w:tcPr>
                          <w:tcW w:w="2239" w:type="dxa"/>
                          <w:vAlign w:val="center"/>
                        </w:tcPr>
                      </w:tcPrChange>
                    </w:tcPr>
                    <w:p w:rsidR="00481748" w:rsidRDefault="00481748" w14:paraId="0E9560E6" w14:textId="77777777">
                      <w:pPr>
                        <w:pStyle w:val="TableContent"/>
                        <w:spacing w:before="120" w:after="120"/>
                        <w:jc w:val="left"/>
                      </w:pPr>
                      <w:r>
                        <w:rPr>
                          <w:rFonts w:hint="eastAsia"/>
                        </w:rPr>
                        <w:t>未缺失</w:t>
                      </w:r>
                    </w:p>
                  </w:tc>
                  <w:tc>
                    <w:tcPr>
                      <w:tcW w:w="2317" w:type="dxa"/>
                      <w:vMerge w:val="restart"/>
                      <w:vAlign w:val="center"/>
                      <w:tcPrChange w:author="Liang, Qunfeng" w:date="2025-07-03T13:17:00Z" w16du:dateUtc="2025-07-03T05:17:00Z" w:id="668">
                        <w:tcPr>
                          <w:tcW w:w="2317" w:type="dxa"/>
                          <w:gridSpan w:val="2"/>
                          <w:vMerge w:val="restart"/>
                        </w:tcPr>
                      </w:tcPrChange>
                    </w:tcPr>
                    <w:p w:rsidR="00481748" w:rsidRDefault="00481748" w14:paraId="63B38344" w14:textId="63386716">
                      <w:pPr>
                        <w:pStyle w:val="TableContent"/>
                        <w:spacing w:before="120" w:after="120"/>
                        <w:jc w:val="left"/>
                        <w:pPrChange w:author="Liang, Qunfeng" w:date="2025-07-03T13:17:00Z" w16du:dateUtc="2025-07-03T05:17:00Z" w:id="669">
                          <w:pPr>
                            <w:pStyle w:val="TableContent"/>
                            <w:numPr>
                              <w:numId w:val="102"/>
                            </w:numPr>
                            <w:spacing w:before="120" w:after="120"/>
                            <w:ind w:left="420" w:hanging="420"/>
                            <w:jc w:val="left"/>
                          </w:pPr>
                        </w:pPrChange>
                      </w:pPr>
                      <w:ins w:author="Liang, Qunfeng" w:date="2025-07-03T13:16:00Z" w16du:dateUtc="2025-07-03T05:16:00Z" w:id="670">
                        <w:r>
                          <w:rPr>
                            <w:rFonts w:hint="eastAsia"/>
                          </w:rPr>
                          <w:t>未缺失</w:t>
                        </w:r>
                        <w:r>
                          <w:t>/</w:t>
                        </w:r>
                        <w:r>
                          <w:t>部分缺失</w:t>
                        </w:r>
                        <w:r>
                          <w:t>/</w:t>
                        </w:r>
                        <w:r>
                          <w:t>缺失</w:t>
                        </w:r>
                      </w:ins>
                    </w:p>
                  </w:tc>
                  <w:tc>
                    <w:tcPr>
                      <w:tcW w:w="4062" w:type="dxa"/>
                      <w:vAlign w:val="center"/>
                      <w:tcPrChange w:author="Liang, Qunfeng" w:date="2025-07-03T13:17:00Z" w16du:dateUtc="2025-07-03T05:17:00Z" w:id="671">
                        <w:tcPr>
                          <w:tcW w:w="2904" w:type="dxa"/>
                          <w:gridSpan w:val="2"/>
                          <w:vAlign w:val="center"/>
                        </w:tcPr>
                      </w:tcPrChange>
                    </w:tcPr>
                    <w:p w:rsidR="00481748" w:rsidRDefault="00481748" w14:paraId="0E9560E7" w14:textId="5876E171">
                      <w:pPr>
                        <w:pStyle w:val="TableContent"/>
                        <w:numPr>
                          <w:ilvl w:val="0"/>
                          <w:numId w:val="102"/>
                        </w:numPr>
                        <w:spacing w:before="120" w:after="120"/>
                        <w:jc w:val="left"/>
                      </w:pPr>
                      <w:commentRangeStart w:id="672"/>
                      <w:commentRangeStart w:id="673"/>
                      <w:r>
                        <w:t>若</w:t>
                      </w:r>
                      <w:del w:author="Liang, Qunfeng" w:date="2025-07-03T13:14:00Z" w16du:dateUtc="2025-07-03T05:14:00Z" w:id="674">
                        <w:r w:rsidDel="00A83CB5">
                          <w:delText>结束</w:delText>
                        </w:r>
                      </w:del>
                      <w:ins w:author="Liang, Qunfeng" w:date="2025-07-03T13:14:00Z" w16du:dateUtc="2025-07-03T05:14:00Z" w:id="675">
                        <w:r>
                          <w:rPr>
                            <w:rFonts w:hint="eastAsia"/>
                          </w:rPr>
                          <w:t>开始</w:t>
                        </w:r>
                      </w:ins>
                      <w:r>
                        <w:t>日期</w:t>
                      </w:r>
                      <w:r>
                        <w:t>&lt;</w:t>
                      </w:r>
                      <w:r>
                        <w:t>研究治疗首次给药日期，则为既往用药</w:t>
                      </w:r>
                      <w:r>
                        <w:t>/</w:t>
                      </w:r>
                      <w:r>
                        <w:t>非药物治疗</w:t>
                      </w:r>
                      <w:commentRangeEnd w:id="672"/>
                      <w:r>
                        <w:rPr>
                          <w:rStyle w:val="CommentReference"/>
                        </w:rPr>
                        <w:commentReference w:id="672"/>
                      </w:r>
                      <w:commentRangeEnd w:id="673"/>
                      <w:r>
                        <w:rPr>
                          <w:rStyle w:val="CommentReference"/>
                        </w:rPr>
                        <w:commentReference w:id="673"/>
                      </w:r>
                    </w:p>
                    <w:p w:rsidR="00481748" w:rsidRDefault="00481748" w14:paraId="0E9560E8" w14:textId="614CC093">
                      <w:pPr>
                        <w:pStyle w:val="TableContent"/>
                        <w:numPr>
                          <w:ilvl w:val="0"/>
                          <w:numId w:val="102"/>
                        </w:numPr>
                        <w:spacing w:before="120" w:after="120"/>
                        <w:jc w:val="left"/>
                      </w:pPr>
                      <w:r>
                        <w:t>若</w:t>
                      </w:r>
                      <w:ins w:author="Liang, Qunfeng" w:date="2025-07-03T13:14:00Z" w16du:dateUtc="2025-07-03T05:14:00Z" w:id="676">
                        <w:r>
                          <w:rPr>
                            <w:rFonts w:hint="eastAsia"/>
                          </w:rPr>
                          <w:t>开始</w:t>
                        </w:r>
                      </w:ins>
                      <w:del w:author="Liang, Qunfeng" w:date="2025-07-03T13:14:00Z" w16du:dateUtc="2025-07-03T05:14:00Z" w:id="677">
                        <w:r w:rsidDel="00A83CB5">
                          <w:delText>结束</w:delText>
                        </w:r>
                      </w:del>
                      <w:r>
                        <w:t>日期</w:t>
                      </w:r>
                      <w:r>
                        <w:t>≥</w:t>
                      </w:r>
                      <w:r>
                        <w:t>研究治疗首次给药日期，则为合并用药</w:t>
                      </w:r>
                      <w:r>
                        <w:t>/</w:t>
                      </w:r>
                      <w:r>
                        <w:rPr>
                          <w:rFonts w:hint="eastAsia"/>
                        </w:rPr>
                        <w:t>非药物</w:t>
                      </w:r>
                      <w:r>
                        <w:t>治疗</w:t>
                      </w:r>
                    </w:p>
                  </w:tc>
                </w:tr>
                <w:tr w:rsidR="00481748" w:rsidTr="00481748" w14:paraId="0E9560ED" w14:textId="77777777">
                  <w:trPr>
                    <w:trHeight w:val="282"/>
                    <w:trPrChange w:author="Liang, Qunfeng" w:date="2025-07-03T13:16:00Z" w16du:dateUtc="2025-07-03T05:16:00Z" w:id="678">
                      <w:trPr>
                        <w:gridAfter w:val="0"/>
                        <w:trHeight w:val="282"/>
                      </w:trPr>
                    </w:trPrChange>
                  </w:trPr>
                  <w:tc>
                    <w:tcPr>
                      <w:tcW w:w="3218" w:type="dxa"/>
                      <w:tcPrChange w:author="Liang, Qunfeng" w:date="2025-07-03T13:16:00Z" w16du:dateUtc="2025-07-03T05:16:00Z" w:id="679">
                        <w:tcPr>
                          <w:tcW w:w="2239" w:type="dxa"/>
                        </w:tcPr>
                      </w:tcPrChange>
                    </w:tcPr>
                    <w:p w:rsidR="00481748" w:rsidRDefault="00481748" w14:paraId="0E9560EB" w14:textId="099B09D7">
                      <w:pPr>
                        <w:pStyle w:val="TableContent"/>
                        <w:spacing w:before="120" w:after="120"/>
                        <w:jc w:val="left"/>
                      </w:pPr>
                      <w:r>
                        <w:t>部分缺失</w:t>
                      </w:r>
                      <w:r>
                        <w:t>,</w:t>
                      </w:r>
                      <w:r>
                        <w:t>但已知部分显示其不能发生在研究治疗首次给药日期</w:t>
                      </w:r>
                      <w:r>
                        <w:rPr>
                          <w:rFonts w:hint="eastAsia"/>
                        </w:rPr>
                        <w:t>或</w:t>
                      </w:r>
                      <w:r>
                        <w:t>之后</w:t>
                      </w:r>
                    </w:p>
                  </w:tc>
                  <w:tc>
                    <w:tcPr>
                      <w:tcW w:w="2317" w:type="dxa"/>
                      <w:vMerge/>
                      <w:tcPrChange w:author="Liang, Qunfeng" w:date="2025-07-03T13:16:00Z" w16du:dateUtc="2025-07-03T05:16:00Z" w:id="680">
                        <w:tcPr>
                          <w:tcW w:w="2317" w:type="dxa"/>
                          <w:gridSpan w:val="2"/>
                          <w:vMerge/>
                        </w:tcPr>
                      </w:tcPrChange>
                    </w:tcPr>
                    <w:p w:rsidR="00481748" w:rsidRDefault="00481748" w14:paraId="674BA7BD" w14:textId="77777777">
                      <w:pPr>
                        <w:pStyle w:val="TableContent"/>
                        <w:numPr>
                          <w:ilvl w:val="0"/>
                          <w:numId w:val="103"/>
                        </w:numPr>
                        <w:spacing w:before="120" w:after="120"/>
                        <w:jc w:val="left"/>
                      </w:pPr>
                    </w:p>
                  </w:tc>
                  <w:tc>
                    <w:tcPr>
                      <w:tcW w:w="4062" w:type="dxa"/>
                      <w:vAlign w:val="center"/>
                      <w:tcPrChange w:author="Liang, Qunfeng" w:date="2025-07-03T13:16:00Z" w16du:dateUtc="2025-07-03T05:16:00Z" w:id="681">
                        <w:tcPr>
                          <w:tcW w:w="2904" w:type="dxa"/>
                          <w:gridSpan w:val="2"/>
                          <w:vAlign w:val="center"/>
                        </w:tcPr>
                      </w:tcPrChange>
                    </w:tcPr>
                    <w:p w:rsidR="00481748" w:rsidRDefault="00481748" w14:paraId="0E9560EC" w14:textId="20C6021C">
                      <w:pPr>
                        <w:pStyle w:val="TableContent"/>
                        <w:numPr>
                          <w:ilvl w:val="0"/>
                          <w:numId w:val="103"/>
                        </w:numPr>
                        <w:spacing w:before="120" w:after="120"/>
                        <w:jc w:val="left"/>
                      </w:pPr>
                      <w:r>
                        <w:t>既往用药</w:t>
                      </w:r>
                      <w:r>
                        <w:t>/</w:t>
                      </w:r>
                      <w:r>
                        <w:rPr>
                          <w:rFonts w:hint="eastAsia"/>
                        </w:rPr>
                        <w:t>非药物</w:t>
                      </w:r>
                      <w:r>
                        <w:t>治疗</w:t>
                      </w:r>
                    </w:p>
                  </w:tc>
                </w:tr>
                <w:tr w:rsidR="00481748" w:rsidTr="00481748" w14:paraId="0E9560F1" w14:textId="77777777">
                  <w:trPr>
                    <w:trHeight w:val="282"/>
                    <w:trPrChange w:author="Liang, Qunfeng" w:date="2025-07-03T13:16:00Z" w16du:dateUtc="2025-07-03T05:16:00Z" w:id="682">
                      <w:trPr>
                        <w:gridAfter w:val="0"/>
                        <w:trHeight w:val="282"/>
                      </w:trPr>
                    </w:trPrChange>
                  </w:trPr>
                  <w:tc>
                    <w:tcPr>
                      <w:tcW w:w="3218" w:type="dxa"/>
                      <w:tcPrChange w:author="Liang, Qunfeng" w:date="2025-07-03T13:16:00Z" w16du:dateUtc="2025-07-03T05:16:00Z" w:id="683">
                        <w:tcPr>
                          <w:tcW w:w="2239" w:type="dxa"/>
                        </w:tcPr>
                      </w:tcPrChange>
                    </w:tcPr>
                    <w:p w:rsidR="00481748" w:rsidRDefault="00481748" w14:paraId="0E9560EF" w14:textId="77777777">
                      <w:pPr>
                        <w:pStyle w:val="TableContent"/>
                        <w:spacing w:before="120" w:after="120"/>
                        <w:jc w:val="left"/>
                      </w:pPr>
                      <w:r>
                        <w:t>部分缺失</w:t>
                      </w:r>
                      <w:r>
                        <w:t>,</w:t>
                      </w:r>
                      <w:r>
                        <w:t>与研究治疗首次给药日期关系不明确</w:t>
                      </w:r>
                    </w:p>
                  </w:tc>
                  <w:tc>
                    <w:tcPr>
                      <w:tcW w:w="2317" w:type="dxa"/>
                      <w:vMerge/>
                      <w:tcPrChange w:author="Liang, Qunfeng" w:date="2025-07-03T13:16:00Z" w16du:dateUtc="2025-07-03T05:16:00Z" w:id="684">
                        <w:tcPr>
                          <w:tcW w:w="2317" w:type="dxa"/>
                          <w:gridSpan w:val="2"/>
                          <w:vMerge/>
                        </w:tcPr>
                      </w:tcPrChange>
                    </w:tcPr>
                    <w:p w:rsidR="00481748" w:rsidRDefault="00481748" w14:paraId="05E84B14" w14:textId="77777777">
                      <w:pPr>
                        <w:pStyle w:val="TableContent"/>
                        <w:numPr>
                          <w:ilvl w:val="0"/>
                          <w:numId w:val="103"/>
                        </w:numPr>
                        <w:spacing w:before="120" w:after="120"/>
                        <w:jc w:val="left"/>
                      </w:pPr>
                    </w:p>
                  </w:tc>
                  <w:tc>
                    <w:tcPr>
                      <w:tcW w:w="4062" w:type="dxa"/>
                      <w:vAlign w:val="center"/>
                      <w:tcPrChange w:author="Liang, Qunfeng" w:date="2025-07-03T13:16:00Z" w16du:dateUtc="2025-07-03T05:16:00Z" w:id="685">
                        <w:tcPr>
                          <w:tcW w:w="2904" w:type="dxa"/>
                          <w:gridSpan w:val="2"/>
                          <w:vAlign w:val="center"/>
                        </w:tcPr>
                      </w:tcPrChange>
                    </w:tcPr>
                    <w:p w:rsidR="00481748" w:rsidRDefault="00481748" w14:paraId="0E9560F0" w14:textId="3164DFBE">
                      <w:pPr>
                        <w:pStyle w:val="TableContent"/>
                        <w:numPr>
                          <w:ilvl w:val="0"/>
                          <w:numId w:val="103"/>
                        </w:numPr>
                        <w:spacing w:before="120" w:after="120"/>
                        <w:jc w:val="left"/>
                      </w:pPr>
                      <w:r>
                        <w:t>假设为合并用药</w:t>
                      </w:r>
                      <w:r>
                        <w:t>/</w:t>
                      </w:r>
                      <w:r>
                        <w:rPr>
                          <w:rFonts w:hint="eastAsia"/>
                        </w:rPr>
                        <w:t>非药物</w:t>
                      </w:r>
                      <w:r>
                        <w:t>治疗</w:t>
                      </w:r>
                    </w:p>
                  </w:tc>
                </w:tr>
                <w:tr w:rsidR="00481748" w:rsidTr="00481748" w14:paraId="0E9560F5" w14:textId="77777777">
                  <w:trPr>
                    <w:trHeight w:val="228"/>
                    <w:trPrChange w:author="Liang, Qunfeng" w:date="2025-07-03T13:16:00Z" w16du:dateUtc="2025-07-03T05:16:00Z" w:id="686">
                      <w:trPr>
                        <w:gridAfter w:val="0"/>
                        <w:trHeight w:val="228"/>
                      </w:trPr>
                    </w:trPrChange>
                  </w:trPr>
                  <w:tc>
                    <w:tcPr>
                      <w:tcW w:w="3218" w:type="dxa"/>
                      <w:vAlign w:val="center"/>
                      <w:tcPrChange w:author="Liang, Qunfeng" w:date="2025-07-03T13:16:00Z" w16du:dateUtc="2025-07-03T05:16:00Z" w:id="687">
                        <w:tcPr>
                          <w:tcW w:w="2239" w:type="dxa"/>
                          <w:vAlign w:val="center"/>
                        </w:tcPr>
                      </w:tcPrChange>
                    </w:tcPr>
                    <w:p w:rsidR="00481748" w:rsidRDefault="00481748" w14:paraId="0E9560F3" w14:textId="77777777">
                      <w:pPr>
                        <w:pStyle w:val="TableContent"/>
                        <w:spacing w:before="120" w:after="120"/>
                        <w:jc w:val="left"/>
                      </w:pPr>
                      <w:r>
                        <w:rPr>
                          <w:rFonts w:hint="eastAsia"/>
                        </w:rPr>
                        <w:t>完全</w:t>
                      </w:r>
                      <w:r>
                        <w:t>缺失</w:t>
                      </w:r>
                    </w:p>
                  </w:tc>
                  <w:tc>
                    <w:tcPr>
                      <w:tcW w:w="2317" w:type="dxa"/>
                      <w:vMerge/>
                      <w:tcPrChange w:author="Liang, Qunfeng" w:date="2025-07-03T13:16:00Z" w16du:dateUtc="2025-07-03T05:16:00Z" w:id="688">
                        <w:tcPr>
                          <w:tcW w:w="2317" w:type="dxa"/>
                          <w:gridSpan w:val="2"/>
                          <w:vMerge/>
                        </w:tcPr>
                      </w:tcPrChange>
                    </w:tcPr>
                    <w:p w:rsidR="00481748" w:rsidRDefault="00481748" w14:paraId="15352DFE" w14:textId="77777777">
                      <w:pPr>
                        <w:pStyle w:val="TableContent"/>
                        <w:numPr>
                          <w:ilvl w:val="0"/>
                          <w:numId w:val="103"/>
                        </w:numPr>
                        <w:spacing w:before="120" w:after="120"/>
                        <w:jc w:val="left"/>
                      </w:pPr>
                    </w:p>
                  </w:tc>
                  <w:tc>
                    <w:tcPr>
                      <w:tcW w:w="4062" w:type="dxa"/>
                      <w:vAlign w:val="center"/>
                      <w:tcPrChange w:author="Liang, Qunfeng" w:date="2025-07-03T13:16:00Z" w16du:dateUtc="2025-07-03T05:16:00Z" w:id="689">
                        <w:tcPr>
                          <w:tcW w:w="2904" w:type="dxa"/>
                          <w:gridSpan w:val="2"/>
                          <w:vAlign w:val="center"/>
                        </w:tcPr>
                      </w:tcPrChange>
                    </w:tcPr>
                    <w:p w:rsidR="00481748" w:rsidRDefault="00481748" w14:paraId="0E9560F4" w14:textId="3D0573B8">
                      <w:pPr>
                        <w:pStyle w:val="TableContent"/>
                        <w:numPr>
                          <w:ilvl w:val="0"/>
                          <w:numId w:val="103"/>
                        </w:numPr>
                        <w:spacing w:before="120" w:after="120"/>
                        <w:jc w:val="left"/>
                      </w:pPr>
                      <w:r>
                        <w:t>假设为合并用药</w:t>
                      </w:r>
                      <w:r>
                        <w:t>/</w:t>
                      </w:r>
                      <w:r>
                        <w:rPr>
                          <w:rFonts w:hint="eastAsia"/>
                        </w:rPr>
                        <w:t>非药物</w:t>
                      </w:r>
                      <w:r>
                        <w:t>治疗</w:t>
                      </w:r>
                    </w:p>
                  </w:tc>
                </w:tr>
              </w:tbl>
              <w:p w:rsidR="002330F8" w:rsidRDefault="00394453" w14:paraId="0E9560F6" w14:textId="77777777">
                <w:pPr>
                  <w:pStyle w:val="MainText-EN0"/>
                  <w:jc w:val="left"/>
                  <w:rPr>
                    <w:rFonts w:eastAsia="SimSun"/>
                    <w:sz w:val="21"/>
                    <w:szCs w:val="21"/>
                    <w:lang w:eastAsia="zh-CN"/>
                  </w:rPr>
                </w:pPr>
                <w:r>
                  <w:rPr>
                    <w:rFonts w:eastAsia="SimSun"/>
                    <w:sz w:val="21"/>
                    <w:szCs w:val="21"/>
                    <w:lang w:eastAsia="zh-CN"/>
                  </w:rPr>
                  <w:t>注</w:t>
                </w:r>
                <w:r>
                  <w:rPr>
                    <w:rFonts w:eastAsia="SimSun"/>
                    <w:sz w:val="21"/>
                    <w:szCs w:val="21"/>
                    <w:lang w:eastAsia="zh-CN"/>
                  </w:rPr>
                  <w:t xml:space="preserve">: “&lt;” </w:t>
                </w:r>
                <w:r>
                  <w:rPr>
                    <w:rFonts w:eastAsia="SimSun"/>
                    <w:sz w:val="21"/>
                    <w:szCs w:val="21"/>
                    <w:lang w:eastAsia="zh-CN"/>
                  </w:rPr>
                  <w:t>指代</w:t>
                </w:r>
                <w:r>
                  <w:rPr>
                    <w:rFonts w:eastAsia="SimSun"/>
                    <w:sz w:val="21"/>
                    <w:szCs w:val="21"/>
                    <w:lang w:eastAsia="zh-CN"/>
                  </w:rPr>
                  <w:t>“</w:t>
                </w:r>
                <w:r>
                  <w:rPr>
                    <w:rFonts w:eastAsia="SimSun"/>
                    <w:sz w:val="21"/>
                    <w:szCs w:val="21"/>
                    <w:lang w:eastAsia="zh-CN"/>
                  </w:rPr>
                  <w:t>早于</w:t>
                </w:r>
                <w:r>
                  <w:rPr>
                    <w:rFonts w:eastAsia="SimSun"/>
                    <w:sz w:val="21"/>
                    <w:szCs w:val="21"/>
                    <w:lang w:eastAsia="zh-CN"/>
                  </w:rPr>
                  <w:t xml:space="preserve">” </w:t>
                </w:r>
                <w:r>
                  <w:rPr>
                    <w:rFonts w:eastAsia="SimSun"/>
                    <w:sz w:val="21"/>
                    <w:szCs w:val="21"/>
                    <w:lang w:eastAsia="zh-CN"/>
                  </w:rPr>
                  <w:t>，</w:t>
                </w:r>
                <w:r>
                  <w:rPr>
                    <w:rFonts w:eastAsia="SimSun"/>
                    <w:sz w:val="21"/>
                    <w:szCs w:val="21"/>
                    <w:lang w:eastAsia="zh-CN"/>
                  </w:rPr>
                  <w:t xml:space="preserve">“≥” </w:t>
                </w:r>
                <w:r>
                  <w:rPr>
                    <w:rFonts w:eastAsia="SimSun"/>
                    <w:sz w:val="21"/>
                    <w:szCs w:val="21"/>
                    <w:lang w:eastAsia="zh-CN"/>
                  </w:rPr>
                  <w:t>指代</w:t>
                </w:r>
                <w:r>
                  <w:rPr>
                    <w:rFonts w:eastAsia="SimSun"/>
                    <w:sz w:val="21"/>
                    <w:szCs w:val="21"/>
                    <w:lang w:eastAsia="zh-CN"/>
                  </w:rPr>
                  <w:t>“</w:t>
                </w:r>
                <w:r>
                  <w:rPr>
                    <w:rFonts w:eastAsia="SimSun"/>
                    <w:sz w:val="21"/>
                    <w:szCs w:val="21"/>
                    <w:lang w:eastAsia="zh-CN"/>
                  </w:rPr>
                  <w:t>当天或之后</w:t>
                </w:r>
                <w:r>
                  <w:rPr>
                    <w:rFonts w:eastAsia="SimSun"/>
                    <w:sz w:val="21"/>
                    <w:szCs w:val="21"/>
                    <w:lang w:eastAsia="zh-CN"/>
                  </w:rPr>
                  <w:t>”</w:t>
                </w:r>
                <w:r>
                  <w:rPr>
                    <w:rFonts w:hint="eastAsia" w:eastAsia="SimSun"/>
                    <w:sz w:val="21"/>
                    <w:szCs w:val="21"/>
                    <w:lang w:eastAsia="zh-CN"/>
                  </w:rPr>
                  <w:t>。</w:t>
                </w:r>
              </w:p>
              <w:p w:rsidR="002330F8" w:rsidRDefault="002330F8" w14:paraId="0E9560F7" w14:textId="77777777">
                <w:pPr>
                  <w:rPr>
                    <w:rFonts w:eastAsia="MS Mincho" w:cs="Times New Roman"/>
                    <w:lang w:val="en-GB" w:eastAsia="zh-CN"/>
                  </w:rPr>
                </w:pPr>
              </w:p>
            </w:tc>
          </w:tr>
        </w:tbl>
        <w:p w:rsidR="002330F8" w:rsidRDefault="0097759B" w14:paraId="0E9560F9" w14:textId="77777777">
          <w:pPr>
            <w:rPr>
              <w:rFonts w:eastAsia="MS Mincho"/>
              <w:lang w:eastAsia="ja-JP"/>
            </w:rPr>
          </w:pPr>
        </w:p>
      </w:sdtContent>
    </w:sdt>
    <w:p w:rsidR="002330F8" w:rsidRDefault="00394453" w14:paraId="0E9560FA" w14:textId="77777777">
      <w:pPr>
        <w:pStyle w:val="Heading2"/>
        <w:spacing w:line="360" w:lineRule="auto"/>
        <w:rPr>
          <w:rFonts w:ascii="Times New Roman" w:hAnsi="Times New Roman" w:cs="Times New Roman"/>
        </w:rPr>
      </w:pPr>
      <w:bookmarkStart w:name="_Toc201319946" w:id="690"/>
      <w:commentRangeStart w:id="691"/>
      <w:r>
        <w:rPr>
          <w:rFonts w:ascii="Times New Roman" w:hAnsi="Times New Roman" w:cs="Times New Roman"/>
        </w:rPr>
        <w:t>附录</w:t>
      </w:r>
      <w:r>
        <w:rPr>
          <w:rFonts w:hint="eastAsia" w:ascii="Times New Roman" w:hAnsi="Times New Roman" w:cs="Times New Roman"/>
          <w:lang w:eastAsia="zh-CN"/>
        </w:rPr>
        <w:t>4</w:t>
      </w:r>
      <w:r>
        <w:rPr>
          <w:rFonts w:ascii="Times New Roman" w:hAnsi="Times New Roman" w:cs="Times New Roman"/>
        </w:rPr>
        <w:t xml:space="preserve">: </w:t>
      </w:r>
      <w:r>
        <w:rPr>
          <w:rFonts w:ascii="Times New Roman" w:hAnsi="Times New Roman" w:cs="Times New Roman"/>
        </w:rPr>
        <w:t>缩略语表</w:t>
      </w:r>
      <w:commentRangeEnd w:id="691"/>
      <w:r>
        <w:rPr>
          <w:rStyle w:val="CommentReference"/>
          <w:rFonts w:ascii="Times New Roman" w:hAnsi="Times New Roman" w:eastAsiaTheme="minorEastAsia"/>
          <w:b w:val="0"/>
          <w:lang w:eastAsia="en-US"/>
        </w:rPr>
        <w:commentReference w:id="691"/>
      </w:r>
      <w:bookmarkEnd w:id="690"/>
    </w:p>
    <w:sdt>
      <w:sdtPr>
        <w:rPr>
          <w:rStyle w:val="CPTVariable"/>
          <w:b/>
          <w:bCs/>
        </w:rPr>
        <w:alias w:val="CPT:ListingofAbbreviations"/>
        <w:tag w:val="ListingofAbbreviations"/>
        <w:id w:val="1117802503"/>
        <w:placeholder>
          <w:docPart w:val="9403BF221B9E4EAA9C3602C598A42AC8"/>
        </w:placeholder>
      </w:sdtPr>
      <w:sdtEndPr>
        <w:rPr>
          <w:rStyle w:val="DefaultParagraphFont"/>
          <w:rFonts w:eastAsia="MS Mincho"/>
          <w:b w:val="0"/>
          <w:bCs w:val="0"/>
          <w:lang w:eastAsia="ja-JP"/>
        </w:rPr>
      </w:sdtEndPr>
      <w:sdtContent>
        <w:tbl>
          <w:tblPr>
            <w:tblW w:w="5000" w:type="pct"/>
            <w:tblLook w:val="04A0" w:firstRow="1" w:lastRow="0" w:firstColumn="1" w:lastColumn="0" w:noHBand="0" w:noVBand="1"/>
          </w:tblPr>
          <w:tblGrid>
            <w:gridCol w:w="1196"/>
            <w:gridCol w:w="4077"/>
            <w:gridCol w:w="4077"/>
          </w:tblGrid>
          <w:tr w:rsidR="002330F8" w14:paraId="0E9560FE" w14:textId="77777777">
            <w:trPr>
              <w:cantSplit/>
              <w:tblHeader/>
            </w:trPr>
            <w:tc>
              <w:tcPr>
                <w:tcW w:w="640" w:type="pct"/>
                <w:tcBorders>
                  <w:top w:val="single" w:color="auto" w:sz="4" w:space="0"/>
                  <w:left w:val="single" w:color="auto" w:sz="4" w:space="0"/>
                  <w:bottom w:val="single" w:color="auto" w:sz="4" w:space="0"/>
                  <w:right w:val="single" w:color="auto" w:sz="4" w:space="0"/>
                </w:tcBorders>
                <w:shd w:val="clear" w:color="auto" w:fill="B8CCE4" w:themeFill="accent1" w:themeFillTint="66"/>
              </w:tcPr>
              <w:p w:rsidR="002330F8" w:rsidRDefault="00394453" w14:paraId="0E9560FB" w14:textId="77777777">
                <w:pPr>
                  <w:rPr>
                    <w:rStyle w:val="CPTVariable"/>
                    <w:b/>
                    <w:bCs/>
                  </w:rPr>
                </w:pPr>
                <w:proofErr w:type="spellStart"/>
                <w:r>
                  <w:rPr>
                    <w:rStyle w:val="CPTVariable"/>
                    <w:rFonts w:hint="eastAsia"/>
                    <w:b/>
                    <w:bCs/>
                  </w:rPr>
                  <w:t>缩略语</w:t>
                </w:r>
                <w:proofErr w:type="spellEnd"/>
              </w:p>
            </w:tc>
            <w:tc>
              <w:tcPr>
                <w:tcW w:w="2180" w:type="pct"/>
                <w:tcBorders>
                  <w:top w:val="single" w:color="auto" w:sz="4" w:space="0"/>
                  <w:left w:val="single" w:color="auto" w:sz="4" w:space="0"/>
                  <w:bottom w:val="single" w:color="auto" w:sz="4" w:space="0"/>
                  <w:right w:val="single" w:color="auto" w:sz="4" w:space="0"/>
                </w:tcBorders>
                <w:shd w:val="clear" w:color="auto" w:fill="B8CCE4" w:themeFill="accent1" w:themeFillTint="66"/>
              </w:tcPr>
              <w:p w:rsidR="002330F8" w:rsidRDefault="00394453" w14:paraId="0E9560FC" w14:textId="77777777">
                <w:pPr>
                  <w:rPr>
                    <w:rStyle w:val="CPTVariable"/>
                    <w:b/>
                    <w:bCs/>
                  </w:rPr>
                </w:pPr>
                <w:proofErr w:type="spellStart"/>
                <w:r>
                  <w:rPr>
                    <w:rStyle w:val="CPTVariable"/>
                    <w:rFonts w:hint="eastAsia"/>
                    <w:b/>
                    <w:bCs/>
                  </w:rPr>
                  <w:t>英文全称</w:t>
                </w:r>
                <w:proofErr w:type="spellEnd"/>
              </w:p>
            </w:tc>
            <w:tc>
              <w:tcPr>
                <w:tcW w:w="2180" w:type="pct"/>
                <w:tcBorders>
                  <w:top w:val="single" w:color="auto" w:sz="4" w:space="0"/>
                  <w:left w:val="single" w:color="auto" w:sz="4" w:space="0"/>
                  <w:bottom w:val="single" w:color="auto" w:sz="4" w:space="0"/>
                  <w:right w:val="single" w:color="auto" w:sz="4" w:space="0"/>
                </w:tcBorders>
                <w:shd w:val="clear" w:color="auto" w:fill="B8CCE4" w:themeFill="accent1" w:themeFillTint="66"/>
              </w:tcPr>
              <w:p w:rsidR="002330F8" w:rsidRDefault="00394453" w14:paraId="0E9560FD" w14:textId="77777777">
                <w:pPr>
                  <w:rPr>
                    <w:rStyle w:val="CPTVariable"/>
                    <w:b/>
                    <w:bCs/>
                  </w:rPr>
                </w:pPr>
                <w:proofErr w:type="spellStart"/>
                <w:r>
                  <w:rPr>
                    <w:rStyle w:val="CPTVariable"/>
                    <w:rFonts w:hint="eastAsia"/>
                    <w:b/>
                    <w:bCs/>
                  </w:rPr>
                  <w:t>中文全称</w:t>
                </w:r>
                <w:proofErr w:type="spellEnd"/>
              </w:p>
            </w:tc>
          </w:tr>
          <w:tr w:rsidR="002330F8" w14:paraId="0E956102" w14:textId="77777777">
            <w:trPr>
              <w:cantSplit/>
              <w:tblHeader/>
            </w:trPr>
            <w:tc>
              <w:tcPr>
                <w:tcW w:w="640" w:type="pct"/>
                <w:tcBorders>
                  <w:top w:val="single" w:color="auto" w:sz="4" w:space="0"/>
                  <w:left w:val="single" w:color="auto" w:sz="4" w:space="0"/>
                  <w:bottom w:val="single" w:color="auto" w:sz="4" w:space="0"/>
                  <w:right w:val="single" w:color="auto" w:sz="4" w:space="0"/>
                </w:tcBorders>
                <w:shd w:val="clear" w:color="auto" w:fill="FFFFFF" w:themeFill="background1"/>
              </w:tcPr>
              <w:p w:rsidR="002330F8" w:rsidRDefault="002330F8" w14:paraId="0E9560FF" w14:textId="77777777">
                <w:pPr>
                  <w:rPr>
                    <w:rStyle w:val="CPTVariable"/>
                  </w:rPr>
                </w:pPr>
              </w:p>
            </w:tc>
            <w:tc>
              <w:tcPr>
                <w:tcW w:w="2180" w:type="pct"/>
                <w:tcBorders>
                  <w:top w:val="single" w:color="auto" w:sz="4" w:space="0"/>
                  <w:left w:val="single" w:color="auto" w:sz="4" w:space="0"/>
                  <w:bottom w:val="single" w:color="auto" w:sz="4" w:space="0"/>
                  <w:right w:val="single" w:color="auto" w:sz="4" w:space="0"/>
                </w:tcBorders>
                <w:shd w:val="clear" w:color="auto" w:fill="FFFFFF" w:themeFill="background1"/>
              </w:tcPr>
              <w:p w:rsidR="002330F8" w:rsidRDefault="002330F8" w14:paraId="0E956100" w14:textId="77777777">
                <w:pPr>
                  <w:rPr>
                    <w:rStyle w:val="CPTVariable"/>
                  </w:rPr>
                </w:pPr>
              </w:p>
            </w:tc>
            <w:tc>
              <w:tcPr>
                <w:tcW w:w="2180" w:type="pct"/>
                <w:tcBorders>
                  <w:top w:val="single" w:color="auto" w:sz="4" w:space="0"/>
                  <w:left w:val="single" w:color="auto" w:sz="4" w:space="0"/>
                  <w:bottom w:val="single" w:color="auto" w:sz="4" w:space="0"/>
                  <w:right w:val="single" w:color="auto" w:sz="4" w:space="0"/>
                </w:tcBorders>
                <w:shd w:val="clear" w:color="auto" w:fill="FFFFFF" w:themeFill="background1"/>
              </w:tcPr>
              <w:p w:rsidR="002330F8" w:rsidRDefault="002330F8" w14:paraId="0E956101" w14:textId="77777777">
                <w:pPr>
                  <w:rPr>
                    <w:rStyle w:val="CPTVariable"/>
                  </w:rPr>
                </w:pPr>
              </w:p>
            </w:tc>
          </w:tr>
        </w:tbl>
        <w:p w:rsidR="002330F8" w:rsidRDefault="0097759B" w14:paraId="0E956103" w14:textId="77777777">
          <w:pPr>
            <w:rPr>
              <w:rStyle w:val="CPTVariable"/>
            </w:rPr>
          </w:pPr>
        </w:p>
      </w:sdtContent>
    </w:sdt>
    <w:sectPr w:rsidR="002330F8">
      <w:headerReference w:type="even" r:id="rId18"/>
      <w:headerReference w:type="default" r:id="rId19"/>
      <w:footerReference w:type="even" r:id="rId20"/>
      <w:footerReference w:type="default" r:id="rId21"/>
      <w:headerReference w:type="first" r:id="rId22"/>
      <w:footerReference w:type="first" r:id="rId23"/>
      <w:pgSz w:w="12240" w:h="15840" w:orient="portrait"/>
      <w:pgMar w:top="1440" w:right="1440" w:bottom="1440" w:left="1440" w:header="567" w:footer="720" w:gutter="0"/>
      <w:paperSrc w:first="15" w:other="15"/>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comment w:initials="BD" w:author="Bai, Dan" w:date="2024-05-30T11:30:00Z" w:id="0">
    <w:p w:rsidR="002330F8" w:rsidRDefault="00394453" w14:paraId="0E956107" w14:textId="77777777">
      <w:pPr>
        <w:pStyle w:val="CommentText"/>
      </w:pPr>
      <w:r>
        <w:t>定稿前更新</w:t>
      </w:r>
    </w:p>
  </w:comment>
  <w:comment w:initials="亮黄" w:author="黄 亮" w:date="2024-06-03T17:58:00Z" w:id="3">
    <w:p w:rsidR="002330F8" w:rsidRDefault="00394453" w14:paraId="0E956108" w14:textId="77777777">
      <w:pPr>
        <w:pStyle w:val="CommentText"/>
      </w:pPr>
      <w:r>
        <w:rPr>
          <w:rFonts w:hint="eastAsia"/>
        </w:rPr>
        <w:t>请康缔亚内部协调和配合出具</w:t>
      </w:r>
      <w:r>
        <w:rPr>
          <w:rFonts w:hint="eastAsia"/>
        </w:rPr>
        <w:t>PK</w:t>
      </w:r>
      <w:r>
        <w:rPr>
          <w:rFonts w:hint="eastAsia"/>
        </w:rPr>
        <w:t>分析计划</w:t>
      </w:r>
    </w:p>
  </w:comment>
  <w:comment w:initials="BD" w:author="Bai, Dan" w:date="2025-07-07T10:29:00Z" w:id="5">
    <w:p w:rsidR="006205D1" w:rsidRDefault="006205D1" w14:paraId="6C33B447" w14:textId="4BDD2AC2">
      <w:pPr>
        <w:pStyle w:val="CommentText"/>
      </w:pPr>
      <w:r>
        <w:rPr>
          <w:rStyle w:val="CommentReference"/>
        </w:rPr>
        <w:annotationRef/>
      </w:r>
      <w:r w:rsidRPr="56E09B00">
        <w:rPr>
          <w:highlight w:val="yellow"/>
        </w:rPr>
        <w:t>@Adelle</w:t>
      </w:r>
      <w:r w:rsidRPr="0CD0B79D">
        <w:t>，请提供批准人信息。</w:t>
      </w:r>
    </w:p>
  </w:comment>
  <w:comment w:initials="BD" w:author="Bai, Dan" w:date="2025-07-07T10:28:00Z" w:id="10">
    <w:p w:rsidR="006205D1" w:rsidRDefault="006205D1" w14:paraId="424107E2" w14:textId="7EA61DB5">
      <w:pPr>
        <w:pStyle w:val="CommentText"/>
      </w:pPr>
      <w:r>
        <w:rPr>
          <w:rStyle w:val="CommentReference"/>
        </w:rPr>
        <w:annotationRef/>
      </w:r>
      <w:r w:rsidRPr="6BA3D7C7">
        <w:rPr>
          <w:highlight w:val="yellow"/>
        </w:rPr>
        <w:t>@Adelle</w:t>
      </w:r>
      <w:r w:rsidRPr="3EDDA2B4">
        <w:t>，请提供审阅人员名单。</w:t>
      </w:r>
    </w:p>
  </w:comment>
  <w:comment w:initials="DB" w:author="Dan Bai" w:date="2024-05-30T16:27:00Z" w:id="13">
    <w:p w:rsidR="00B33B8F" w:rsidP="00B33B8F" w:rsidRDefault="00B33B8F" w14:paraId="62F7C6F0" w14:textId="77777777">
      <w:pPr>
        <w:pStyle w:val="CommentText"/>
      </w:pPr>
      <w:r>
        <w:rPr>
          <w:rFonts w:hint="eastAsia"/>
        </w:rPr>
        <w:t>待更新</w:t>
      </w:r>
    </w:p>
  </w:comment>
  <w:comment w:initials="DB" w:author="Dan Bai" w:date="2024-05-30T16:27:00Z" w:id="21">
    <w:p w:rsidR="006F431E" w:rsidP="006F431E" w:rsidRDefault="006F431E" w14:paraId="7620FFDB" w14:textId="77777777">
      <w:pPr>
        <w:pStyle w:val="CommentText"/>
      </w:pPr>
      <w:r>
        <w:rPr>
          <w:rFonts w:hint="eastAsia"/>
        </w:rPr>
        <w:t>待更新</w:t>
      </w:r>
    </w:p>
  </w:comment>
  <w:comment w:initials="DB" w:author="Dan Bai" w:date="2024-05-30T16:27:00Z" w:id="23">
    <w:p w:rsidR="006F431E" w:rsidP="006F431E" w:rsidRDefault="006F431E" w14:paraId="7BC11E5E" w14:textId="77777777">
      <w:pPr>
        <w:pStyle w:val="CommentText"/>
      </w:pPr>
      <w:r>
        <w:rPr>
          <w:rFonts w:hint="eastAsia"/>
        </w:rPr>
        <w:t>待更新</w:t>
      </w:r>
    </w:p>
  </w:comment>
  <w:comment w:initials="D" w:author="Dan" w:date="2024-05-30T15:33:00Z" w:id="22">
    <w:p w:rsidR="002330F8" w:rsidRDefault="00394453" w14:paraId="0E95610B" w14:textId="0788C489">
      <w:pPr>
        <w:pStyle w:val="CommentText"/>
      </w:pPr>
      <w:r>
        <w:rPr>
          <w:rFonts w:hint="eastAsia"/>
        </w:rPr>
        <w:t>保留，定稿前更新。</w:t>
      </w:r>
    </w:p>
  </w:comment>
  <w:comment w:initials="扬丁" w:author="丁 扬" w:date="2025-06-24T10:10:00Z" w:id="25">
    <w:p w:rsidR="00896203" w:rsidP="00896203" w:rsidRDefault="00896203" w14:paraId="7F9050F4" w14:textId="77777777">
      <w:pPr>
        <w:pStyle w:val="CommentText"/>
      </w:pPr>
      <w:r>
        <w:rPr>
          <w:rStyle w:val="CommentReference"/>
        </w:rPr>
        <w:annotationRef/>
      </w:r>
      <w:r>
        <w:rPr>
          <w:rFonts w:hint="eastAsia"/>
        </w:rPr>
        <w:t>定稿前若不进行方案修订，则保留。</w:t>
      </w:r>
    </w:p>
  </w:comment>
  <w:comment w:initials="扬丁" w:author="丁 扬" w:date="2025-06-03T09:37:00Z" w:id="49">
    <w:p w:rsidR="00567205" w:rsidP="00567205" w:rsidRDefault="00567205" w14:paraId="1C333167" w14:textId="60CB456B">
      <w:pPr>
        <w:pStyle w:val="CommentText"/>
      </w:pPr>
      <w:r>
        <w:rPr>
          <w:rStyle w:val="CommentReference"/>
        </w:rPr>
        <w:annotationRef/>
      </w:r>
      <w:r>
        <w:t xml:space="preserve">@Vivi, </w:t>
      </w:r>
      <w:r>
        <w:rPr>
          <w:rFonts w:hint="eastAsia"/>
        </w:rPr>
        <w:t>关于</w:t>
      </w:r>
      <w:r>
        <w:rPr>
          <w:rFonts w:hint="eastAsia"/>
        </w:rPr>
        <w:t>AE</w:t>
      </w:r>
      <w:r>
        <w:rPr>
          <w:rFonts w:hint="eastAsia"/>
        </w:rPr>
        <w:t>持续时间的分析，请明确下是哪些</w:t>
      </w:r>
      <w:r>
        <w:rPr>
          <w:rFonts w:hint="eastAsia"/>
        </w:rPr>
        <w:t>AE</w:t>
      </w:r>
      <w:r>
        <w:rPr>
          <w:rFonts w:hint="eastAsia"/>
        </w:rPr>
        <w:t>的持续时间需要进行汇总分析？</w:t>
      </w:r>
    </w:p>
  </w:comment>
  <w:comment w:initials="vivi" w:author="vivi" w:date="2025-06-03T14:19:00Z" w:id="50">
    <w:p w:rsidR="00613D9F" w:rsidP="00613D9F" w:rsidRDefault="00613D9F" w14:paraId="610A9BBE" w14:textId="77777777">
      <w:pPr>
        <w:pStyle w:val="CommentText"/>
      </w:pPr>
      <w:r>
        <w:rPr>
          <w:rStyle w:val="CommentReference"/>
        </w:rPr>
        <w:annotationRef/>
      </w:r>
      <w:r>
        <w:rPr>
          <w:rFonts w:hint="eastAsia"/>
        </w:rPr>
        <w:t>AE</w:t>
      </w:r>
      <w:r>
        <w:rPr>
          <w:rFonts w:hint="eastAsia"/>
        </w:rPr>
        <w:t>列表</w:t>
      </w:r>
    </w:p>
  </w:comment>
  <w:comment w:initials="扬丁" w:author="丁 扬" w:date="2025-06-09T10:01:00Z" w:id="51">
    <w:p w:rsidR="004F7833" w:rsidP="004F7833" w:rsidRDefault="004F7833" w14:paraId="4694CC5E" w14:textId="77777777">
      <w:pPr>
        <w:pStyle w:val="CommentText"/>
      </w:pPr>
      <w:r>
        <w:rPr>
          <w:rStyle w:val="CommentReference"/>
        </w:rPr>
        <w:annotationRef/>
      </w:r>
      <w:r>
        <w:t xml:space="preserve">@bai dan, </w:t>
      </w:r>
      <w:r>
        <w:rPr>
          <w:rFonts w:hint="eastAsia"/>
        </w:rPr>
        <w:t>在</w:t>
      </w:r>
      <w:r>
        <w:rPr>
          <w:rFonts w:hint="eastAsia"/>
        </w:rPr>
        <w:t>ae listing</w:t>
      </w:r>
      <w:r>
        <w:rPr>
          <w:rFonts w:hint="eastAsia"/>
        </w:rPr>
        <w:t>中需要体现出每一条</w:t>
      </w:r>
      <w:r>
        <w:rPr>
          <w:rFonts w:hint="eastAsia"/>
        </w:rPr>
        <w:t xml:space="preserve">ae </w:t>
      </w:r>
      <w:r>
        <w:rPr>
          <w:rFonts w:hint="eastAsia"/>
        </w:rPr>
        <w:t>的</w:t>
      </w:r>
      <w:r>
        <w:rPr>
          <w:rFonts w:hint="eastAsia"/>
        </w:rPr>
        <w:t>duration</w:t>
      </w:r>
    </w:p>
  </w:comment>
  <w:comment w:initials="QL" w:author="Liang, Qunfeng" w:date="2025-06-11T12:08:00Z" w:id="52">
    <w:p w:rsidR="001C7BF0" w:rsidP="001C7BF0" w:rsidRDefault="00853491" w14:paraId="4BAEC852" w14:textId="77777777">
      <w:pPr>
        <w:pStyle w:val="CommentText"/>
      </w:pPr>
      <w:r>
        <w:rPr>
          <w:rStyle w:val="CommentReference"/>
        </w:rPr>
        <w:annotationRef/>
      </w:r>
      <w:r w:rsidR="001C7BF0">
        <w:t>@</w:t>
      </w:r>
      <w:r w:rsidR="001C7BF0">
        <w:rPr>
          <w:rFonts w:hint="eastAsia"/>
        </w:rPr>
        <w:t xml:space="preserve">Zhidong </w:t>
      </w:r>
      <w:r w:rsidR="001C7BF0">
        <w:rPr>
          <w:rFonts w:hint="eastAsia"/>
        </w:rPr>
        <w:t>请备注，</w:t>
      </w:r>
      <w:r w:rsidR="001C7BF0">
        <w:rPr>
          <w:rFonts w:hint="eastAsia"/>
        </w:rPr>
        <w:t>AE</w:t>
      </w:r>
      <w:r w:rsidR="001C7BF0">
        <w:rPr>
          <w:rFonts w:hint="eastAsia"/>
        </w:rPr>
        <w:t>列表中将体现每一条</w:t>
      </w:r>
      <w:r w:rsidR="001C7BF0">
        <w:rPr>
          <w:rFonts w:hint="eastAsia"/>
        </w:rPr>
        <w:t>AE</w:t>
      </w:r>
      <w:r w:rsidR="001C7BF0">
        <w:rPr>
          <w:rFonts w:hint="eastAsia"/>
        </w:rPr>
        <w:t>的持续时间。</w:t>
      </w:r>
    </w:p>
  </w:comment>
  <w:comment w:initials="XZ" w:author="Xie, Zhidong" w:date="2025-06-13T10:37:00Z" w:id="53">
    <w:p w:rsidR="002B4863" w:rsidRDefault="002B4863" w14:paraId="02A12812" w14:textId="4A7B9591">
      <w:pPr>
        <w:pStyle w:val="CommentText"/>
      </w:pPr>
      <w:r>
        <w:rPr>
          <w:rStyle w:val="CommentReference"/>
        </w:rPr>
        <w:annotationRef/>
      </w:r>
      <w:r w:rsidRPr="093E9A80">
        <w:t>ok</w:t>
      </w:r>
    </w:p>
  </w:comment>
  <w:comment w:initials="扬丁" w:author="丁 扬" w:date="2025-06-03T09:38:00Z" w:id="54">
    <w:p w:rsidR="00347D0F" w:rsidP="00347D0F" w:rsidRDefault="00347D0F" w14:paraId="103C31E9" w14:textId="68723C58">
      <w:pPr>
        <w:pStyle w:val="CommentText"/>
        <w:rPr>
          <w:lang w:eastAsia="zh-CN"/>
        </w:rPr>
      </w:pPr>
      <w:r>
        <w:rPr>
          <w:rStyle w:val="CommentReference"/>
        </w:rPr>
        <w:annotationRef/>
      </w:r>
      <w:r>
        <w:t xml:space="preserve">@bai dan, </w:t>
      </w:r>
      <w:r>
        <w:rPr>
          <w:rFonts w:hint="eastAsia"/>
        </w:rPr>
        <w:t>这句话有保留的必要吗？</w:t>
      </w:r>
    </w:p>
  </w:comment>
  <w:comment w:initials="黄亮" w:author="黄 亮" w:date="2025-06-10T17:21:00Z" w:id="55">
    <w:p w:rsidR="000B5CEF" w:rsidRDefault="000B5CEF" w14:paraId="5AEA31F0" w14:textId="2D26BD35">
      <w:pPr>
        <w:pStyle w:val="CommentText"/>
      </w:pPr>
      <w:r>
        <w:rPr>
          <w:rStyle w:val="CommentReference"/>
        </w:rPr>
        <w:annotationRef/>
      </w:r>
      <w:r w:rsidRPr="004A2457">
        <w:t>谢谢丁扬，应该不需要保留</w:t>
      </w:r>
    </w:p>
  </w:comment>
  <w:comment w:initials="QL" w:author="Liang, Qunfeng" w:date="2025-06-11T12:10:00Z" w:id="56">
    <w:p w:rsidR="007C5673" w:rsidP="007C5673" w:rsidRDefault="007C5673" w14:paraId="31D8BE7E" w14:textId="77777777">
      <w:pPr>
        <w:pStyle w:val="CommentText"/>
      </w:pPr>
      <w:r>
        <w:rPr>
          <w:rStyle w:val="CommentReference"/>
        </w:rPr>
        <w:annotationRef/>
      </w:r>
      <w:r>
        <w:rPr>
          <w:rFonts w:hint="eastAsia"/>
        </w:rPr>
        <w:t>已删除</w:t>
      </w:r>
    </w:p>
  </w:comment>
  <w:comment w:initials="WL" w:author="Li, Wenting" w:date="2024-05-28T18:23:00Z" w:id="57">
    <w:p w:rsidR="002330F8" w:rsidRDefault="00394453" w14:paraId="0E95610C" w14:textId="79671C5C">
      <w:pPr>
        <w:pStyle w:val="CommentText"/>
      </w:pPr>
      <w:r>
        <w:rPr>
          <w:rFonts w:hint="eastAsia"/>
        </w:rPr>
        <w:t>这个地方提醒下申办方，一般</w:t>
      </w:r>
      <w:r>
        <w:rPr>
          <w:rFonts w:hint="eastAsia"/>
        </w:rPr>
        <w:t>CSR</w:t>
      </w:r>
      <w:r>
        <w:rPr>
          <w:rFonts w:hint="eastAsia"/>
        </w:rPr>
        <w:t>中不放群体</w:t>
      </w:r>
      <w:r>
        <w:rPr>
          <w:rFonts w:hint="eastAsia"/>
        </w:rPr>
        <w:t>PK</w:t>
      </w:r>
      <w:r>
        <w:rPr>
          <w:rFonts w:hint="eastAsia"/>
        </w:rPr>
        <w:t>分析的结果，是一个单独的群体</w:t>
      </w:r>
      <w:r>
        <w:rPr>
          <w:rFonts w:hint="eastAsia"/>
        </w:rPr>
        <w:t>PK</w:t>
      </w:r>
      <w:r>
        <w:rPr>
          <w:rFonts w:hint="eastAsia"/>
        </w:rPr>
        <w:t>分析报告。所以建议加上说明。</w:t>
      </w:r>
    </w:p>
  </w:comment>
  <w:comment w:initials="亮黄" w:author="黄 亮" w:date="2024-06-03T17:53:00Z" w:id="58">
    <w:p w:rsidR="002330F8" w:rsidRDefault="00394453" w14:paraId="0E95610D" w14:textId="77777777">
      <w:pPr>
        <w:pStyle w:val="CommentText"/>
      </w:pPr>
      <w:r>
        <w:rPr>
          <w:rFonts w:hint="eastAsia"/>
        </w:rPr>
        <w:t>群体药代动力学及</w:t>
      </w:r>
      <w:r>
        <w:t>ER</w:t>
      </w:r>
      <w:r>
        <w:rPr>
          <w:rFonts w:hint="eastAsia"/>
        </w:rPr>
        <w:t>分析的分析计划和结果将单独起草及报告，但一些结论性的描述需要加到</w:t>
      </w:r>
      <w:r>
        <w:rPr>
          <w:rFonts w:hint="eastAsia"/>
        </w:rPr>
        <w:t>CSR</w:t>
      </w:r>
      <w:r>
        <w:rPr>
          <w:rFonts w:hint="eastAsia"/>
        </w:rPr>
        <w:t>里，否则</w:t>
      </w:r>
      <w:r>
        <w:rPr>
          <w:rFonts w:hint="eastAsia"/>
        </w:rPr>
        <w:t>CSR</w:t>
      </w:r>
      <w:r>
        <w:rPr>
          <w:rFonts w:hint="eastAsia"/>
        </w:rPr>
        <w:t>不完整。</w:t>
      </w:r>
    </w:p>
  </w:comment>
  <w:comment w:initials="BD" w:author="Bai, Dan" w:date="2024-06-26T16:21:00Z" w:id="59">
    <w:p w:rsidR="36F29B9B" w:rsidRDefault="36F29B9B" w14:paraId="1581A1DD" w14:textId="0A023591">
      <w:pPr>
        <w:pStyle w:val="CommentText"/>
      </w:pPr>
      <w:r>
        <w:t>增加了</w:t>
      </w:r>
      <w:r>
        <w:t>“</w:t>
      </w:r>
      <w:r>
        <w:t>群体药代动力学和暴露</w:t>
      </w:r>
      <w:r>
        <w:t>-</w:t>
      </w:r>
      <w:r>
        <w:t>效应（</w:t>
      </w:r>
      <w:r>
        <w:t>E-R</w:t>
      </w:r>
      <w:r>
        <w:t>）分析将单独起草及报告，不在统计分析计划中进行描述</w:t>
      </w:r>
      <w:r>
        <w:t>”</w:t>
      </w:r>
      <w:r>
        <w:t>。</w:t>
      </w:r>
      <w:r>
        <w:rPr>
          <w:rStyle w:val="CommentReference"/>
        </w:rPr>
        <w:annotationRef/>
      </w:r>
    </w:p>
  </w:comment>
  <w:comment w:initials="D" w:author="Dan Bai [2]" w:date="2024-05-21T15:32:00Z" w:id="65">
    <w:p w:rsidR="00EE491E" w:rsidRDefault="00EE491E" w14:paraId="0E95610E" w14:textId="6E423B73">
      <w:pPr>
        <w:pStyle w:val="CommentText"/>
      </w:pPr>
      <w:r>
        <w:rPr>
          <w:rFonts w:hint="eastAsia"/>
        </w:rPr>
        <w:t>此处“方案禁用的抗肿瘤治疗”从</w:t>
      </w:r>
      <w:r>
        <w:rPr>
          <w:rFonts w:hint="eastAsia"/>
        </w:rPr>
        <w:t>CRF</w:t>
      </w:r>
      <w:r>
        <w:rPr>
          <w:rFonts w:hint="eastAsia"/>
        </w:rPr>
        <w:t>“后续抗</w:t>
      </w:r>
      <w:r>
        <w:rPr>
          <w:rFonts w:hint="eastAsia"/>
        </w:rPr>
        <w:t>cHL</w:t>
      </w:r>
      <w:r>
        <w:rPr>
          <w:rFonts w:hint="eastAsia"/>
        </w:rPr>
        <w:t>治疗”页面中抓取，选项为：</w:t>
      </w:r>
    </w:p>
    <w:p w:rsidR="00EE491E" w:rsidRDefault="00EE491E" w14:paraId="0E95610F" w14:textId="77777777">
      <w:pPr>
        <w:pStyle w:val="CommentText"/>
      </w:pPr>
      <w:r>
        <w:rPr>
          <w:rFonts w:hint="eastAsia"/>
        </w:rPr>
        <w:t>□化学药物治疗</w:t>
      </w:r>
    </w:p>
    <w:p w:rsidR="00EE491E" w:rsidRDefault="00EE491E" w14:paraId="0E956110" w14:textId="77777777">
      <w:pPr>
        <w:pStyle w:val="CommentText"/>
      </w:pPr>
      <w:r>
        <w:rPr>
          <w:rFonts w:hint="eastAsia"/>
        </w:rPr>
        <w:t>□外科治疗</w:t>
      </w:r>
    </w:p>
    <w:p w:rsidR="00EE491E" w:rsidRDefault="00EE491E" w14:paraId="0E956111" w14:textId="77777777">
      <w:pPr>
        <w:pStyle w:val="CommentText"/>
      </w:pPr>
      <w:r>
        <w:rPr>
          <w:rFonts w:hint="eastAsia"/>
        </w:rPr>
        <w:t>□放射治疗</w:t>
      </w:r>
    </w:p>
    <w:p w:rsidR="00EE491E" w:rsidRDefault="00EE491E" w14:paraId="0E956112" w14:textId="77777777">
      <w:pPr>
        <w:pStyle w:val="CommentText"/>
      </w:pPr>
      <w:r>
        <w:rPr>
          <w:rFonts w:hint="eastAsia"/>
        </w:rPr>
        <w:t>□其他，请描述</w:t>
      </w:r>
      <w:r>
        <w:rPr>
          <w:rFonts w:hint="eastAsia"/>
        </w:rPr>
        <w:t>________</w:t>
      </w:r>
    </w:p>
    <w:p w:rsidR="00EE491E" w:rsidRDefault="00EE491E" w14:paraId="0E956113" w14:textId="77777777">
      <w:pPr>
        <w:pStyle w:val="CommentText"/>
        <w:rPr>
          <w:lang w:eastAsia="zh-CN"/>
        </w:rPr>
      </w:pPr>
      <w:r>
        <w:rPr>
          <w:rFonts w:hint="eastAsia"/>
        </w:rPr>
        <w:t>请医学确认是否该页面收集的所有抗肿瘤治疗均为方案禁用。</w:t>
      </w:r>
    </w:p>
  </w:comment>
  <w:comment w:initials="DB" w:author="Dan Bai" w:date="2025-05-15T15:09:00Z" w:id="66">
    <w:p w:rsidR="00EE491E" w:rsidP="007641D2" w:rsidRDefault="00EE491E" w14:paraId="7403216A" w14:textId="77777777">
      <w:pPr>
        <w:pStyle w:val="CommentText"/>
      </w:pPr>
      <w:r>
        <w:rPr>
          <w:rStyle w:val="CommentReference"/>
        </w:rPr>
        <w:annotationRef/>
      </w:r>
      <w:r>
        <w:rPr>
          <w:rFonts w:hint="eastAsia"/>
          <w:lang w:eastAsia="zh-CN"/>
        </w:rPr>
        <w:t>方案更新，无需考虑方案禁用的抗肿瘤治疗，直接使用“后续康</w:t>
      </w:r>
      <w:r>
        <w:rPr>
          <w:rFonts w:hint="eastAsia"/>
          <w:lang w:eastAsia="zh-CN"/>
        </w:rPr>
        <w:t>cHL</w:t>
      </w:r>
      <w:r>
        <w:rPr>
          <w:rFonts w:hint="eastAsia"/>
          <w:lang w:eastAsia="zh-CN"/>
        </w:rPr>
        <w:t>治疗”页面中所有治疗。</w:t>
      </w:r>
    </w:p>
  </w:comment>
  <w:comment w:initials="扬丁" w:author="丁 扬" w:date="2025-06-03T09:47:00Z" w:id="67">
    <w:p w:rsidR="00EE491E" w:rsidP="00004B35" w:rsidRDefault="00EE491E" w14:paraId="332998BB" w14:textId="77777777">
      <w:pPr>
        <w:pStyle w:val="CommentText"/>
      </w:pPr>
      <w:r>
        <w:rPr>
          <w:rStyle w:val="CommentReference"/>
        </w:rPr>
        <w:annotationRef/>
      </w:r>
      <w:r>
        <w:rPr>
          <w:rFonts w:hint="eastAsia"/>
        </w:rPr>
        <w:t xml:space="preserve">@bai dan, </w:t>
      </w:r>
      <w:r>
        <w:rPr>
          <w:rFonts w:hint="eastAsia"/>
        </w:rPr>
        <w:t>合并用药中是否也会记录新抗的用药信息？</w:t>
      </w:r>
      <w:r>
        <w:rPr>
          <w:rFonts w:hint="eastAsia"/>
        </w:rPr>
        <w:t>CCG</w:t>
      </w:r>
      <w:r>
        <w:rPr>
          <w:rFonts w:hint="eastAsia"/>
        </w:rPr>
        <w:t>上是否有该页面的记录规则？</w:t>
      </w:r>
    </w:p>
  </w:comment>
  <w:comment w:initials="QL" w:author="Liang, Qunfeng" w:date="2025-06-11T14:38:00Z" w:id="68">
    <w:p w:rsidR="002B4602" w:rsidP="002B4602" w:rsidRDefault="00EE491E" w14:paraId="14C54D22" w14:textId="77777777">
      <w:pPr>
        <w:pStyle w:val="CommentText"/>
      </w:pPr>
      <w:r>
        <w:rPr>
          <w:rStyle w:val="CommentReference"/>
        </w:rPr>
        <w:annotationRef/>
      </w:r>
      <w:r w:rsidR="002B4602">
        <w:rPr>
          <w:rFonts w:hint="eastAsia"/>
        </w:rPr>
        <w:t>回复同下一个</w:t>
      </w:r>
      <w:r w:rsidR="002B4602">
        <w:rPr>
          <w:rFonts w:hint="eastAsia"/>
        </w:rPr>
        <w:t>comment</w:t>
      </w:r>
    </w:p>
  </w:comment>
  <w:comment w:initials="薇孟" w:author="孟 薇" w:date="2024-06-19T15:41:00Z" w:id="69">
    <w:p w:rsidR="00EE491E" w:rsidRDefault="00EE491E" w14:paraId="0E956114" w14:textId="52944C1F">
      <w:pPr>
        <w:pStyle w:val="CommentText"/>
        <w:rPr>
          <w:lang w:eastAsia="zh-CN"/>
        </w:rPr>
      </w:pPr>
      <w:r>
        <w:rPr>
          <w:rFonts w:hint="eastAsia"/>
        </w:rPr>
        <w:t>方案禁用的抗肿瘤治疗指的是接受试验药物期间同时使用了其他抗肿瘤治疗，应抓取合并用药页面，以及如果合并非药物治疗中以治疗目的为主的抗肿瘤治疗（比如治疗目的的放疗等）；后续抗</w:t>
      </w:r>
      <w:r>
        <w:rPr>
          <w:rFonts w:hint="eastAsia"/>
        </w:rPr>
        <w:t>cHL</w:t>
      </w:r>
      <w:r>
        <w:rPr>
          <w:rFonts w:hint="eastAsia"/>
        </w:rPr>
        <w:t>治疗指的是</w:t>
      </w:r>
      <w:r>
        <w:rPr>
          <w:rFonts w:hint="eastAsia"/>
        </w:rPr>
        <w:t>EOT</w:t>
      </w:r>
      <w:r>
        <w:rPr>
          <w:rFonts w:hint="eastAsia"/>
        </w:rPr>
        <w:t>之后患者开始了其他的抗肿瘤治疗方案，这个是允许的</w:t>
      </w:r>
    </w:p>
  </w:comment>
  <w:comment w:initials="ZL" w:author="Zhongyu" w:date="2024-06-26T14:59:00Z" w:id="70">
    <w:p w:rsidR="00EE491E" w:rsidP="003A7A36" w:rsidRDefault="00EE491E" w14:paraId="01A9B60D" w14:textId="53A98E7E">
      <w:pPr>
        <w:pStyle w:val="CommentText"/>
      </w:pPr>
      <w:r>
        <w:rPr>
          <w:rStyle w:val="CommentReference"/>
        </w:rPr>
        <w:annotationRef/>
      </w:r>
      <w:r>
        <w:rPr>
          <w:highlight w:val="yellow"/>
        </w:rPr>
        <w:fldChar w:fldCharType="begin"/>
      </w:r>
      <w:r>
        <w:rPr>
          <w:rFonts w:hint="eastAsia"/>
          <w:highlight w:val="yellow"/>
        </w:rPr>
        <w:instrText>HYPERLINK "mailto:DBai@dmed-clinipace.com"</w:instrText>
      </w:r>
      <w:r>
        <w:rPr>
          <w:highlight w:val="yellow"/>
        </w:rPr>
      </w:r>
      <w:bookmarkStart w:name="_@_13ED2607BB7C40C1897233BE84571CA2Z" w:id="79"/>
      <w:r>
        <w:rPr>
          <w:highlight w:val="yellow"/>
        </w:rPr>
        <w:fldChar w:fldCharType="separate"/>
      </w:r>
      <w:bookmarkEnd w:id="79"/>
      <w:r w:rsidRPr="003A7A36">
        <w:rPr>
          <w:rStyle w:val="Mention"/>
          <w:rFonts w:hint="eastAsia"/>
          <w:noProof/>
          <w:highlight w:val="yellow"/>
        </w:rPr>
        <w:t>@Bai, Dan</w:t>
      </w:r>
      <w:r>
        <w:rPr>
          <w:highlight w:val="yellow"/>
        </w:rPr>
        <w:fldChar w:fldCharType="end"/>
      </w:r>
      <w:r>
        <w:rPr>
          <w:rFonts w:hint="eastAsia"/>
          <w:highlight w:val="yellow"/>
        </w:rPr>
        <w:t xml:space="preserve">  </w:t>
      </w:r>
      <w:r>
        <w:rPr>
          <w:rFonts w:hint="eastAsia"/>
          <w:highlight w:val="yellow"/>
        </w:rPr>
        <w:t>如果是治疗进行中的违禁用药应该会在</w:t>
      </w:r>
      <w:r>
        <w:rPr>
          <w:rFonts w:hint="eastAsia"/>
          <w:highlight w:val="yellow"/>
        </w:rPr>
        <w:t>PD list</w:t>
      </w:r>
      <w:r>
        <w:rPr>
          <w:rFonts w:hint="eastAsia"/>
          <w:highlight w:val="yellow"/>
        </w:rPr>
        <w:t>中体现，可以从</w:t>
      </w:r>
      <w:r>
        <w:rPr>
          <w:rFonts w:hint="eastAsia"/>
          <w:highlight w:val="yellow"/>
        </w:rPr>
        <w:t xml:space="preserve">PD list </w:t>
      </w:r>
      <w:r>
        <w:rPr>
          <w:rFonts w:hint="eastAsia"/>
          <w:highlight w:val="yellow"/>
        </w:rPr>
        <w:t>这里抓取。</w:t>
      </w:r>
    </w:p>
  </w:comment>
  <w:comment w:initials="BD" w:author="Bai, Dan" w:date="2024-06-26T16:32:00Z" w:id="71">
    <w:p w:rsidR="00EE491E" w:rsidRDefault="00EE491E" w14:paraId="2A03824E" w14:textId="773B63C7">
      <w:pPr>
        <w:pStyle w:val="CommentText"/>
      </w:pPr>
      <w:r>
        <w:t>咨询过</w:t>
      </w:r>
      <w:r>
        <w:t>DM</w:t>
      </w:r>
      <w:r>
        <w:t>，治疗目的为主的抗肿瘤治疗都收集在</w:t>
      </w:r>
      <w:r>
        <w:t>“</w:t>
      </w:r>
      <w:r>
        <w:t>后续抗肿瘤治疗</w:t>
      </w:r>
      <w:r>
        <w:t>”</w:t>
      </w:r>
      <w:r>
        <w:t>页面，分析时会同时检查</w:t>
      </w:r>
      <w:r>
        <w:t>“</w:t>
      </w:r>
      <w:r>
        <w:t>合并用药</w:t>
      </w:r>
      <w:r>
        <w:t>”“</w:t>
      </w:r>
      <w:r>
        <w:t>合并非药物治疗</w:t>
      </w:r>
      <w:r>
        <w:t>”</w:t>
      </w:r>
      <w:r>
        <w:t>和</w:t>
      </w:r>
      <w:r>
        <w:t>“</w:t>
      </w:r>
      <w:r>
        <w:t>后续抗肿瘤治疗</w:t>
      </w:r>
      <w:r>
        <w:t>”</w:t>
      </w:r>
      <w:r>
        <w:t>，以及</w:t>
      </w:r>
      <w:r>
        <w:t>PD list</w:t>
      </w:r>
      <w:r>
        <w:t>，抓取相应的伴发事件。</w:t>
      </w:r>
      <w:r>
        <w:rPr>
          <w:rStyle w:val="CommentReference"/>
        </w:rPr>
        <w:annotationRef/>
      </w:r>
    </w:p>
  </w:comment>
  <w:comment w:initials="XZ" w:author="Xie, Zhidong" w:date="2024-07-01T20:02:00Z" w:id="72">
    <w:p w:rsidR="00EE491E" w:rsidRDefault="00EE491E" w14:paraId="5E9F5E39" w14:textId="3FE6F431">
      <w:pPr>
        <w:pStyle w:val="CommentText"/>
      </w:pPr>
      <w:r>
        <w:t>抓取规则和确认流程？</w:t>
      </w:r>
      <w:r>
        <w:rPr>
          <w:rStyle w:val="CommentReference"/>
        </w:rPr>
        <w:annotationRef/>
      </w:r>
    </w:p>
  </w:comment>
  <w:comment w:initials="BD" w:author="Bai, Dan" w:date="2024-07-02T09:56:00Z" w:id="73">
    <w:p w:rsidR="00EE491E" w:rsidRDefault="00EE491E" w14:paraId="4A174E58" w14:textId="73CA5C10">
      <w:pPr>
        <w:pStyle w:val="CommentText"/>
      </w:pPr>
      <w:r>
        <w:t>dry run</w:t>
      </w:r>
      <w:r>
        <w:t>时根据真实数据情况确定</w:t>
      </w:r>
      <w:r>
        <w:rPr>
          <w:rStyle w:val="CommentReference"/>
        </w:rPr>
        <w:annotationRef/>
      </w:r>
    </w:p>
  </w:comment>
  <w:comment w:initials="DB" w:author="Dan Bai" w:date="2025-05-15T15:13:00Z" w:id="74">
    <w:p w:rsidR="00EE491E" w:rsidP="0092635A" w:rsidRDefault="00EE491E" w14:paraId="35A57033" w14:textId="77777777">
      <w:pPr>
        <w:pStyle w:val="CommentText"/>
      </w:pPr>
      <w:r>
        <w:rPr>
          <w:rStyle w:val="CommentReference"/>
        </w:rPr>
        <w:annotationRef/>
      </w:r>
      <w:r>
        <w:rPr>
          <w:rFonts w:hint="eastAsia"/>
          <w:lang w:eastAsia="zh-CN"/>
        </w:rPr>
        <w:t>方案更新，取消“方案禁用的抗肿瘤治疗”定义，改为新的抗肿瘤治疗。</w:t>
      </w:r>
    </w:p>
  </w:comment>
  <w:comment w:initials="志杨" w:author="杨 志军" w:date="2025-06-04T08:51:00Z" w:id="75">
    <w:p w:rsidR="00EE491E" w:rsidP="001B0C19" w:rsidRDefault="00EE491E" w14:paraId="1E63A710" w14:textId="77777777">
      <w:pPr>
        <w:pStyle w:val="CommentText"/>
      </w:pPr>
      <w:r>
        <w:rPr>
          <w:rStyle w:val="CommentReference"/>
        </w:rPr>
        <w:annotationRef/>
      </w:r>
      <w:r>
        <w:rPr>
          <w:rFonts w:hint="eastAsia"/>
        </w:rPr>
        <w:t>建议在</w:t>
      </w:r>
      <w:r>
        <w:rPr>
          <w:rFonts w:hint="eastAsia"/>
        </w:rPr>
        <w:t>dry</w:t>
      </w:r>
      <w:r>
        <w:t>-run</w:t>
      </w:r>
      <w:r>
        <w:rPr>
          <w:rFonts w:hint="eastAsia"/>
        </w:rPr>
        <w:t>之前</w:t>
      </w:r>
      <w:r>
        <w:t xml:space="preserve">align </w:t>
      </w:r>
      <w:r>
        <w:rPr>
          <w:rFonts w:hint="eastAsia"/>
        </w:rPr>
        <w:t>好新的抗肿瘤治疗的定义和抓取规则，因合并用药</w:t>
      </w:r>
      <w:r>
        <w:t>/</w:t>
      </w:r>
      <w:r>
        <w:rPr>
          <w:rFonts w:hint="eastAsia"/>
        </w:rPr>
        <w:t>治疗页面</w:t>
      </w:r>
      <w:r>
        <w:rPr>
          <w:rFonts w:hint="eastAsia"/>
        </w:rPr>
        <w:t xml:space="preserve"> </w:t>
      </w:r>
      <w:r>
        <w:rPr>
          <w:rFonts w:hint="eastAsia"/>
        </w:rPr>
        <w:t>治疗目的并无“抗肿瘤治疗”</w:t>
      </w:r>
      <w:r>
        <w:t xml:space="preserve">, </w:t>
      </w:r>
      <w:r>
        <w:rPr>
          <w:rFonts w:hint="eastAsia"/>
        </w:rPr>
        <w:t>需和</w:t>
      </w:r>
      <w:r>
        <w:rPr>
          <w:rFonts w:hint="eastAsia"/>
        </w:rPr>
        <w:t xml:space="preserve">team </w:t>
      </w:r>
      <w:r>
        <w:rPr>
          <w:rFonts w:hint="eastAsia"/>
        </w:rPr>
        <w:t>讨论并统一规则。</w:t>
      </w:r>
    </w:p>
  </w:comment>
  <w:comment w:initials="QL" w:author="Liang, Qunfeng" w:date="2025-06-11T14:47:00Z" w:id="76">
    <w:p w:rsidR="008D38F5" w:rsidP="008D38F5" w:rsidRDefault="00EE491E" w14:paraId="2525A6A2" w14:textId="77777777">
      <w:pPr>
        <w:pStyle w:val="CommentText"/>
      </w:pPr>
      <w:r>
        <w:rPr>
          <w:rStyle w:val="CommentReference"/>
        </w:rPr>
        <w:annotationRef/>
      </w:r>
      <w:r w:rsidR="008D38F5">
        <w:rPr>
          <w:rFonts w:hint="eastAsia"/>
        </w:rPr>
        <w:t>新的抗肿瘤治疗，如何定义，与后续抗</w:t>
      </w:r>
      <w:r w:rsidR="008D38F5">
        <w:rPr>
          <w:rFonts w:hint="eastAsia"/>
        </w:rPr>
        <w:t>cHL</w:t>
      </w:r>
      <w:r w:rsidR="008D38F5">
        <w:rPr>
          <w:rFonts w:hint="eastAsia"/>
        </w:rPr>
        <w:t>治疗相同吗？新的抗肿瘤治疗是在“后续抗</w:t>
      </w:r>
      <w:r w:rsidR="008D38F5">
        <w:rPr>
          <w:rFonts w:hint="eastAsia"/>
        </w:rPr>
        <w:t>cHL</w:t>
      </w:r>
      <w:r w:rsidR="008D38F5">
        <w:rPr>
          <w:rFonts w:hint="eastAsia"/>
        </w:rPr>
        <w:t>治疗”页面抓取，还是在“合并用药</w:t>
      </w:r>
      <w:r w:rsidR="008D38F5">
        <w:rPr>
          <w:rFonts w:hint="eastAsia"/>
        </w:rPr>
        <w:t>/</w:t>
      </w:r>
      <w:r w:rsidR="008D38F5">
        <w:rPr>
          <w:rFonts w:hint="eastAsia"/>
        </w:rPr>
        <w:t>操作”页面。两个页面的记录之间有没有重叠？需</w:t>
      </w:r>
      <w:r w:rsidR="008D38F5">
        <w:rPr>
          <w:rFonts w:hint="eastAsia"/>
        </w:rPr>
        <w:t>team</w:t>
      </w:r>
      <w:r w:rsidR="008D38F5">
        <w:rPr>
          <w:rFonts w:hint="eastAsia"/>
        </w:rPr>
        <w:t>讨论。</w:t>
      </w:r>
    </w:p>
  </w:comment>
  <w:comment w:initials="BD" w:author="Bai, Dan" w:date="2025-06-12T16:15:00Z" w:id="77">
    <w:p w:rsidR="00114392" w:rsidRDefault="00114392" w14:paraId="0C22551C" w14:textId="5700FEEE">
      <w:pPr>
        <w:pStyle w:val="CommentText"/>
      </w:pPr>
      <w:r>
        <w:rPr>
          <w:rStyle w:val="CommentReference"/>
        </w:rPr>
        <w:annotationRef/>
      </w:r>
      <w:r w:rsidRPr="6711A927">
        <w:t>目前的</w:t>
      </w:r>
      <w:r w:rsidRPr="6711A927">
        <w:t>CCG</w:t>
      </w:r>
      <w:r w:rsidRPr="6711A927">
        <w:t>中没有明确规定，但是在</w:t>
      </w:r>
      <w:r w:rsidRPr="6711A927">
        <w:t>”</w:t>
      </w:r>
      <w:r w:rsidRPr="6711A927">
        <w:t>后续抗</w:t>
      </w:r>
      <w:r w:rsidRPr="6711A927">
        <w:t>cHL</w:t>
      </w:r>
      <w:r w:rsidRPr="6711A927">
        <w:t>治疗</w:t>
      </w:r>
      <w:r w:rsidRPr="6711A927">
        <w:t>“</w:t>
      </w:r>
      <w:r w:rsidRPr="6711A927">
        <w:t>页面的问题是</w:t>
      </w:r>
      <w:r w:rsidRPr="6711A927">
        <w:t>”</w:t>
      </w:r>
      <w:r w:rsidRPr="6711A927">
        <w:t>新的抗肿瘤治疗</w:t>
      </w:r>
      <w:r w:rsidRPr="6711A927">
        <w:t>“</w:t>
      </w:r>
      <w:r w:rsidRPr="6711A927">
        <w:t>，我理解是直接抓取该页面就可以，之前有这个问题是因为方案中提到的是</w:t>
      </w:r>
      <w:r w:rsidRPr="6711A927">
        <w:t>”</w:t>
      </w:r>
      <w:r w:rsidRPr="6711A927">
        <w:t>方案禁用的抗肿瘤治疗</w:t>
      </w:r>
      <w:r w:rsidRPr="6711A927">
        <w:t>“</w:t>
      </w:r>
      <w:r w:rsidRPr="6711A927">
        <w:t>，与</w:t>
      </w:r>
      <w:r w:rsidRPr="6711A927">
        <w:t>CRF</w:t>
      </w:r>
      <w:r w:rsidRPr="6711A927">
        <w:t>页面不一致，</w:t>
      </w:r>
      <w:r w:rsidRPr="6711A927">
        <w:t>4.0</w:t>
      </w:r>
      <w:r w:rsidRPr="6711A927">
        <w:t>的方案明确了是</w:t>
      </w:r>
      <w:r w:rsidRPr="6711A927">
        <w:t>”</w:t>
      </w:r>
      <w:r w:rsidRPr="6711A927">
        <w:t>新的抗肿瘤治疗</w:t>
      </w:r>
      <w:r w:rsidRPr="6711A927">
        <w:t>“</w:t>
      </w:r>
      <w:r w:rsidRPr="6711A927">
        <w:t>，应该不再需要</w:t>
      </w:r>
      <w:r w:rsidRPr="6711A927">
        <w:t>”</w:t>
      </w:r>
      <w:r w:rsidRPr="6711A927">
        <w:t>合并用药</w:t>
      </w:r>
      <w:r w:rsidRPr="6711A927">
        <w:t>“</w:t>
      </w:r>
      <w:r w:rsidRPr="6711A927">
        <w:t>页面了。</w:t>
      </w:r>
      <w:r w:rsidRPr="2D1E46F2">
        <w:rPr>
          <w:highlight w:val="yellow"/>
        </w:rPr>
        <w:t>可以和申办方确认。</w:t>
      </w:r>
    </w:p>
  </w:comment>
  <w:comment w:initials="QL" w:author="Liang, Qunfeng" w:date="2025-06-20T09:02:00Z" w:id="78">
    <w:p w:rsidR="006B4527" w:rsidP="006B4527" w:rsidRDefault="006B4527" w14:paraId="4203E2CD" w14:textId="77777777">
      <w:pPr>
        <w:pStyle w:val="CommentText"/>
      </w:pPr>
      <w:r>
        <w:rPr>
          <w:rStyle w:val="CommentReference"/>
        </w:rPr>
        <w:annotationRef/>
      </w:r>
      <w:r>
        <w:rPr>
          <w:rFonts w:hint="eastAsia"/>
        </w:rPr>
        <w:t>和申办方确认，”新的抗肿瘤治疗“将从”后续抗</w:t>
      </w:r>
      <w:r>
        <w:rPr>
          <w:rFonts w:hint="eastAsia"/>
        </w:rPr>
        <w:t>cHL</w:t>
      </w:r>
      <w:r>
        <w:rPr>
          <w:rFonts w:hint="eastAsia"/>
        </w:rPr>
        <w:t>治疗“页面抓取。方案更新前在“合并用药</w:t>
      </w:r>
      <w:r>
        <w:rPr>
          <w:rFonts w:hint="eastAsia"/>
        </w:rPr>
        <w:t>/</w:t>
      </w:r>
      <w:r>
        <w:rPr>
          <w:rFonts w:hint="eastAsia"/>
        </w:rPr>
        <w:t>操作”页面记录的新的抗肿瘤治疗，将发出质疑，以将这些记录移动到“后续抗</w:t>
      </w:r>
      <w:r>
        <w:rPr>
          <w:rFonts w:hint="eastAsia"/>
        </w:rPr>
        <w:t>cHL</w:t>
      </w:r>
      <w:r>
        <w:rPr>
          <w:rFonts w:hint="eastAsia"/>
        </w:rPr>
        <w:t>治疗”页面。</w:t>
      </w:r>
    </w:p>
  </w:comment>
  <w:comment w:initials="扬丁" w:author="丁 扬" w:date="2025-06-03T10:02:00Z" w:id="80">
    <w:p w:rsidR="00EE491E" w:rsidP="005D045E" w:rsidRDefault="00EE491E" w14:paraId="5F86DD12" w14:textId="7CCF7379">
      <w:pPr>
        <w:pStyle w:val="CommentText"/>
      </w:pPr>
      <w:r>
        <w:rPr>
          <w:rStyle w:val="CommentReference"/>
        </w:rPr>
        <w:annotationRef/>
      </w:r>
      <w:r>
        <w:t xml:space="preserve">@bai dan, </w:t>
      </w:r>
      <w:r>
        <w:rPr>
          <w:rFonts w:hint="eastAsia"/>
        </w:rPr>
        <w:t>我调整了下</w:t>
      </w:r>
      <w:r>
        <w:rPr>
          <w:rFonts w:hint="eastAsia"/>
        </w:rPr>
        <w:t>wording</w:t>
      </w:r>
      <w:r>
        <w:rPr>
          <w:rFonts w:hint="eastAsia"/>
        </w:rPr>
        <w:t>：</w:t>
      </w:r>
      <w:r>
        <w:t>“</w:t>
      </w:r>
      <w:r>
        <w:rPr>
          <w:rFonts w:hint="eastAsia"/>
        </w:rPr>
        <w:t>继续使用疗效评估数据，无论受试者是否终止治疗</w:t>
      </w:r>
      <w:r>
        <w:t>”</w:t>
      </w:r>
    </w:p>
  </w:comment>
  <w:comment w:initials="QL" w:author="Liang, Qunfeng" w:date="2025-06-11T14:49:00Z" w:id="81">
    <w:p w:rsidR="00EE491E" w:rsidP="00EE491E" w:rsidRDefault="00EE491E" w14:paraId="007688C3" w14:textId="77777777">
      <w:pPr>
        <w:pStyle w:val="CommentText"/>
      </w:pPr>
      <w:r>
        <w:rPr>
          <w:rStyle w:val="CommentReference"/>
        </w:rPr>
        <w:annotationRef/>
      </w:r>
      <w:r>
        <w:rPr>
          <w:rFonts w:hint="eastAsia"/>
        </w:rPr>
        <w:t>已更改</w:t>
      </w:r>
    </w:p>
  </w:comment>
  <w:comment w:initials="扬丁" w:author="丁 扬" w:date="2025-06-03T10:02:00Z" w:id="83">
    <w:p w:rsidR="005E2C24" w:rsidP="005E2C24" w:rsidRDefault="005E2C24" w14:paraId="1E38CB18" w14:textId="588DC698">
      <w:pPr>
        <w:pStyle w:val="CommentText"/>
      </w:pPr>
      <w:r>
        <w:rPr>
          <w:rStyle w:val="CommentReference"/>
        </w:rPr>
        <w:annotationRef/>
      </w:r>
      <w:r>
        <w:t xml:space="preserve">@bai dan, </w:t>
      </w:r>
      <w:r>
        <w:rPr>
          <w:rFonts w:hint="eastAsia"/>
        </w:rPr>
        <w:t>可不保留“关注的临床问题”这一段</w:t>
      </w:r>
    </w:p>
  </w:comment>
  <w:comment w:initials="QL" w:author="Liang, Qunfeng" w:date="2025-06-11T13:25:00Z" w:id="84">
    <w:p w:rsidR="00C10F00" w:rsidP="00C10F00" w:rsidRDefault="00C10F00" w14:paraId="171CB963" w14:textId="77777777">
      <w:pPr>
        <w:pStyle w:val="CommentText"/>
      </w:pPr>
      <w:r>
        <w:rPr>
          <w:rStyle w:val="CommentReference"/>
        </w:rPr>
        <w:annotationRef/>
      </w:r>
      <w:r>
        <w:rPr>
          <w:rFonts w:hint="eastAsia"/>
        </w:rPr>
        <w:t>已删除</w:t>
      </w:r>
    </w:p>
  </w:comment>
  <w:comment w:initials="扬丁" w:author="丁 扬" w:date="2025-06-03T10:04:00Z" w:id="85">
    <w:p w:rsidR="00F76079" w:rsidP="004F6B71" w:rsidRDefault="00F76079" w14:paraId="267B3280" w14:textId="72127034">
      <w:pPr>
        <w:pStyle w:val="CommentText"/>
      </w:pPr>
      <w:r>
        <w:rPr>
          <w:rStyle w:val="CommentReference"/>
        </w:rPr>
        <w:annotationRef/>
      </w:r>
      <w:r>
        <w:t>@</w:t>
      </w:r>
      <w:r>
        <w:rPr>
          <w:rFonts w:hint="eastAsia"/>
        </w:rPr>
        <w:t>bai dan</w:t>
      </w:r>
      <w:r>
        <w:rPr>
          <w:rFonts w:hint="eastAsia"/>
        </w:rPr>
        <w:t>，和方案保持一致：“因任何原因导致终止治疗”</w:t>
      </w:r>
    </w:p>
  </w:comment>
  <w:comment w:initials="QL" w:author="Liang, Qunfeng" w:date="2025-06-11T14:53:00Z" w:id="86">
    <w:p w:rsidR="003A32B0" w:rsidP="003A32B0" w:rsidRDefault="003A32B0" w14:paraId="7EEAAEE5" w14:textId="77777777">
      <w:pPr>
        <w:pStyle w:val="CommentText"/>
      </w:pPr>
      <w:r>
        <w:rPr>
          <w:rStyle w:val="CommentReference"/>
        </w:rPr>
        <w:annotationRef/>
      </w:r>
      <w:r>
        <w:rPr>
          <w:rFonts w:hint="eastAsia"/>
        </w:rPr>
        <w:t>已更改</w:t>
      </w:r>
    </w:p>
  </w:comment>
  <w:comment w:initials="扬丁" w:author="丁 扬" w:date="2025-06-03T10:11:00Z" w:id="98">
    <w:p w:rsidR="00814E9A" w:rsidP="00814E9A" w:rsidRDefault="00814E9A" w14:paraId="1FDB5812" w14:textId="515E07FB">
      <w:pPr>
        <w:pStyle w:val="CommentText"/>
      </w:pPr>
      <w:r>
        <w:rPr>
          <w:rStyle w:val="CommentReference"/>
        </w:rPr>
        <w:annotationRef/>
      </w:r>
      <w:r>
        <w:rPr>
          <w:rFonts w:hint="eastAsia"/>
        </w:rPr>
        <w:t>同上</w:t>
      </w:r>
    </w:p>
  </w:comment>
  <w:comment w:initials="QL" w:author="Liang, Qunfeng" w:date="2025-06-11T13:26:00Z" w:id="99">
    <w:p w:rsidR="00C10F00" w:rsidP="00C10F00" w:rsidRDefault="00C10F00" w14:paraId="09EC46B7" w14:textId="77777777">
      <w:pPr>
        <w:pStyle w:val="CommentText"/>
      </w:pPr>
      <w:r>
        <w:rPr>
          <w:rStyle w:val="CommentReference"/>
        </w:rPr>
        <w:annotationRef/>
      </w:r>
      <w:r>
        <w:rPr>
          <w:rFonts w:hint="eastAsia"/>
        </w:rPr>
        <w:t>已删除</w:t>
      </w:r>
    </w:p>
  </w:comment>
  <w:comment w:initials="扬丁" w:author="丁 扬" w:date="2025-06-03T10:13:00Z" w:id="100">
    <w:p w:rsidR="00DB75CB" w:rsidP="00707389" w:rsidRDefault="00DB75CB" w14:paraId="2B122E7F" w14:textId="0D8E176A">
      <w:pPr>
        <w:pStyle w:val="CommentText"/>
      </w:pPr>
      <w:r>
        <w:rPr>
          <w:rStyle w:val="CommentReference"/>
        </w:rPr>
        <w:annotationRef/>
      </w:r>
      <w:r>
        <w:t>@</w:t>
      </w:r>
      <w:r>
        <w:rPr>
          <w:rFonts w:hint="eastAsia"/>
        </w:rPr>
        <w:t>bai dan</w:t>
      </w:r>
      <w:r>
        <w:rPr>
          <w:rFonts w:hint="eastAsia"/>
        </w:rPr>
        <w:t>，和方案保持一致：“因任何原因导致终止治疗”</w:t>
      </w:r>
    </w:p>
  </w:comment>
  <w:comment w:initials="QL" w:author="Liang, Qunfeng" w:date="2025-06-11T14:55:00Z" w:id="101">
    <w:p w:rsidR="002559C7" w:rsidP="002559C7" w:rsidRDefault="002559C7" w14:paraId="0B817551" w14:textId="77777777">
      <w:pPr>
        <w:pStyle w:val="CommentText"/>
      </w:pPr>
      <w:r>
        <w:rPr>
          <w:rStyle w:val="CommentReference"/>
        </w:rPr>
        <w:annotationRef/>
      </w:r>
      <w:r>
        <w:rPr>
          <w:rFonts w:hint="eastAsia"/>
        </w:rPr>
        <w:t>已更改</w:t>
      </w:r>
    </w:p>
  </w:comment>
  <w:comment w:initials="扬丁" w:author="丁 扬" w:date="2025-06-03T10:15:00Z" w:id="102">
    <w:p w:rsidR="00DB75CB" w:rsidP="00327628" w:rsidRDefault="00DB75CB" w14:paraId="4ABC76F0" w14:textId="20A59BF1">
      <w:pPr>
        <w:pStyle w:val="CommentText"/>
      </w:pPr>
      <w:r>
        <w:rPr>
          <w:rStyle w:val="CommentReference"/>
        </w:rPr>
        <w:annotationRef/>
      </w:r>
      <w:r>
        <w:t>@</w:t>
      </w:r>
      <w:r>
        <w:rPr>
          <w:rFonts w:hint="eastAsia"/>
        </w:rPr>
        <w:t>bai dan</w:t>
      </w:r>
      <w:r>
        <w:rPr>
          <w:rFonts w:hint="eastAsia"/>
        </w:rPr>
        <w:t>，调整一下</w:t>
      </w:r>
      <w:r>
        <w:rPr>
          <w:rFonts w:hint="eastAsia"/>
        </w:rPr>
        <w:t>wording</w:t>
      </w:r>
      <w:r>
        <w:t>: “</w:t>
      </w:r>
      <w:r>
        <w:rPr>
          <w:rFonts w:hint="eastAsia"/>
        </w:rPr>
        <w:t>继续使用受试者的疗效评估数据，无论受试者是否终止治疗“</w:t>
      </w:r>
    </w:p>
  </w:comment>
  <w:comment w:initials="QL" w:author="Liang, Qunfeng" w:date="2025-06-11T14:55:00Z" w:id="103">
    <w:p w:rsidR="002559C7" w:rsidP="002559C7" w:rsidRDefault="002559C7" w14:paraId="51EDCD19" w14:textId="77777777">
      <w:pPr>
        <w:pStyle w:val="CommentText"/>
      </w:pPr>
      <w:r>
        <w:rPr>
          <w:rStyle w:val="CommentReference"/>
        </w:rPr>
        <w:annotationRef/>
      </w:r>
      <w:r>
        <w:rPr>
          <w:rFonts w:hint="eastAsia"/>
        </w:rPr>
        <w:t>已更改</w:t>
      </w:r>
    </w:p>
  </w:comment>
  <w:comment w:initials="扬丁" w:author="丁 扬" w:date="2025-06-03T10:16:00Z" w:id="104">
    <w:p w:rsidR="0099588C" w:rsidP="0099588C" w:rsidRDefault="0099588C" w14:paraId="5179B2E6" w14:textId="157D1AB0">
      <w:pPr>
        <w:pStyle w:val="CommentText"/>
      </w:pPr>
      <w:r>
        <w:rPr>
          <w:rStyle w:val="CommentReference"/>
        </w:rPr>
        <w:annotationRef/>
      </w:r>
      <w:r>
        <w:rPr>
          <w:rFonts w:hint="eastAsia"/>
        </w:rPr>
        <w:t>同上</w:t>
      </w:r>
    </w:p>
  </w:comment>
  <w:comment w:initials="QL" w:author="Liang, Qunfeng" w:date="2025-06-11T13:29:00Z" w:id="105">
    <w:p w:rsidR="00EB3DD2" w:rsidP="00EB3DD2" w:rsidRDefault="00EB3DD2" w14:paraId="237307AC" w14:textId="77777777">
      <w:pPr>
        <w:pStyle w:val="CommentText"/>
      </w:pPr>
      <w:r>
        <w:rPr>
          <w:rStyle w:val="CommentReference"/>
        </w:rPr>
        <w:annotationRef/>
      </w:r>
      <w:r>
        <w:rPr>
          <w:rFonts w:hint="eastAsia"/>
        </w:rPr>
        <w:t>已删除</w:t>
      </w:r>
    </w:p>
  </w:comment>
  <w:comment w:initials="扬丁" w:author="丁 扬" w:date="2025-06-23T13:04:00Z" w:id="125">
    <w:p w:rsidR="00B95800" w:rsidP="00B95800" w:rsidRDefault="00B95800" w14:paraId="4AFF7E12" w14:textId="77777777">
      <w:pPr>
        <w:pStyle w:val="CommentText"/>
      </w:pPr>
      <w:r>
        <w:rPr>
          <w:rStyle w:val="CommentReference"/>
        </w:rPr>
        <w:annotationRef/>
      </w:r>
      <w:r>
        <w:rPr>
          <w:rFonts w:hint="eastAsia"/>
        </w:rPr>
        <w:t>team</w:t>
      </w:r>
      <w:r>
        <w:rPr>
          <w:rFonts w:hint="eastAsia"/>
        </w:rPr>
        <w:t>决定决策表不体现在</w:t>
      </w:r>
      <w:r>
        <w:rPr>
          <w:rFonts w:hint="eastAsia"/>
        </w:rPr>
        <w:t>SAP</w:t>
      </w:r>
      <w:r>
        <w:rPr>
          <w:rFonts w:hint="eastAsia"/>
        </w:rPr>
        <w:t>中了。</w:t>
      </w:r>
    </w:p>
  </w:comment>
  <w:comment w:initials="扬丁" w:author="丁 扬" w:date="2025-06-03T10:25:00Z" w:id="128">
    <w:p w:rsidR="00556F17" w:rsidP="00556F17" w:rsidRDefault="00556F17" w14:paraId="0AB7FA81" w14:textId="2E6E70BD">
      <w:pPr>
        <w:pStyle w:val="CommentText"/>
        <w:rPr>
          <w:lang w:eastAsia="zh-CN"/>
        </w:rPr>
      </w:pPr>
      <w:r>
        <w:rPr>
          <w:rStyle w:val="CommentReference"/>
        </w:rPr>
        <w:annotationRef/>
      </w:r>
      <w:r>
        <w:rPr>
          <w:rFonts w:hint="eastAsia"/>
        </w:rPr>
        <w:t>这句话删掉吧，细节在</w:t>
      </w:r>
      <w:r>
        <w:rPr>
          <w:rFonts w:hint="eastAsia"/>
        </w:rPr>
        <w:t>iDMC</w:t>
      </w:r>
      <w:r>
        <w:rPr>
          <w:rFonts w:hint="eastAsia"/>
        </w:rPr>
        <w:t>章程和</w:t>
      </w:r>
      <w:r>
        <w:rPr>
          <w:rFonts w:hint="eastAsia"/>
        </w:rPr>
        <w:t>SAP</w:t>
      </w:r>
      <w:r>
        <w:rPr>
          <w:rFonts w:hint="eastAsia"/>
        </w:rPr>
        <w:t>中均有体现。</w:t>
      </w:r>
    </w:p>
  </w:comment>
  <w:comment w:initials="QL" w:author="Liang, Qunfeng" w:date="2025-06-20T09:11:00Z" w:id="129">
    <w:p w:rsidR="00186722" w:rsidP="00186722" w:rsidRDefault="00186722" w14:paraId="3F87C4C9" w14:textId="77777777">
      <w:pPr>
        <w:pStyle w:val="CommentText"/>
      </w:pPr>
      <w:r>
        <w:rPr>
          <w:rStyle w:val="CommentReference"/>
        </w:rPr>
        <w:annotationRef/>
      </w:r>
      <w:r>
        <w:rPr>
          <w:rFonts w:hint="eastAsia"/>
        </w:rPr>
        <w:t>已删除</w:t>
      </w:r>
    </w:p>
  </w:comment>
  <w:comment w:initials="扬丁" w:author="丁 扬" w:date="2025-06-03T10:36:00Z" w:id="150">
    <w:p w:rsidR="004D19FC" w:rsidP="004D19FC" w:rsidRDefault="004D19FC" w14:paraId="7F0CE968" w14:textId="2D14BBCB">
      <w:pPr>
        <w:pStyle w:val="CommentText"/>
      </w:pPr>
      <w:r>
        <w:rPr>
          <w:rStyle w:val="CommentReference"/>
        </w:rPr>
        <w:annotationRef/>
      </w:r>
      <w:r>
        <w:t xml:space="preserve">Bai dan, </w:t>
      </w:r>
      <w:r>
        <w:rPr>
          <w:rFonts w:hint="eastAsia"/>
        </w:rPr>
        <w:t>样本量调整的方法基于</w:t>
      </w:r>
      <w:r>
        <w:rPr>
          <w:rFonts w:hint="eastAsia"/>
        </w:rPr>
        <w:t>promising zone</w:t>
      </w:r>
      <w:r>
        <w:rPr>
          <w:rFonts w:hint="eastAsia"/>
        </w:rPr>
        <w:t>方法（</w:t>
      </w:r>
      <w:r>
        <w:rPr>
          <w:rFonts w:hint="eastAsia"/>
        </w:rPr>
        <w:t>metha</w:t>
      </w:r>
      <w:r>
        <w:t>&amp;</w:t>
      </w:r>
      <w:r>
        <w:rPr>
          <w:rFonts w:hint="eastAsia"/>
        </w:rPr>
        <w:t>pocock 2011</w:t>
      </w:r>
      <w:r>
        <w:rPr>
          <w:rFonts w:hint="eastAsia"/>
        </w:rPr>
        <w:t>），</w:t>
      </w:r>
      <w:r>
        <w:rPr>
          <w:rFonts w:hint="eastAsia"/>
        </w:rPr>
        <w:t>promising zone</w:t>
      </w:r>
      <w:r>
        <w:rPr>
          <w:rFonts w:hint="eastAsia"/>
        </w:rPr>
        <w:t>的下界在</w:t>
      </w:r>
      <w:r>
        <w:rPr>
          <w:rFonts w:hint="eastAsia"/>
        </w:rPr>
        <w:t>IA</w:t>
      </w:r>
      <w:r>
        <w:rPr>
          <w:rFonts w:hint="eastAsia"/>
        </w:rPr>
        <w:t>前根据实际的</w:t>
      </w:r>
      <w:r>
        <w:rPr>
          <w:rFonts w:hint="eastAsia"/>
        </w:rPr>
        <w:t>IRC</w:t>
      </w:r>
      <w:r>
        <w:rPr>
          <w:rFonts w:hint="eastAsia"/>
        </w:rPr>
        <w:t>事件数决定。</w:t>
      </w:r>
    </w:p>
  </w:comment>
  <w:comment w:initials="王桢" w:author="王 桢" w:date="2025-06-05T14:16:00Z" w:id="151">
    <w:p w:rsidR="00F974C1" w:rsidRDefault="00F974C1" w14:paraId="65F9B014" w14:textId="21B0E064">
      <w:pPr>
        <w:pStyle w:val="CommentText"/>
      </w:pPr>
      <w:r>
        <w:rPr>
          <w:rStyle w:val="CommentReference"/>
        </w:rPr>
        <w:annotationRef/>
      </w:r>
      <w:r w:rsidRPr="7F4B467C">
        <w:t>下界就按</w:t>
      </w:r>
      <w:r w:rsidRPr="7F4B467C">
        <w:t>0.45</w:t>
      </w:r>
      <w:r w:rsidRPr="7F4B467C">
        <w:t>吧，</w:t>
      </w:r>
      <w:r w:rsidRPr="7F4B467C">
        <w:t>IDMC Charter</w:t>
      </w:r>
      <w:r w:rsidRPr="7F4B467C">
        <w:t>定稿来不及</w:t>
      </w:r>
      <w:r w:rsidRPr="7F4B467C">
        <w:t>~</w:t>
      </w:r>
    </w:p>
  </w:comment>
  <w:comment w:initials="桢王" w:author="王 桢" w:date="2025-06-24T16:02:00Z" w:id="131">
    <w:p w:rsidR="001E3639" w:rsidP="001E3639" w:rsidRDefault="001E3639" w14:paraId="68B14869" w14:textId="77777777">
      <w:pPr>
        <w:pStyle w:val="CommentText"/>
      </w:pPr>
      <w:r>
        <w:rPr>
          <w:rStyle w:val="CommentReference"/>
        </w:rPr>
        <w:annotationRef/>
      </w:r>
      <w:r>
        <w:t>T</w:t>
      </w:r>
      <w:r>
        <w:rPr>
          <w:rFonts w:hint="eastAsia"/>
        </w:rPr>
        <w:t>o</w:t>
      </w:r>
      <w:r>
        <w:rPr>
          <w:rFonts w:hint="eastAsia"/>
        </w:rPr>
        <w:t>白丹：是赵老师建议这部分放到单独文档吗？</w:t>
      </w:r>
    </w:p>
  </w:comment>
  <w:comment w:initials="扬丁" w:author="丁 扬" w:date="2025-06-03T10:34:00Z" w:id="174">
    <w:p w:rsidR="00C570FA" w:rsidP="00C570FA" w:rsidRDefault="00F42D46" w14:paraId="06A8701D" w14:textId="1DBDED44">
      <w:pPr>
        <w:pStyle w:val="CommentText"/>
      </w:pPr>
      <w:r>
        <w:rPr>
          <w:rStyle w:val="CommentReference"/>
        </w:rPr>
        <w:annotationRef/>
      </w:r>
      <w:r w:rsidR="00C570FA">
        <w:rPr>
          <w:rFonts w:hint="eastAsia"/>
        </w:rPr>
        <w:t xml:space="preserve">Bai dan, </w:t>
      </w:r>
      <w:r w:rsidR="00C570FA">
        <w:rPr>
          <w:rFonts w:hint="eastAsia"/>
        </w:rPr>
        <w:t>请在</w:t>
      </w:r>
      <w:r w:rsidR="00C570FA">
        <w:rPr>
          <w:rFonts w:hint="eastAsia"/>
        </w:rPr>
        <w:t>SAP</w:t>
      </w:r>
      <w:r w:rsidR="00C570FA">
        <w:rPr>
          <w:rFonts w:hint="eastAsia"/>
        </w:rPr>
        <w:t>的附录中补充两种</w:t>
      </w:r>
      <w:r w:rsidR="00C570FA">
        <w:rPr>
          <w:rFonts w:hint="eastAsia"/>
        </w:rPr>
        <w:t>CP</w:t>
      </w:r>
      <w:r w:rsidR="00C570FA">
        <w:rPr>
          <w:rFonts w:hint="eastAsia"/>
        </w:rPr>
        <w:t>计算方法：</w:t>
      </w:r>
    </w:p>
    <w:p w:rsidR="00C570FA" w:rsidP="00C570FA" w:rsidRDefault="00C570FA" w14:paraId="06E1CAC7" w14:textId="77777777">
      <w:pPr>
        <w:pStyle w:val="CommentText"/>
      </w:pPr>
    </w:p>
    <w:p w:rsidR="00C570FA" w:rsidP="00C570FA" w:rsidRDefault="00C570FA" w14:paraId="1F2CD749" w14:textId="77777777">
      <w:pPr>
        <w:pStyle w:val="CommentText"/>
        <w:numPr>
          <w:ilvl w:val="0"/>
          <w:numId w:val="127"/>
        </w:numPr>
      </w:pPr>
      <w:r>
        <w:rPr>
          <w:rFonts w:hint="eastAsia"/>
        </w:rPr>
        <w:t xml:space="preserve">For futility </w:t>
      </w:r>
      <w:r>
        <w:rPr>
          <w:rFonts w:hint="eastAsia"/>
        </w:rPr>
        <w:t>决策，基于</w:t>
      </w:r>
      <w:r>
        <w:rPr>
          <w:rFonts w:hint="eastAsia"/>
        </w:rPr>
        <w:t>designed HR</w:t>
      </w:r>
    </w:p>
    <w:p w:rsidR="00C570FA" w:rsidP="00C570FA" w:rsidRDefault="00C570FA" w14:paraId="164BDEB1" w14:textId="77777777">
      <w:pPr>
        <w:pStyle w:val="CommentText"/>
        <w:numPr>
          <w:ilvl w:val="0"/>
          <w:numId w:val="127"/>
        </w:numPr>
      </w:pPr>
      <w:r>
        <w:rPr>
          <w:rFonts w:hint="eastAsia"/>
        </w:rPr>
        <w:t>For SSR</w:t>
      </w:r>
      <w:r>
        <w:rPr>
          <w:rFonts w:hint="eastAsia"/>
        </w:rPr>
        <w:t>决策，基于</w:t>
      </w:r>
      <w:r>
        <w:rPr>
          <w:rFonts w:hint="eastAsia"/>
        </w:rPr>
        <w:t xml:space="preserve">estimated HR </w:t>
      </w:r>
    </w:p>
    <w:p w:rsidR="00C570FA" w:rsidP="00C570FA" w:rsidRDefault="00C570FA" w14:paraId="1308A40C" w14:textId="77777777">
      <w:pPr>
        <w:pStyle w:val="CommentText"/>
      </w:pPr>
      <w:r>
        <w:rPr>
          <w:rFonts w:hint="eastAsia"/>
        </w:rPr>
        <w:t>（样本量调整的方法基于</w:t>
      </w:r>
      <w:r>
        <w:rPr>
          <w:rFonts w:hint="eastAsia"/>
        </w:rPr>
        <w:t>promising zone</w:t>
      </w:r>
      <w:r>
        <w:rPr>
          <w:rFonts w:hint="eastAsia"/>
        </w:rPr>
        <w:t>方法，无需使用</w:t>
      </w:r>
      <w:r>
        <w:rPr>
          <w:rFonts w:hint="eastAsia"/>
        </w:rPr>
        <w:t>CHW</w:t>
      </w:r>
      <w:r>
        <w:rPr>
          <w:rFonts w:hint="eastAsia"/>
        </w:rPr>
        <w:t>统计量来调整多重性）</w:t>
      </w:r>
    </w:p>
  </w:comment>
  <w:comment w:initials="王桢" w:author="王 桢" w:date="2025-06-05T14:15:00Z" w:id="175">
    <w:p w:rsidR="00F974C1" w:rsidRDefault="00F974C1" w14:paraId="5E66866C" w14:textId="74E9BDD6">
      <w:pPr>
        <w:pStyle w:val="CommentText"/>
      </w:pPr>
      <w:r>
        <w:rPr>
          <w:rStyle w:val="CommentReference"/>
        </w:rPr>
        <w:annotationRef/>
      </w:r>
      <w:r w:rsidRPr="375E18D4">
        <w:t>为了保持和之前</w:t>
      </w:r>
      <w:r w:rsidRPr="375E18D4">
        <w:t>cde</w:t>
      </w:r>
      <w:r w:rsidRPr="375E18D4">
        <w:t>沟通一致，</w:t>
      </w:r>
      <w:r w:rsidRPr="375E18D4">
        <w:t xml:space="preserve">For futility </w:t>
      </w:r>
      <w:r w:rsidRPr="375E18D4">
        <w:t>决策，仅基于</w:t>
      </w:r>
      <w:r w:rsidRPr="375E18D4">
        <w:t>designed HR</w:t>
      </w:r>
    </w:p>
  </w:comment>
  <w:comment w:initials="QL" w:author="Liang, Qunfeng" w:date="2025-05-15T10:30:00Z" w:id="195">
    <w:p w:rsidR="00104CC4" w:rsidP="00104CC4" w:rsidRDefault="005C7D96" w14:paraId="726541DE" w14:textId="51FC96DA">
      <w:pPr>
        <w:pStyle w:val="CommentText"/>
      </w:pPr>
      <w:r>
        <w:rPr>
          <w:rStyle w:val="CommentReference"/>
        </w:rPr>
        <w:annotationRef/>
      </w:r>
      <w:r w:rsidR="00104CC4">
        <w:rPr>
          <w:rFonts w:hint="eastAsia"/>
        </w:rPr>
        <w:t xml:space="preserve">To Dan: </w:t>
      </w:r>
      <w:r w:rsidR="00104CC4">
        <w:rPr>
          <w:rFonts w:hint="eastAsia"/>
        </w:rPr>
        <w:t>请确认这几条。是在</w:t>
      </w:r>
      <w:r w:rsidR="00104CC4">
        <w:rPr>
          <w:rFonts w:hint="eastAsia"/>
        </w:rPr>
        <w:t>PFS</w:t>
      </w:r>
      <w:r w:rsidR="00104CC4">
        <w:rPr>
          <w:rFonts w:hint="eastAsia"/>
        </w:rPr>
        <w:t>主要分析时进行吗？</w:t>
      </w:r>
    </w:p>
  </w:comment>
  <w:comment w:initials="DB" w:author="Dan Bai" w:date="2025-05-15T15:30:00Z" w:id="196">
    <w:p w:rsidR="00274D31" w:rsidP="00274D31" w:rsidRDefault="00274D31" w14:paraId="066E50B6" w14:textId="77777777">
      <w:pPr>
        <w:pStyle w:val="CommentText"/>
      </w:pPr>
      <w:r>
        <w:rPr>
          <w:rStyle w:val="CommentReference"/>
        </w:rPr>
        <w:annotationRef/>
      </w:r>
      <w:r>
        <w:rPr>
          <w:rFonts w:hint="eastAsia"/>
          <w:lang w:eastAsia="zh-CN"/>
        </w:rPr>
        <w:t>这里要说明一下</w:t>
      </w:r>
      <w:r>
        <w:rPr>
          <w:rFonts w:hint="eastAsia"/>
          <w:lang w:eastAsia="zh-CN"/>
        </w:rPr>
        <w:t>SAP</w:t>
      </w:r>
      <w:r>
        <w:rPr>
          <w:rFonts w:hint="eastAsia"/>
          <w:lang w:eastAsia="zh-CN"/>
        </w:rPr>
        <w:t>定义的最终分析是指产生用于</w:t>
      </w:r>
      <w:r>
        <w:rPr>
          <w:rFonts w:hint="eastAsia"/>
          <w:lang w:eastAsia="zh-CN"/>
        </w:rPr>
        <w:t>CSR</w:t>
      </w:r>
      <w:r>
        <w:rPr>
          <w:rFonts w:hint="eastAsia"/>
          <w:lang w:eastAsia="zh-CN"/>
        </w:rPr>
        <w:t>的</w:t>
      </w:r>
      <w:r>
        <w:rPr>
          <w:rFonts w:hint="eastAsia"/>
          <w:lang w:eastAsia="zh-CN"/>
        </w:rPr>
        <w:t>TFLs</w:t>
      </w:r>
      <w:r>
        <w:rPr>
          <w:rFonts w:hint="eastAsia"/>
          <w:lang w:eastAsia="zh-CN"/>
        </w:rPr>
        <w:t>的分析，有两种情况，</w:t>
      </w:r>
      <w:r>
        <w:t>1</w:t>
      </w:r>
      <w:r>
        <w:rPr>
          <w:rFonts w:hint="eastAsia"/>
          <w:lang w:eastAsia="zh-CN"/>
        </w:rPr>
        <w:t>是在主要终点（</w:t>
      </w:r>
      <w:r>
        <w:rPr>
          <w:rFonts w:hint="eastAsia"/>
          <w:lang w:eastAsia="zh-CN"/>
        </w:rPr>
        <w:t>PFS</w:t>
      </w:r>
      <w:r>
        <w:rPr>
          <w:rFonts w:hint="eastAsia"/>
          <w:lang w:eastAsia="zh-CN"/>
        </w:rPr>
        <w:t>）的主要分析时进行，这种情况一般是</w:t>
      </w:r>
      <w:r>
        <w:rPr>
          <w:rFonts w:hint="eastAsia"/>
          <w:lang w:eastAsia="zh-CN"/>
        </w:rPr>
        <w:t>PFS</w:t>
      </w:r>
      <w:r>
        <w:rPr>
          <w:rFonts w:hint="eastAsia"/>
          <w:lang w:eastAsia="zh-CN"/>
        </w:rPr>
        <w:t>达到优效，</w:t>
      </w:r>
      <w:r>
        <w:rPr>
          <w:rFonts w:hint="eastAsia"/>
          <w:lang w:eastAsia="zh-CN"/>
        </w:rPr>
        <w:t>OS</w:t>
      </w:r>
      <w:r>
        <w:rPr>
          <w:rFonts w:hint="eastAsia"/>
          <w:lang w:eastAsia="zh-CN"/>
        </w:rPr>
        <w:t>期中分析也优效或者</w:t>
      </w:r>
      <w:r>
        <w:rPr>
          <w:rFonts w:hint="eastAsia"/>
          <w:lang w:eastAsia="zh-CN"/>
        </w:rPr>
        <w:t>HR</w:t>
      </w:r>
      <w:r>
        <w:t>&lt;1</w:t>
      </w:r>
      <w:r>
        <w:rPr>
          <w:rFonts w:hint="eastAsia"/>
          <w:lang w:eastAsia="zh-CN"/>
        </w:rPr>
        <w:t>的时候申办方决定递交时进行；</w:t>
      </w:r>
      <w:r>
        <w:t>2</w:t>
      </w:r>
      <w:r>
        <w:rPr>
          <w:rFonts w:hint="eastAsia"/>
          <w:lang w:eastAsia="zh-CN"/>
        </w:rPr>
        <w:t>是</w:t>
      </w:r>
      <w:r>
        <w:t>PFS</w:t>
      </w:r>
      <w:r>
        <w:rPr>
          <w:rFonts w:hint="eastAsia"/>
          <w:lang w:eastAsia="zh-CN"/>
        </w:rPr>
        <w:t>主要分析时</w:t>
      </w:r>
      <w:r>
        <w:rPr>
          <w:rFonts w:hint="eastAsia"/>
          <w:lang w:eastAsia="zh-CN"/>
        </w:rPr>
        <w:t>OS</w:t>
      </w:r>
      <w:r>
        <w:rPr>
          <w:rFonts w:hint="eastAsia"/>
          <w:lang w:eastAsia="zh-CN"/>
        </w:rPr>
        <w:t>期中分析结果还不成熟，申办方决定等</w:t>
      </w:r>
      <w:r>
        <w:rPr>
          <w:rFonts w:hint="eastAsia"/>
          <w:lang w:eastAsia="zh-CN"/>
        </w:rPr>
        <w:t>OS</w:t>
      </w:r>
      <w:r>
        <w:rPr>
          <w:rFonts w:hint="eastAsia"/>
          <w:lang w:eastAsia="zh-CN"/>
        </w:rPr>
        <w:t>结果再递交。我们</w:t>
      </w:r>
      <w:r>
        <w:rPr>
          <w:rFonts w:hint="eastAsia"/>
          <w:lang w:eastAsia="zh-CN"/>
        </w:rPr>
        <w:t>SAP</w:t>
      </w:r>
      <w:r>
        <w:rPr>
          <w:rFonts w:hint="eastAsia"/>
          <w:lang w:eastAsia="zh-CN"/>
        </w:rPr>
        <w:t>一般是计划第一种情况，就是主要终点达到主要分析的事件数的时候进行，可以先保留，后面再问问看客户。</w:t>
      </w:r>
    </w:p>
  </w:comment>
  <w:comment w:initials="黄亮" w:author="黄 亮" w:date="2025-06-10T17:26:00Z" w:id="220">
    <w:p w:rsidR="00734D6E" w:rsidRDefault="00734D6E" w14:paraId="469584DC" w14:textId="4CA1E40E">
      <w:pPr>
        <w:pStyle w:val="CommentText"/>
      </w:pPr>
      <w:r>
        <w:rPr>
          <w:rStyle w:val="CommentReference"/>
        </w:rPr>
        <w:annotationRef/>
      </w:r>
      <w:r w:rsidRPr="6DF01259">
        <w:t>不合理，已删除</w:t>
      </w:r>
    </w:p>
  </w:comment>
  <w:comment w:initials="DB" w:author="Dan Bai" w:date="2024-05-15T15:46:00Z" w:id="223">
    <w:p w:rsidR="002330F8" w:rsidRDefault="00394453" w14:paraId="0E956116" w14:textId="009F63FC">
      <w:pPr>
        <w:pStyle w:val="CommentText"/>
      </w:pPr>
      <w:r>
        <w:rPr>
          <w:rFonts w:hint="eastAsia"/>
        </w:rPr>
        <w:t>本研究方案偏离分类是按照：重要</w:t>
      </w:r>
      <w:r>
        <w:t>/</w:t>
      </w:r>
      <w:r>
        <w:rPr>
          <w:rFonts w:hint="eastAsia"/>
        </w:rPr>
        <w:t>非重要还是重大</w:t>
      </w:r>
      <w:r>
        <w:rPr>
          <w:rFonts w:hint="eastAsia"/>
        </w:rPr>
        <w:t>major</w:t>
      </w:r>
      <w:r>
        <w:t>/</w:t>
      </w:r>
      <w:r>
        <w:rPr>
          <w:rFonts w:hint="eastAsia"/>
        </w:rPr>
        <w:t>非重大</w:t>
      </w:r>
      <w:r>
        <w:rPr>
          <w:rFonts w:hint="eastAsia"/>
        </w:rPr>
        <w:t>minor</w:t>
      </w:r>
      <w:r>
        <w:rPr>
          <w:rFonts w:hint="eastAsia"/>
        </w:rPr>
        <w:t>分类？</w:t>
      </w:r>
      <w:r>
        <w:rPr>
          <w:rStyle w:val="CommentReference"/>
        </w:rPr>
        <w:annotationRef/>
      </w:r>
    </w:p>
  </w:comment>
  <w:comment w:initials="薇孟" w:author="孟 薇" w:date="2024-06-19T15:44:00Z" w:id="224">
    <w:p w:rsidR="002330F8" w:rsidRDefault="00394453" w14:paraId="0E956117" w14:textId="77777777">
      <w:pPr>
        <w:pStyle w:val="CommentText"/>
      </w:pPr>
      <w:r>
        <w:rPr>
          <w:rFonts w:hint="eastAsia"/>
        </w:rPr>
        <w:t>按照：重要，轻微</w:t>
      </w:r>
      <w:r>
        <w:rPr>
          <w:rStyle w:val="CommentReference"/>
        </w:rPr>
        <w:annotationRef/>
      </w:r>
    </w:p>
    <w:p w:rsidR="002330F8" w:rsidRDefault="002330F8" w14:paraId="0E956118" w14:textId="77777777">
      <w:pPr>
        <w:pStyle w:val="CommentText"/>
      </w:pPr>
    </w:p>
    <w:p w:rsidR="002330F8" w:rsidRDefault="00394453" w14:paraId="0E956119" w14:textId="77777777">
      <w:pPr>
        <w:pStyle w:val="CommentText"/>
      </w:pPr>
      <w:r>
        <w:rPr>
          <w:rFonts w:hint="eastAsia"/>
        </w:rPr>
        <w:t>重要也就是</w:t>
      </w:r>
      <w:r>
        <w:rPr>
          <w:rFonts w:hint="eastAsia"/>
        </w:rPr>
        <w:t>major</w:t>
      </w:r>
      <w:r>
        <w:rPr>
          <w:rFonts w:hint="eastAsia"/>
        </w:rPr>
        <w:t>，轻微等同于</w:t>
      </w:r>
      <w:r>
        <w:rPr>
          <w:rFonts w:hint="eastAsia"/>
        </w:rPr>
        <w:t>minor</w:t>
      </w:r>
    </w:p>
  </w:comment>
  <w:comment w:initials="BD" w:author="Bai, Dan" w:date="2024-06-26T16:33:00Z" w:id="225">
    <w:p w:rsidR="29489B6B" w:rsidRDefault="29489B6B" w14:paraId="613AE47D" w14:textId="0C88234E">
      <w:pPr>
        <w:pStyle w:val="CommentText"/>
      </w:pPr>
      <w:r>
        <w:t>好的</w:t>
      </w:r>
      <w:r>
        <w:rPr>
          <w:rStyle w:val="CommentReference"/>
        </w:rPr>
        <w:annotationRef/>
      </w:r>
    </w:p>
  </w:comment>
  <w:comment w:initials="DB" w:author="Dan Bai" w:date="2024-05-15T15:43:00Z" w:id="226">
    <w:p w:rsidR="002330F8" w:rsidRDefault="00394453" w14:paraId="0E95611A" w14:textId="77777777">
      <w:pPr>
        <w:pStyle w:val="CommentText"/>
      </w:pPr>
      <w:r>
        <w:rPr>
          <w:rFonts w:hint="eastAsia"/>
        </w:rPr>
        <w:t>请申办方确认方案偏离的管理计划文件名称</w:t>
      </w:r>
      <w:r>
        <w:rPr>
          <w:rStyle w:val="CommentReference"/>
        </w:rPr>
        <w:annotationRef/>
      </w:r>
    </w:p>
  </w:comment>
  <w:comment w:initials="" w:author="纵祯祯" w:date="2024-06-25T15:23:00Z" w:id="227">
    <w:p w:rsidR="002330F8" w:rsidRDefault="00394453" w14:paraId="0E95611B" w14:textId="77777777">
      <w:pPr>
        <w:pStyle w:val="CommentText"/>
        <w:rPr>
          <w:lang w:eastAsia="zh-CN"/>
        </w:rPr>
      </w:pPr>
      <w:r>
        <w:rPr>
          <w:rFonts w:hint="eastAsia"/>
          <w:lang w:eastAsia="zh-CN"/>
        </w:rPr>
        <w:t>确认</w:t>
      </w:r>
      <w:r>
        <w:rPr>
          <w:rStyle w:val="CommentReference"/>
        </w:rPr>
        <w:annotationRef/>
      </w:r>
    </w:p>
  </w:comment>
  <w:comment w:initials="DB" w:author="Dan Bai" w:date="2024-05-15T15:48:00Z" w:id="233">
    <w:p w:rsidR="002330F8" w:rsidRDefault="00394453" w14:paraId="0E95611C" w14:textId="77777777">
      <w:pPr>
        <w:pStyle w:val="CommentText"/>
      </w:pPr>
      <w:r>
        <w:rPr>
          <w:rFonts w:hint="eastAsia"/>
        </w:rPr>
        <w:t>PDF</w:t>
      </w:r>
      <w:r>
        <w:rPr>
          <w:rFonts w:hint="eastAsia"/>
        </w:rPr>
        <w:t>文件用于审阅和作为</w:t>
      </w:r>
      <w:r>
        <w:rPr>
          <w:rFonts w:hint="eastAsia"/>
        </w:rPr>
        <w:t>CSR</w:t>
      </w:r>
      <w:r>
        <w:rPr>
          <w:rFonts w:hint="eastAsia"/>
        </w:rPr>
        <w:t>附件</w:t>
      </w:r>
      <w:r>
        <w:t>,</w:t>
      </w:r>
      <w:r>
        <w:rPr>
          <w:rFonts w:hint="eastAsia"/>
        </w:rPr>
        <w:t>每张表会有对应的</w:t>
      </w:r>
      <w:r>
        <w:rPr>
          <w:rFonts w:hint="eastAsia"/>
        </w:rPr>
        <w:t>RTF</w:t>
      </w:r>
      <w:r>
        <w:rPr>
          <w:rFonts w:hint="eastAsia"/>
        </w:rPr>
        <w:t>文档便于撰写</w:t>
      </w:r>
      <w:r>
        <w:rPr>
          <w:rFonts w:hint="eastAsia"/>
        </w:rPr>
        <w:t>CSR</w:t>
      </w:r>
      <w:r>
        <w:rPr>
          <w:rFonts w:hint="eastAsia"/>
        </w:rPr>
        <w:t>正文中的图表。</w:t>
      </w:r>
    </w:p>
  </w:comment>
  <w:comment w:initials="扬丁" w:author="丁 扬" w:date="2025-06-03T14:15:00Z" w:id="234">
    <w:p w:rsidR="00C919E4" w:rsidP="00C919E4" w:rsidRDefault="00564D2E" w14:paraId="004FDB8A" w14:textId="77777777">
      <w:pPr>
        <w:pStyle w:val="CommentText"/>
      </w:pPr>
      <w:r>
        <w:rPr>
          <w:rStyle w:val="CommentReference"/>
        </w:rPr>
        <w:annotationRef/>
      </w:r>
      <w:r w:rsidR="00C919E4">
        <w:rPr>
          <w:rFonts w:hint="eastAsia"/>
        </w:rPr>
        <w:t>汇总</w:t>
      </w:r>
      <w:r w:rsidR="00C919E4">
        <w:rPr>
          <w:rFonts w:hint="eastAsia"/>
        </w:rPr>
        <w:t>AE</w:t>
      </w:r>
      <w:r w:rsidR="00C919E4">
        <w:rPr>
          <w:rFonts w:hint="eastAsia"/>
        </w:rPr>
        <w:t>的时，报告例次吗？请</w:t>
      </w:r>
      <w:r w:rsidR="00C919E4">
        <w:rPr>
          <w:rFonts w:hint="eastAsia"/>
        </w:rPr>
        <w:t>@Vivi</w:t>
      </w:r>
      <w:r w:rsidR="00C919E4">
        <w:rPr>
          <w:rFonts w:hint="eastAsia"/>
        </w:rPr>
        <w:t>确认下。</w:t>
      </w:r>
    </w:p>
  </w:comment>
  <w:comment w:initials="vivi" w:author="vivi" w:date="2025-06-03T14:27:00Z" w:id="235">
    <w:p w:rsidR="00DD6571" w:rsidP="00DD6571" w:rsidRDefault="00DD6571" w14:paraId="0D563A91" w14:textId="77777777">
      <w:pPr>
        <w:pStyle w:val="CommentText"/>
      </w:pPr>
      <w:r>
        <w:rPr>
          <w:rStyle w:val="CommentReference"/>
        </w:rPr>
        <w:annotationRef/>
      </w:r>
      <w:r>
        <w:rPr>
          <w:rFonts w:hint="eastAsia"/>
        </w:rPr>
        <w:t>不需要</w:t>
      </w:r>
    </w:p>
  </w:comment>
  <w:comment w:initials="扬丁" w:author="丁 扬" w:date="2025-06-09T10:04:00Z" w:id="236">
    <w:p w:rsidR="002319BB" w:rsidP="002319BB" w:rsidRDefault="002319BB" w14:paraId="07D98031" w14:textId="77777777">
      <w:pPr>
        <w:pStyle w:val="CommentText"/>
      </w:pPr>
      <w:r>
        <w:rPr>
          <w:rStyle w:val="CommentReference"/>
        </w:rPr>
        <w:annotationRef/>
      </w:r>
      <w:r>
        <w:t>ok</w:t>
      </w:r>
    </w:p>
  </w:comment>
  <w:comment w:initials="扬丁" w:author="丁 扬" w:date="2025-06-10T14:32:00Z" w:id="244">
    <w:p w:rsidR="008F74B5" w:rsidP="008F74B5" w:rsidRDefault="008F74B5" w14:paraId="20B83922" w14:textId="77777777">
      <w:pPr>
        <w:pStyle w:val="CommentText"/>
      </w:pPr>
      <w:r>
        <w:rPr>
          <w:rStyle w:val="CommentReference"/>
        </w:rPr>
        <w:annotationRef/>
      </w:r>
      <w:r>
        <w:rPr>
          <w:rFonts w:hint="eastAsia"/>
        </w:rPr>
        <w:t>Bai dan</w:t>
      </w:r>
      <w:r>
        <w:rPr>
          <w:rFonts w:hint="eastAsia"/>
        </w:rPr>
        <w:t>，这个概览表里细节的信息体现在</w:t>
      </w:r>
      <w:r>
        <w:rPr>
          <w:rFonts w:hint="eastAsia"/>
        </w:rPr>
        <w:t>shell</w:t>
      </w:r>
      <w:r>
        <w:rPr>
          <w:rFonts w:hint="eastAsia"/>
        </w:rPr>
        <w:t>中即可，在</w:t>
      </w:r>
      <w:r>
        <w:rPr>
          <w:rFonts w:hint="eastAsia"/>
        </w:rPr>
        <w:t>SAP</w:t>
      </w:r>
      <w:r>
        <w:rPr>
          <w:rFonts w:hint="eastAsia"/>
        </w:rPr>
        <w:t>里只需要说明下会对受试者分布，分析集，人口统计学和基线特征，</w:t>
      </w:r>
      <w:r>
        <w:rPr>
          <w:rFonts w:hint="eastAsia"/>
        </w:rPr>
        <w:t>chl</w:t>
      </w:r>
      <w:r>
        <w:rPr>
          <w:rFonts w:hint="eastAsia"/>
        </w:rPr>
        <w:t>史</w:t>
      </w:r>
      <w:r>
        <w:t>...</w:t>
      </w:r>
      <w:r>
        <w:rPr>
          <w:rFonts w:hint="eastAsia"/>
        </w:rPr>
        <w:t>进行描述性汇总即可。关于具体的分析哪些</w:t>
      </w:r>
      <w:r>
        <w:rPr>
          <w:rFonts w:hint="eastAsia"/>
        </w:rPr>
        <w:t>items</w:t>
      </w:r>
      <w:r>
        <w:rPr>
          <w:rFonts w:hint="eastAsia"/>
        </w:rPr>
        <w:t>，我们会在</w:t>
      </w:r>
      <w:r>
        <w:rPr>
          <w:rFonts w:hint="eastAsia"/>
        </w:rPr>
        <w:t>shell</w:t>
      </w:r>
      <w:r>
        <w:rPr>
          <w:rFonts w:hint="eastAsia"/>
        </w:rPr>
        <w:t>中给出</w:t>
      </w:r>
      <w:r>
        <w:rPr>
          <w:rFonts w:hint="eastAsia"/>
        </w:rPr>
        <w:t>comments</w:t>
      </w:r>
      <w:r>
        <w:rPr>
          <w:rFonts w:hint="eastAsia"/>
        </w:rPr>
        <w:t>。</w:t>
      </w:r>
    </w:p>
  </w:comment>
  <w:comment w:initials="QL" w:author="Liang, Qunfeng" w:date="2025-06-12T10:21:00Z" w:id="245">
    <w:p w:rsidR="00137078" w:rsidP="00137078" w:rsidRDefault="00137078" w14:paraId="0E3A78BA" w14:textId="77777777">
      <w:pPr>
        <w:pStyle w:val="CommentText"/>
      </w:pPr>
      <w:r>
        <w:rPr>
          <w:rStyle w:val="CommentReference"/>
        </w:rPr>
        <w:annotationRef/>
      </w:r>
      <w:r>
        <w:rPr>
          <w:rFonts w:hint="eastAsia"/>
        </w:rPr>
        <w:t>已更改</w:t>
      </w:r>
    </w:p>
  </w:comment>
  <w:comment w:initials="ZL" w:author="Zhongyu Li" w:date="2024-05-28T11:47:00Z" w:id="256">
    <w:p w:rsidR="002330F8" w:rsidRDefault="00394453" w14:paraId="0E956123" w14:textId="1F86000B">
      <w:pPr>
        <w:pStyle w:val="CommentText"/>
      </w:pPr>
      <w:r>
        <w:rPr>
          <w:rFonts w:hint="eastAsia"/>
        </w:rPr>
        <w:t>锁库前更新</w:t>
      </w:r>
    </w:p>
  </w:comment>
  <w:comment w:initials="ZL" w:author="Zhongyu Li" w:date="2024-05-28T12:06:00Z" w:id="258">
    <w:p w:rsidR="002330F8" w:rsidRDefault="00394453" w14:paraId="0E956124" w14:textId="77777777">
      <w:pPr>
        <w:pStyle w:val="CommentText"/>
      </w:pPr>
      <w:r>
        <w:rPr>
          <w:rFonts w:hint="eastAsia"/>
        </w:rPr>
        <w:t>cHL</w:t>
      </w:r>
      <w:r>
        <w:rPr>
          <w:rFonts w:hint="eastAsia"/>
        </w:rPr>
        <w:t>治疗史中将呈现的内容在</w:t>
      </w:r>
      <w:r>
        <w:rPr>
          <w:rFonts w:hint="eastAsia"/>
          <w:color w:val="3309E7"/>
        </w:rPr>
        <w:t>表</w:t>
      </w:r>
      <w:r>
        <w:rPr>
          <w:rFonts w:hint="eastAsia"/>
          <w:color w:val="3309E7"/>
        </w:rPr>
        <w:t>3</w:t>
      </w:r>
      <w:r>
        <w:rPr>
          <w:rFonts w:hint="eastAsia"/>
        </w:rPr>
        <w:t>中体现，请申办方审阅是否合理。如有遗漏请补充或修改</w:t>
      </w:r>
    </w:p>
  </w:comment>
  <w:comment w:initials="冯可" w:author="冯 可" w:date="2025-05-27T17:20:00Z" w:id="261">
    <w:p w:rsidR="10F66681" w:rsidRDefault="10F66681" w14:paraId="73614607" w14:textId="3EE22003">
      <w:pPr>
        <w:pStyle w:val="CommentText"/>
        <w:rPr>
          <w:lang w:eastAsia="zh-CN"/>
        </w:rPr>
      </w:pPr>
      <w:r>
        <w:t>按照</w:t>
      </w:r>
      <w:r>
        <w:t>“1</w:t>
      </w:r>
      <w:r>
        <w:t>，</w:t>
      </w:r>
      <w:r>
        <w:t>2</w:t>
      </w:r>
      <w:r>
        <w:t>，</w:t>
      </w:r>
      <w:r>
        <w:t>≥3”</w:t>
      </w:r>
      <w:r>
        <w:t>，还是</w:t>
      </w:r>
      <w:r>
        <w:t>“1</w:t>
      </w:r>
      <w:r>
        <w:t>，</w:t>
      </w:r>
      <w:r>
        <w:t>2</w:t>
      </w:r>
      <w:r>
        <w:t>，</w:t>
      </w:r>
      <w:r>
        <w:t>3</w:t>
      </w:r>
      <w:r>
        <w:t>，</w:t>
      </w:r>
      <w:r>
        <w:t>4</w:t>
      </w:r>
      <w:r>
        <w:t>，</w:t>
      </w:r>
      <w:r>
        <w:t xml:space="preserve">5......n ”? </w:t>
      </w:r>
      <w:r>
        <w:t>根据上方沟通结果看，是否是后者？</w:t>
      </w:r>
      <w:r>
        <w:rPr>
          <w:rStyle w:val="CommentReference"/>
        </w:rPr>
        <w:annotationRef/>
      </w:r>
    </w:p>
  </w:comment>
  <w:comment w:initials="QL" w:author="Liang, Qunfeng" w:date="2025-06-20T09:14:00Z" w:id="262">
    <w:p w:rsidR="00812C25" w:rsidP="00812C25" w:rsidRDefault="00812C25" w14:paraId="24208C9A" w14:textId="77777777">
      <w:pPr>
        <w:pStyle w:val="CommentText"/>
      </w:pPr>
      <w:r>
        <w:rPr>
          <w:rStyle w:val="CommentReference"/>
        </w:rPr>
        <w:annotationRef/>
      </w:r>
      <w:r>
        <w:rPr>
          <w:rFonts w:hint="eastAsia"/>
        </w:rPr>
        <w:t>已更改，汇总每一线。</w:t>
      </w:r>
    </w:p>
  </w:comment>
  <w:comment w:initials="XZ" w:author="Xie, Zhidong" w:date="2024-07-01T20:24:00Z" w:id="263">
    <w:p w:rsidR="0DF289D9" w:rsidRDefault="0DF289D9" w14:paraId="763B9F9B" w14:textId="266754A2">
      <w:pPr>
        <w:pStyle w:val="CommentText"/>
        <w:rPr>
          <w:lang w:eastAsia="zh-CN"/>
        </w:rPr>
      </w:pPr>
      <w:r>
        <w:t>上方改为了每一线</w:t>
      </w:r>
      <w:r>
        <w:rPr>
          <w:rStyle w:val="CommentReference"/>
        </w:rPr>
        <w:annotationRef/>
      </w:r>
    </w:p>
  </w:comment>
  <w:comment w:initials="孟" w:author="孟 薇" w:date="2024-07-12T15:31:00Z" w:id="264">
    <w:p w:rsidR="00A12CA7" w:rsidP="00A12CA7" w:rsidRDefault="00A12CA7" w14:paraId="35A9C2C1" w14:textId="77777777">
      <w:pPr>
        <w:pStyle w:val="CommentText"/>
      </w:pPr>
      <w:r>
        <w:rPr>
          <w:rStyle w:val="CommentReference"/>
        </w:rPr>
        <w:annotationRef/>
      </w:r>
      <w:r>
        <w:rPr>
          <w:rFonts w:hint="eastAsia"/>
        </w:rPr>
        <w:t>是的，每一线都可能包含多种治疗药物</w:t>
      </w:r>
    </w:p>
  </w:comment>
  <w:comment w:initials="DB" w:author="Dan Bai" w:date="2025-05-15T16:54:00Z" w:id="265">
    <w:p w:rsidR="00E22CB6" w:rsidP="00E22CB6" w:rsidRDefault="00E22CB6" w14:paraId="209C00D5" w14:textId="77777777">
      <w:pPr>
        <w:pStyle w:val="CommentText"/>
      </w:pPr>
      <w:r>
        <w:rPr>
          <w:rStyle w:val="CommentReference"/>
        </w:rPr>
        <w:annotationRef/>
      </w:r>
      <w:r>
        <w:rPr>
          <w:rFonts w:hint="eastAsia"/>
          <w:lang w:eastAsia="zh-CN"/>
        </w:rPr>
        <w:t>已更新</w:t>
      </w:r>
    </w:p>
  </w:comment>
  <w:comment w:initials="扬丁" w:author="丁 扬" w:date="2025-06-23T13:07:00Z" w:id="266">
    <w:p w:rsidR="005B57C4" w:rsidP="005B57C4" w:rsidRDefault="005B57C4" w14:paraId="00D714E9" w14:textId="77777777">
      <w:pPr>
        <w:pStyle w:val="CommentText"/>
      </w:pPr>
      <w:r>
        <w:rPr>
          <w:rStyle w:val="CommentReference"/>
        </w:rPr>
        <w:annotationRef/>
      </w:r>
      <w:r>
        <w:rPr>
          <w:rFonts w:hint="eastAsia"/>
        </w:rPr>
        <w:t>志军，请看下是否为‘初次给药日期前开始的任何用药</w:t>
      </w:r>
      <w:r>
        <w:t>/</w:t>
      </w:r>
      <w:r>
        <w:rPr>
          <w:rFonts w:hint="eastAsia"/>
        </w:rPr>
        <w:t>操作’</w:t>
      </w:r>
    </w:p>
  </w:comment>
  <w:comment w:initials="扬丁" w:author="丁 扬" w:date="2025-06-24T09:59:00Z" w:id="267">
    <w:p w:rsidR="00047EFE" w:rsidP="00047EFE" w:rsidRDefault="00047EFE" w14:paraId="288DC5D5" w14:textId="77777777">
      <w:pPr>
        <w:pStyle w:val="CommentText"/>
      </w:pPr>
      <w:r>
        <w:rPr>
          <w:rStyle w:val="CommentReference"/>
        </w:rPr>
        <w:annotationRef/>
      </w:r>
      <w:r>
        <w:rPr>
          <w:rFonts w:hint="eastAsia"/>
        </w:rPr>
        <w:t>既往用药为在初次研究用药前开始的</w:t>
      </w:r>
    </w:p>
  </w:comment>
  <w:comment w:initials="扬丁" w:author="丁 扬" w:date="2025-06-03T15:50:00Z" w:id="271">
    <w:p w:rsidR="007C0C9C" w:rsidP="007C0C9C" w:rsidRDefault="007C0C9C" w14:paraId="41E24363" w14:textId="26AC2900">
      <w:pPr>
        <w:pStyle w:val="CommentText"/>
      </w:pPr>
      <w:r>
        <w:rPr>
          <w:rStyle w:val="CommentReference"/>
        </w:rPr>
        <w:annotationRef/>
      </w:r>
      <w:r>
        <w:rPr>
          <w:rFonts w:hint="eastAsia"/>
        </w:rPr>
        <w:t>用全称</w:t>
      </w:r>
    </w:p>
  </w:comment>
  <w:comment w:initials="QL" w:author="Liang, Qunfeng" w:date="2025-06-11T15:22:00Z" w:id="272">
    <w:p w:rsidR="004E32FD" w:rsidP="004E32FD" w:rsidRDefault="004E32FD" w14:paraId="3C3E5298" w14:textId="77777777">
      <w:pPr>
        <w:pStyle w:val="CommentText"/>
      </w:pPr>
      <w:r>
        <w:rPr>
          <w:rStyle w:val="CommentReference"/>
        </w:rPr>
        <w:annotationRef/>
      </w:r>
      <w:r>
        <w:rPr>
          <w:rFonts w:hint="eastAsia"/>
        </w:rPr>
        <w:t>已更改</w:t>
      </w:r>
    </w:p>
  </w:comment>
  <w:comment w:initials="WL" w:author="Li, Wenting" w:date="2024-05-29T15:18:00Z" w:id="274">
    <w:p w:rsidR="002330F8" w:rsidRDefault="00394453" w14:paraId="0E956125" w14:textId="586CD89B">
      <w:pPr>
        <w:pStyle w:val="CommentText"/>
      </w:pPr>
      <w:r>
        <w:rPr>
          <w:rFonts w:hint="eastAsia"/>
        </w:rPr>
        <w:t>这个地方和上面的相对剂量强度的计算结果有什么区别？</w:t>
      </w:r>
    </w:p>
  </w:comment>
  <w:comment w:initials="WL" w:author="Li, Wenting" w:date="2024-05-29T15:25:00Z" w:id="275">
    <w:p w:rsidR="002330F8" w:rsidRDefault="00394453" w14:paraId="0E956126" w14:textId="77777777">
      <w:pPr>
        <w:pStyle w:val="CommentText"/>
      </w:pPr>
      <w:r>
        <w:rPr>
          <w:rFonts w:hint="eastAsia"/>
        </w:rPr>
        <w:t>如果相对剂量强度里面的实际剂量强度和计划剂量强度的计算的分母都是暴露持续时间的话，那这个计算和这个地方的依从性是一样的结果。</w:t>
      </w:r>
    </w:p>
  </w:comment>
  <w:comment w:initials="WL" w:author="Li, Wenting" w:date="2024-05-29T15:39:00Z" w:id="276">
    <w:p w:rsidR="002330F8" w:rsidRDefault="00394453" w14:paraId="0E956127" w14:textId="77777777">
      <w:pPr>
        <w:pStyle w:val="CommentText"/>
      </w:pPr>
      <w:r>
        <w:rPr>
          <w:rFonts w:hint="eastAsia"/>
        </w:rPr>
        <w:t>如果没有区别的话</w:t>
      </w:r>
      <w:r>
        <w:rPr>
          <w:rFonts w:hint="eastAsia"/>
        </w:rPr>
        <w:t xml:space="preserve"> </w:t>
      </w:r>
      <w:r>
        <w:rPr>
          <w:rFonts w:hint="eastAsia"/>
        </w:rPr>
        <w:t>建议就去掉一个或者，或者可以参考方案中依从性</w:t>
      </w:r>
      <w:r>
        <w:t>(</w:t>
      </w:r>
      <w:r>
        <w:rPr>
          <w:rFonts w:hint="eastAsia"/>
        </w:rPr>
        <w:t>相对剂量强度）。方案中也是定义依从性不佳为相对剂量强度不在</w:t>
      </w:r>
      <w:r>
        <w:t>80</w:t>
      </w:r>
      <w:r>
        <w:rPr>
          <w:rFonts w:hint="eastAsia"/>
        </w:rPr>
        <w:t>-120</w:t>
      </w:r>
      <w:r>
        <w:rPr>
          <w:rFonts w:hint="eastAsia"/>
        </w:rPr>
        <w:t>或者</w:t>
      </w:r>
      <w:r>
        <w:t>75-125</w:t>
      </w:r>
      <w:r>
        <w:rPr>
          <w:rFonts w:hint="eastAsia"/>
        </w:rPr>
        <w:t>范围内</w:t>
      </w:r>
    </w:p>
  </w:comment>
  <w:comment w:initials="DB" w:author="Dan Bai" w:date="2025-05-15T16:55:00Z" w:id="277">
    <w:p w:rsidR="00E22CB6" w:rsidP="00E22CB6" w:rsidRDefault="00E22CB6" w14:paraId="33E44207" w14:textId="77777777">
      <w:pPr>
        <w:pStyle w:val="CommentText"/>
      </w:pPr>
      <w:r>
        <w:rPr>
          <w:rStyle w:val="CommentReference"/>
        </w:rPr>
        <w:annotationRef/>
      </w:r>
      <w:r>
        <w:rPr>
          <w:rFonts w:hint="eastAsia"/>
          <w:lang w:eastAsia="zh-CN"/>
        </w:rPr>
        <w:t>方案更新为</w:t>
      </w:r>
      <w:r>
        <w:t>75-125</w:t>
      </w:r>
    </w:p>
  </w:comment>
  <w:comment w:initials="ZL" w:author="Zhongyu" w:date="2024-05-30T14:34:00Z" w:id="278">
    <w:p w:rsidR="002330F8" w:rsidRDefault="00394453" w14:paraId="0E956128" w14:textId="3BF5A7F4">
      <w:pPr>
        <w:pStyle w:val="CommentText"/>
      </w:pPr>
      <w:r>
        <w:rPr>
          <w:rFonts w:hint="eastAsia"/>
        </w:rPr>
        <w:t>这里还是略有区别，一个是按照方案上规定计划给药剂量强度计算。依从性是按照</w:t>
      </w:r>
      <w:r>
        <w:rPr>
          <w:rFonts w:hint="eastAsia"/>
        </w:rPr>
        <w:t>CRF</w:t>
      </w:r>
      <w:r>
        <w:rPr>
          <w:rFonts w:hint="eastAsia"/>
        </w:rPr>
        <w:t>上收集的计划给药来算，如果计划给药降低或者中断的话，分母会有不同。</w:t>
      </w:r>
    </w:p>
  </w:comment>
  <w:comment w:initials="ZL" w:author="Zhongyu" w:date="2024-06-26T14:41:00Z" w:id="279">
    <w:p w:rsidR="00F105D9" w:rsidP="00F105D9" w:rsidRDefault="00F105D9" w14:paraId="17DB6C21" w14:textId="77777777">
      <w:pPr>
        <w:pStyle w:val="CommentText"/>
      </w:pPr>
      <w:r>
        <w:rPr>
          <w:rStyle w:val="CommentReference"/>
        </w:rPr>
        <w:annotationRef/>
      </w:r>
      <w:r>
        <w:rPr>
          <w:rFonts w:hint="eastAsia"/>
          <w:highlight w:val="yellow"/>
        </w:rPr>
        <w:t>解释如上，申办方可以确认这两个汇总结果是否均需要。</w:t>
      </w:r>
    </w:p>
  </w:comment>
  <w:comment w:initials="BD" w:author="Bai, Dan" w:date="2024-07-03T16:19:00Z" w:id="280">
    <w:p w:rsidR="29DDB628" w:rsidRDefault="29DDB628" w14:paraId="7319191D" w14:textId="11E4483B">
      <w:pPr>
        <w:pStyle w:val="CommentText"/>
      </w:pPr>
      <w:r>
        <w:t>均需要</w:t>
      </w:r>
      <w:r>
        <w:rPr>
          <w:rStyle w:val="CommentReference"/>
        </w:rPr>
        <w:annotationRef/>
      </w:r>
    </w:p>
  </w:comment>
  <w:comment w:initials="ZL" w:author="Li, Zhongyu" w:date="2024-08-05T10:02:00Z" w:id="281">
    <w:p w:rsidR="003771D9" w:rsidP="003771D9" w:rsidRDefault="003771D9" w14:paraId="0E3FE9BC" w14:textId="77777777">
      <w:pPr>
        <w:pStyle w:val="CommentText"/>
      </w:pPr>
      <w:r>
        <w:rPr>
          <w:rStyle w:val="CommentReference"/>
        </w:rPr>
        <w:annotationRef/>
      </w:r>
      <w:r>
        <w:rPr>
          <w:rFonts w:hint="eastAsia"/>
        </w:rPr>
        <w:t>已在</w:t>
      </w:r>
      <w:r>
        <w:rPr>
          <w:rFonts w:hint="eastAsia"/>
        </w:rPr>
        <w:t>shell</w:t>
      </w:r>
      <w:r>
        <w:rPr>
          <w:rFonts w:hint="eastAsia"/>
        </w:rPr>
        <w:t>中新增</w:t>
      </w:r>
    </w:p>
  </w:comment>
  <w:comment w:initials="XZ" w:author="Xie, Zhidong" w:date="2024-07-01T20:28:00Z" w:id="282">
    <w:p w:rsidR="0DF289D9" w:rsidRDefault="0DF289D9" w14:paraId="3C343364" w14:textId="67D38A4A">
      <w:pPr>
        <w:pStyle w:val="CommentText"/>
      </w:pPr>
      <w:r>
        <w:t>筛选期基线体重？</w:t>
      </w:r>
      <w:r>
        <w:rPr>
          <w:rStyle w:val="CommentReference"/>
        </w:rPr>
        <w:annotationRef/>
      </w:r>
    </w:p>
  </w:comment>
  <w:comment w:initials="BD" w:author="Bai, Dan" w:date="2024-07-03T16:14:00Z" w:id="283">
    <w:p w:rsidR="29DDB628" w:rsidRDefault="29DDB628" w14:paraId="699D7A32" w14:textId="279E3A71">
      <w:pPr>
        <w:pStyle w:val="CommentText"/>
      </w:pPr>
      <w:r>
        <w:t>是的</w:t>
      </w:r>
      <w:r>
        <w:rPr>
          <w:rStyle w:val="CommentReference"/>
        </w:rPr>
        <w:annotationRef/>
      </w:r>
    </w:p>
  </w:comment>
  <w:comment w:initials="ZL" w:author="Zhongyu" w:date="2024-05-30T15:06:00Z" w:id="284">
    <w:p w:rsidR="002330F8" w:rsidRDefault="00394453" w14:paraId="0E956129" w14:textId="49D87C74">
      <w:pPr>
        <w:pStyle w:val="CommentText"/>
      </w:pPr>
      <w:r>
        <w:rPr>
          <w:rFonts w:hint="eastAsia"/>
        </w:rPr>
        <w:t>请申办方确认是否合理</w:t>
      </w:r>
    </w:p>
  </w:comment>
  <w:comment w:initials="薇孟" w:author="孟 薇" w:date="2024-06-19T16:22:00Z" w:id="285">
    <w:p w:rsidR="002330F8" w:rsidRDefault="00394453" w14:paraId="0E95612A" w14:textId="77777777">
      <w:pPr>
        <w:pStyle w:val="CommentText"/>
      </w:pPr>
      <w:r>
        <w:rPr>
          <w:rFonts w:hint="eastAsia"/>
        </w:rPr>
        <w:t>可以</w:t>
      </w:r>
    </w:p>
  </w:comment>
  <w:comment w:initials="薇孟" w:author="孟 薇" w:date="2024-06-19T16:25:00Z" w:id="286">
    <w:p w:rsidR="002330F8" w:rsidRDefault="00394453" w14:paraId="0E95612B" w14:textId="77777777">
      <w:pPr>
        <w:pStyle w:val="CommentText"/>
      </w:pPr>
      <w:r>
        <w:rPr>
          <w:rFonts w:hint="eastAsia"/>
        </w:rPr>
        <w:t>按照苯达莫司汀的逻辑，此处是否应为</w:t>
      </w:r>
      <w:r>
        <w:t>+21</w:t>
      </w:r>
      <w:r>
        <w:rPr>
          <w:rFonts w:hint="eastAsia"/>
        </w:rPr>
        <w:t>？</w:t>
      </w:r>
    </w:p>
  </w:comment>
  <w:comment w:initials="ZL" w:author="Zhongyu" w:date="2024-06-26T14:55:00Z" w:id="287">
    <w:p w:rsidR="009C2985" w:rsidP="009C2985" w:rsidRDefault="009C2985" w14:paraId="085AE7AB" w14:textId="77777777">
      <w:pPr>
        <w:pStyle w:val="CommentText"/>
      </w:pPr>
      <w:r>
        <w:rPr>
          <w:rStyle w:val="CommentReference"/>
        </w:rPr>
        <w:annotationRef/>
      </w:r>
      <w:r>
        <w:rPr>
          <w:rFonts w:hint="eastAsia"/>
          <w:highlight w:val="yellow"/>
        </w:rPr>
        <w:t>是的，此处逻辑需要跟申办方确认，再统一修改。</w:t>
      </w:r>
    </w:p>
    <w:p w:rsidR="009C2985" w:rsidP="009C2985" w:rsidRDefault="009C2985" w14:paraId="22763742" w14:textId="77777777">
      <w:pPr>
        <w:pStyle w:val="CommentText"/>
      </w:pPr>
      <w:r>
        <w:rPr>
          <w:rFonts w:hint="eastAsia"/>
          <w:highlight w:val="yellow"/>
        </w:rPr>
        <w:t>如果是</w:t>
      </w:r>
      <w:r>
        <w:rPr>
          <w:rFonts w:hint="eastAsia"/>
          <w:highlight w:val="yellow"/>
        </w:rPr>
        <w:t>+21,</w:t>
      </w:r>
      <w:r>
        <w:rPr>
          <w:rFonts w:hint="eastAsia"/>
          <w:highlight w:val="yellow"/>
        </w:rPr>
        <w:t>则是认为只要给了本周期的首剂用药则暴露时间计算会将整周期算入在内。</w:t>
      </w:r>
    </w:p>
    <w:p w:rsidR="009C2985" w:rsidP="009C2985" w:rsidRDefault="009C2985" w14:paraId="45FADABE" w14:textId="77777777">
      <w:pPr>
        <w:pStyle w:val="CommentText"/>
      </w:pPr>
      <w:r>
        <w:rPr>
          <w:rFonts w:hint="eastAsia"/>
          <w:highlight w:val="yellow"/>
        </w:rPr>
        <w:t>如果是</w:t>
      </w:r>
      <w:r>
        <w:rPr>
          <w:rFonts w:hint="eastAsia"/>
          <w:highlight w:val="yellow"/>
        </w:rPr>
        <w:t>+7</w:t>
      </w:r>
      <w:r>
        <w:rPr>
          <w:rFonts w:hint="eastAsia"/>
          <w:highlight w:val="yellow"/>
        </w:rPr>
        <w:t>，则只将第二次药物注射之前的暴露时间算作在内。</w:t>
      </w:r>
    </w:p>
  </w:comment>
  <w:comment w:initials="BD" w:author="Bai, Dan" w:date="2024-07-03T16:25:00Z" w:id="288">
    <w:p w:rsidR="29DDB628" w:rsidRDefault="29DDB628" w14:paraId="0EBFE8A5" w14:textId="72E27FE0">
      <w:pPr>
        <w:pStyle w:val="CommentText"/>
      </w:pPr>
      <w:r>
        <w:t>pending</w:t>
      </w:r>
      <w:r>
        <w:rPr>
          <w:rStyle w:val="CommentReference"/>
        </w:rPr>
        <w:annotationRef/>
      </w:r>
    </w:p>
  </w:comment>
  <w:comment w:initials="孟" w:author="孟 薇" w:date="2024-07-12T15:18:00Z" w:id="289">
    <w:p w:rsidR="00405972" w:rsidP="00405972" w:rsidRDefault="00167793" w14:paraId="6A7DCD4C" w14:textId="77777777">
      <w:pPr>
        <w:pStyle w:val="CommentText"/>
      </w:pPr>
      <w:r>
        <w:rPr>
          <w:rStyle w:val="CommentReference"/>
        </w:rPr>
        <w:annotationRef/>
      </w:r>
      <w:r w:rsidR="00405972">
        <w:rPr>
          <w:rFonts w:hint="eastAsia"/>
        </w:rPr>
        <w:t>目前</w:t>
      </w:r>
      <w:r w:rsidR="00405972">
        <w:rPr>
          <w:rFonts w:hint="eastAsia"/>
        </w:rPr>
        <w:t>benda</w:t>
      </w:r>
      <w:r w:rsidR="00405972">
        <w:rPr>
          <w:rFonts w:hint="eastAsia"/>
        </w:rPr>
        <w:t>和</w:t>
      </w:r>
      <w:r w:rsidR="00405972">
        <w:rPr>
          <w:rFonts w:hint="eastAsia"/>
        </w:rPr>
        <w:t>gem</w:t>
      </w:r>
      <w:r w:rsidR="00405972">
        <w:rPr>
          <w:rFonts w:hint="eastAsia"/>
        </w:rPr>
        <w:t>的药物暴露描述逻辑不一致，</w:t>
      </w:r>
      <w:r w:rsidR="00405972">
        <w:rPr>
          <w:rFonts w:hint="eastAsia"/>
        </w:rPr>
        <w:t>7</w:t>
      </w:r>
      <w:r w:rsidR="00405972">
        <w:rPr>
          <w:rFonts w:hint="eastAsia"/>
        </w:rPr>
        <w:t>月</w:t>
      </w:r>
      <w:r w:rsidR="00405972">
        <w:rPr>
          <w:rFonts w:hint="eastAsia"/>
        </w:rPr>
        <w:t>3</w:t>
      </w:r>
      <w:r w:rsidR="00405972">
        <w:rPr>
          <w:rFonts w:hint="eastAsia"/>
        </w:rPr>
        <w:t>日会议的结论是我们分别都在看一下哪种描述更合理，请问目前</w:t>
      </w:r>
      <w:r w:rsidR="00405972">
        <w:rPr>
          <w:rFonts w:hint="eastAsia"/>
        </w:rPr>
        <w:t>dimai</w:t>
      </w:r>
      <w:r w:rsidR="00405972">
        <w:rPr>
          <w:rFonts w:hint="eastAsia"/>
        </w:rPr>
        <w:t>推荐的是哪种逻辑？</w:t>
      </w:r>
    </w:p>
  </w:comment>
  <w:comment w:initials="DB" w:author="Dan Bai" w:date="2024-08-05T16:11:00Z" w:id="290">
    <w:p w:rsidR="00C75B14" w:rsidP="00C75B14" w:rsidRDefault="00C75B14" w14:paraId="5DF67B73" w14:textId="77777777">
      <w:pPr>
        <w:pStyle w:val="CommentText"/>
      </w:pPr>
      <w:r>
        <w:rPr>
          <w:rStyle w:val="CommentReference"/>
        </w:rPr>
        <w:annotationRef/>
      </w:r>
      <w:r>
        <w:rPr>
          <w:rFonts w:hint="eastAsia"/>
        </w:rPr>
        <w:t>我们推荐使用</w:t>
      </w:r>
      <w:r>
        <w:t>+7</w:t>
      </w:r>
    </w:p>
  </w:comment>
  <w:comment w:initials="ZL" w:author="Zhongyu Li" w:date="2024-05-28T12:14:00Z" w:id="291">
    <w:p w:rsidR="002330F8" w:rsidRDefault="00394453" w14:paraId="0E95612C" w14:textId="05D1D504">
      <w:pPr>
        <w:pStyle w:val="CommentText"/>
      </w:pPr>
      <w:r>
        <w:rPr>
          <w:rFonts w:hint="eastAsia"/>
        </w:rPr>
        <w:t>请申办方审阅以下汇总分类是否合理或有必要，是否需要补充</w:t>
      </w:r>
    </w:p>
  </w:comment>
  <w:comment w:initials="LW" w:author="Li, Wenting" w:date="2024-05-29T15:42:00Z" w:id="297">
    <w:p w:rsidR="005818D0" w:rsidP="005818D0" w:rsidRDefault="005818D0" w14:paraId="4BE27843" w14:textId="77777777">
      <w:pPr>
        <w:pStyle w:val="CommentText"/>
        <w:rPr>
          <w:lang w:eastAsia="zh-CN"/>
        </w:rPr>
      </w:pPr>
      <w:r>
        <w:rPr>
          <w:rStyle w:val="CommentReference"/>
        </w:rPr>
        <w:annotationRef/>
      </w:r>
      <w:r>
        <w:rPr>
          <w:rFonts w:hint="eastAsia"/>
          <w:lang w:eastAsia="zh-CN"/>
        </w:rPr>
        <w:t>这里建议按方案中的要求</w:t>
      </w:r>
      <w:r>
        <w:rPr>
          <w:rFonts w:hint="eastAsia"/>
          <w:lang w:eastAsia="zh-CN"/>
        </w:rPr>
        <w:t xml:space="preserve"> </w:t>
      </w:r>
      <w:r>
        <w:rPr>
          <w:rFonts w:hint="eastAsia"/>
          <w:lang w:eastAsia="zh-CN"/>
        </w:rPr>
        <w:t>依从性不佳为相对剂量强度不在</w:t>
      </w:r>
      <w:r>
        <w:rPr>
          <w:lang w:eastAsia="zh-CN"/>
        </w:rPr>
        <w:t>80</w:t>
      </w:r>
      <w:r>
        <w:rPr>
          <w:rFonts w:hint="eastAsia"/>
          <w:lang w:eastAsia="zh-CN"/>
        </w:rPr>
        <w:t>-120%,</w:t>
      </w:r>
      <w:r>
        <w:rPr>
          <w:rFonts w:hint="eastAsia"/>
          <w:lang w:eastAsia="zh-CN"/>
        </w:rPr>
        <w:t>或者</w:t>
      </w:r>
      <w:r>
        <w:rPr>
          <w:lang w:eastAsia="zh-CN"/>
        </w:rPr>
        <w:t>75%-125</w:t>
      </w:r>
      <w:r>
        <w:rPr>
          <w:rFonts w:hint="eastAsia"/>
          <w:lang w:eastAsia="zh-CN"/>
        </w:rPr>
        <w:t>%</w:t>
      </w:r>
      <w:r>
        <w:rPr>
          <w:rFonts w:hint="eastAsia"/>
          <w:lang w:eastAsia="zh-CN"/>
        </w:rPr>
        <w:t>范围内。所以是不是咱们就列下落在这里面的受试者人数和百分比呢？</w:t>
      </w:r>
    </w:p>
  </w:comment>
  <w:comment w:initials="D" w:author="Dan" w:date="2024-05-30T15:58:00Z" w:id="298">
    <w:p w:rsidR="005818D0" w:rsidP="005818D0" w:rsidRDefault="005818D0" w14:paraId="4A2C8D90" w14:textId="77777777">
      <w:pPr>
        <w:pStyle w:val="CommentText"/>
        <w:rPr>
          <w:lang w:eastAsia="zh-CN"/>
        </w:rPr>
      </w:pPr>
      <w:r>
        <w:rPr>
          <w:rStyle w:val="CommentReference"/>
        </w:rPr>
        <w:annotationRef/>
      </w:r>
      <w:r>
        <w:rPr>
          <w:rFonts w:hint="eastAsia"/>
          <w:lang w:eastAsia="zh-CN"/>
        </w:rPr>
        <w:t>方案中描述：</w:t>
      </w:r>
    </w:p>
    <w:p w:rsidR="005818D0" w:rsidP="005818D0" w:rsidRDefault="005818D0" w14:paraId="2A3FA461" w14:textId="77777777">
      <w:pPr>
        <w:pStyle w:val="CommentText"/>
        <w:rPr>
          <w:lang w:eastAsia="zh-CN"/>
        </w:rPr>
      </w:pPr>
      <w:r>
        <w:rPr>
          <w:rFonts w:hint="eastAsia"/>
          <w:lang w:eastAsia="zh-TW"/>
        </w:rPr>
        <w:t>汇总各组依从性不佳（相对剂量强度不在</w:t>
      </w:r>
      <w:r>
        <w:rPr>
          <w:rFonts w:hint="eastAsia"/>
          <w:lang w:eastAsia="zh-TW"/>
        </w:rPr>
        <w:t>80-120%</w:t>
      </w:r>
      <w:r>
        <w:rPr>
          <w:rFonts w:hint="eastAsia"/>
          <w:lang w:eastAsia="zh-TW"/>
        </w:rPr>
        <w:t>或者</w:t>
      </w:r>
      <w:r>
        <w:rPr>
          <w:rFonts w:hint="eastAsia"/>
          <w:lang w:eastAsia="zh-TW"/>
        </w:rPr>
        <w:t>75-125%</w:t>
      </w:r>
      <w:r>
        <w:rPr>
          <w:rFonts w:hint="eastAsia"/>
          <w:lang w:eastAsia="zh-TW"/>
        </w:rPr>
        <w:t>范围内）的受试者的例数和百分比。</w:t>
      </w:r>
    </w:p>
    <w:p w:rsidR="005818D0" w:rsidP="005818D0" w:rsidRDefault="005818D0" w14:paraId="6691F99F" w14:textId="77777777">
      <w:pPr>
        <w:pStyle w:val="CommentText"/>
        <w:rPr>
          <w:lang w:eastAsia="zh-CN"/>
        </w:rPr>
      </w:pPr>
      <w:r>
        <w:rPr>
          <w:rFonts w:hint="eastAsia"/>
          <w:lang w:eastAsia="zh-CN"/>
        </w:rPr>
        <w:t>可以和申办方确认采用哪个范围</w:t>
      </w:r>
    </w:p>
  </w:comment>
  <w:comment w:initials="孟" w:author="孟 薇" w:date="2024-06-25T14:43:00Z" w:id="299">
    <w:p w:rsidR="005818D0" w:rsidP="005818D0" w:rsidRDefault="005818D0" w14:paraId="0922478B" w14:textId="77777777">
      <w:pPr>
        <w:pStyle w:val="CommentText"/>
        <w:rPr>
          <w:lang w:eastAsia="zh-CN"/>
        </w:rPr>
      </w:pPr>
      <w:r>
        <w:rPr>
          <w:rStyle w:val="CommentReference"/>
        </w:rPr>
        <w:annotationRef/>
      </w:r>
      <w:r>
        <w:rPr>
          <w:highlight w:val="yellow"/>
          <w:lang w:eastAsia="zh-CN"/>
        </w:rPr>
        <w:t>@</w:t>
      </w:r>
      <w:r>
        <w:rPr>
          <w:rFonts w:hint="eastAsia"/>
          <w:noProof/>
          <w:highlight w:val="yellow"/>
          <w:lang w:eastAsia="zh-CN"/>
        </w:rPr>
        <w:t>Jen</w:t>
      </w:r>
    </w:p>
    <w:p w:rsidR="005818D0" w:rsidP="005818D0" w:rsidRDefault="005818D0" w14:paraId="031F5FDD" w14:textId="77777777">
      <w:pPr>
        <w:pStyle w:val="CommentText"/>
      </w:pPr>
      <w:r>
        <w:rPr>
          <w:rFonts w:hint="eastAsia"/>
          <w:lang w:eastAsia="zh-CN"/>
        </w:rPr>
        <w:t>此处的</w:t>
      </w:r>
      <w:r>
        <w:rPr>
          <w:rFonts w:hint="eastAsia"/>
          <w:lang w:eastAsia="zh-CN"/>
        </w:rPr>
        <w:t>80-120%</w:t>
      </w:r>
      <w:r>
        <w:rPr>
          <w:rFonts w:hint="eastAsia"/>
          <w:lang w:eastAsia="zh-CN"/>
        </w:rPr>
        <w:t>或者</w:t>
      </w:r>
      <w:r>
        <w:rPr>
          <w:rFonts w:hint="eastAsia"/>
          <w:lang w:eastAsia="zh-CN"/>
        </w:rPr>
        <w:t xml:space="preserve"> 75-125% </w:t>
      </w:r>
      <w:r>
        <w:rPr>
          <w:rFonts w:hint="eastAsia"/>
          <w:lang w:eastAsia="zh-CN"/>
        </w:rPr>
        <w:t>来自于方案</w:t>
      </w:r>
      <w:r>
        <w:rPr>
          <w:lang w:eastAsia="zh-CN"/>
        </w:rPr>
        <w:t>8.5.4</w:t>
      </w:r>
      <w:r>
        <w:rPr>
          <w:rFonts w:hint="eastAsia"/>
          <w:lang w:eastAsia="zh-CN"/>
        </w:rPr>
        <w:t>章节。</w:t>
      </w:r>
      <w:r>
        <w:rPr>
          <w:rFonts w:hint="eastAsia"/>
        </w:rPr>
        <w:t>请问考虑两个范围是：</w:t>
      </w:r>
    </w:p>
    <w:p w:rsidR="005818D0" w:rsidP="005818D0" w:rsidRDefault="005818D0" w14:paraId="65AD55E2" w14:textId="77777777">
      <w:pPr>
        <w:pStyle w:val="CommentText"/>
        <w:numPr>
          <w:ilvl w:val="0"/>
          <w:numId w:val="104"/>
        </w:numPr>
        <w:rPr>
          <w:lang w:eastAsia="zh-CN"/>
        </w:rPr>
      </w:pPr>
      <w:r>
        <w:rPr>
          <w:rFonts w:hint="eastAsia"/>
          <w:lang w:eastAsia="zh-CN"/>
        </w:rPr>
        <w:t>分别对大分子和小分子的给药依从性进行了区分？</w:t>
      </w:r>
    </w:p>
    <w:p w:rsidR="005818D0" w:rsidP="005818D0" w:rsidRDefault="005818D0" w14:paraId="45C4AC93" w14:textId="77777777">
      <w:pPr>
        <w:pStyle w:val="CommentText"/>
        <w:numPr>
          <w:ilvl w:val="0"/>
          <w:numId w:val="104"/>
        </w:numPr>
        <w:ind w:left="300"/>
        <w:rPr>
          <w:lang w:eastAsia="zh-CN"/>
        </w:rPr>
      </w:pPr>
      <w:r>
        <w:rPr>
          <w:rFonts w:hint="eastAsia"/>
          <w:lang w:eastAsia="zh-CN"/>
        </w:rPr>
        <w:t>还是考虑到</w:t>
      </w:r>
      <w:r>
        <w:rPr>
          <w:rFonts w:hint="eastAsia"/>
          <w:lang w:eastAsia="zh-CN"/>
        </w:rPr>
        <w:t>IMM</w:t>
      </w:r>
      <w:r>
        <w:rPr>
          <w:lang w:eastAsia="zh-CN"/>
        </w:rPr>
        <w:t>01</w:t>
      </w:r>
      <w:r>
        <w:rPr>
          <w:rFonts w:hint="eastAsia"/>
          <w:lang w:eastAsia="zh-CN"/>
        </w:rPr>
        <w:t>是每三周一个</w:t>
      </w:r>
      <w:r>
        <w:rPr>
          <w:rFonts w:hint="eastAsia"/>
          <w:lang w:eastAsia="zh-CN"/>
        </w:rPr>
        <w:t>cycle</w:t>
      </w:r>
      <w:r>
        <w:rPr>
          <w:rFonts w:hint="eastAsia"/>
          <w:lang w:eastAsia="zh-CN"/>
        </w:rPr>
        <w:t>，每周给药一次，如果</w:t>
      </w:r>
      <w:r>
        <w:rPr>
          <w:rFonts w:hint="eastAsia"/>
          <w:lang w:eastAsia="zh-CN"/>
        </w:rPr>
        <w:t>miss</w:t>
      </w:r>
      <w:r>
        <w:rPr>
          <w:rFonts w:hint="eastAsia"/>
          <w:lang w:eastAsia="zh-CN"/>
        </w:rPr>
        <w:t>掉一次给药就是</w:t>
      </w:r>
      <w:r>
        <w:rPr>
          <w:lang w:eastAsia="zh-CN"/>
        </w:rPr>
        <w:t>75%</w:t>
      </w:r>
      <w:r>
        <w:rPr>
          <w:rFonts w:hint="eastAsia"/>
          <w:lang w:eastAsia="zh-CN"/>
        </w:rPr>
        <w:t>？</w:t>
      </w:r>
    </w:p>
    <w:p w:rsidR="005818D0" w:rsidP="005818D0" w:rsidRDefault="005818D0" w14:paraId="251D5C58" w14:textId="77777777">
      <w:pPr>
        <w:pStyle w:val="CommentText"/>
        <w:numPr>
          <w:ilvl w:val="0"/>
          <w:numId w:val="104"/>
        </w:numPr>
      </w:pPr>
      <w:r>
        <w:rPr>
          <w:rFonts w:hint="eastAsia"/>
        </w:rPr>
        <w:t>其他？</w:t>
      </w:r>
    </w:p>
    <w:p w:rsidR="005818D0" w:rsidP="005818D0" w:rsidRDefault="005818D0" w14:paraId="726C66BF" w14:textId="77777777">
      <w:pPr>
        <w:pStyle w:val="CommentText"/>
      </w:pPr>
      <w:r>
        <w:rPr>
          <w:noProof/>
          <w:lang w:eastAsia="zh-CN"/>
        </w:rPr>
        <w:drawing>
          <wp:inline distT="0" distB="0" distL="0" distR="0" wp14:anchorId="1B1EBB75" wp14:editId="050A27C3">
            <wp:extent cx="5943600" cy="1840865"/>
            <wp:effectExtent l="0" t="0" r="0" b="6985"/>
            <wp:docPr id="293633766" name="图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33766" name="图片 293633766" descr="Image"/>
                    <pic:cNvPicPr/>
                  </pic:nvPicPr>
                  <pic:blipFill>
                    <a:blip r:embed="rId1">
                      <a:extLst>
                        <a:ext uri="{28A0092B-C50C-407E-A947-70E740481C1C}">
                          <a14:useLocalDpi xmlns:a14="http://schemas.microsoft.com/office/drawing/2010/main" val="0"/>
                        </a:ext>
                      </a:extLst>
                    </a:blip>
                    <a:stretch>
                      <a:fillRect/>
                    </a:stretch>
                  </pic:blipFill>
                  <pic:spPr>
                    <a:xfrm>
                      <a:off x="0" y="0"/>
                      <a:ext cx="5943600" cy="1840865"/>
                    </a:xfrm>
                    <a:prstGeom prst="rect">
                      <a:avLst/>
                    </a:prstGeom>
                  </pic:spPr>
                </pic:pic>
              </a:graphicData>
            </a:graphic>
          </wp:inline>
        </w:drawing>
      </w:r>
    </w:p>
  </w:comment>
  <w:comment w:initials="JEN" w:author="JEN LI" w:date="2024-06-28T10:29:00Z" w:id="300">
    <w:p w:rsidR="005818D0" w:rsidP="005818D0" w:rsidRDefault="005818D0" w14:paraId="43AE91DE" w14:textId="77777777">
      <w:pPr>
        <w:pStyle w:val="CommentText"/>
      </w:pPr>
      <w:r>
        <w:rPr>
          <w:rStyle w:val="CommentReference"/>
        </w:rPr>
        <w:annotationRef/>
      </w:r>
      <w:r>
        <w:rPr>
          <w:rFonts w:hint="eastAsia"/>
          <w:lang w:eastAsia="zh-CN"/>
        </w:rPr>
        <w:t>这里是建议申办方结合药物自身的特点选择一个恰当的依从性范围。</w:t>
      </w:r>
    </w:p>
  </w:comment>
  <w:comment w:initials="BD" w:author="Bai, Dan" w:date="2024-07-02T09:58:00Z" w:id="301">
    <w:p w:rsidR="39A850EA" w:rsidRDefault="39A850EA" w14:paraId="4F363E73" w14:textId="2F2FC527">
      <w:pPr>
        <w:pStyle w:val="CommentText"/>
      </w:pPr>
      <w:r w:rsidRPr="39A850EA">
        <w:rPr>
          <w:highlight w:val="yellow"/>
        </w:rPr>
        <w:t>待确认。</w:t>
      </w:r>
      <w:r>
        <w:rPr>
          <w:rStyle w:val="CommentReference"/>
        </w:rPr>
        <w:annotationRef/>
      </w:r>
    </w:p>
  </w:comment>
  <w:comment w:initials="BD" w:author="Bai, Dan" w:date="2024-07-03T16:27:00Z" w:id="302">
    <w:p w:rsidR="29DDB628" w:rsidRDefault="29DDB628" w14:paraId="6714E455" w14:textId="0BADB7FC">
      <w:pPr>
        <w:pStyle w:val="CommentText"/>
      </w:pPr>
      <w:r>
        <w:t>75%-125%</w:t>
      </w:r>
      <w:r>
        <w:rPr>
          <w:rStyle w:val="CommentReference"/>
        </w:rPr>
        <w:annotationRef/>
      </w:r>
    </w:p>
  </w:comment>
  <w:comment w:initials="ZL" w:author="Li, Zhongyu" w:date="2024-08-05T11:20:00Z" w:id="303">
    <w:p w:rsidR="007A7A51" w:rsidP="007A7A51" w:rsidRDefault="007A7A51" w14:paraId="7228C7EF" w14:textId="77777777">
      <w:pPr>
        <w:pStyle w:val="CommentText"/>
      </w:pPr>
      <w:r>
        <w:rPr>
          <w:rStyle w:val="CommentReference"/>
        </w:rPr>
        <w:annotationRef/>
      </w:r>
      <w:r>
        <w:t>Updated.</w:t>
      </w:r>
    </w:p>
  </w:comment>
  <w:comment w:initials="扬丁" w:author="丁 扬" w:date="2025-06-09T10:14:00Z" w:id="312">
    <w:p w:rsidR="00D522F0" w:rsidP="00D522F0" w:rsidRDefault="00D522F0" w14:paraId="115A8211" w14:textId="77777777">
      <w:pPr>
        <w:pStyle w:val="CommentText"/>
      </w:pPr>
      <w:r>
        <w:rPr>
          <w:rStyle w:val="CommentReference"/>
        </w:rPr>
        <w:annotationRef/>
      </w:r>
      <w:r>
        <w:rPr>
          <w:rFonts w:hint="eastAsia"/>
        </w:rPr>
        <w:t>Bai dan</w:t>
      </w:r>
      <w:r>
        <w:rPr>
          <w:rFonts w:hint="eastAsia"/>
        </w:rPr>
        <w:t>，在该表中，我把可以体现在</w:t>
      </w:r>
      <w:r>
        <w:rPr>
          <w:rFonts w:hint="eastAsia"/>
        </w:rPr>
        <w:t>shell</w:t>
      </w:r>
      <w:r>
        <w:rPr>
          <w:rFonts w:hint="eastAsia"/>
        </w:rPr>
        <w:t>中的信息删掉了。</w:t>
      </w:r>
    </w:p>
  </w:comment>
  <w:comment w:initials="QL" w:author="Liang, Qunfeng" w:date="2025-06-11T15:24:00Z" w:id="313">
    <w:p w:rsidR="003D409F" w:rsidP="003D409F" w:rsidRDefault="003D409F" w14:paraId="24C7DF53" w14:textId="77777777">
      <w:pPr>
        <w:pStyle w:val="CommentText"/>
      </w:pPr>
      <w:r>
        <w:rPr>
          <w:rStyle w:val="CommentReference"/>
        </w:rPr>
        <w:annotationRef/>
      </w:r>
      <w:r>
        <w:rPr>
          <w:rFonts w:hint="eastAsia"/>
        </w:rPr>
        <w:t>好的</w:t>
      </w:r>
    </w:p>
  </w:comment>
  <w:comment w:initials="DB" w:author="Dan Bai" w:date="2024-05-15T17:28:00Z" w:id="314">
    <w:p w:rsidR="002330F8" w:rsidRDefault="00394453" w14:paraId="0E956131" w14:textId="0C94007A">
      <w:pPr>
        <w:pStyle w:val="CommentText"/>
      </w:pPr>
      <w:r>
        <w:rPr>
          <w:rFonts w:hint="eastAsia"/>
        </w:rPr>
        <w:t>请医学帮忙确认无进展生存率汇总的时间点</w:t>
      </w:r>
      <w:r>
        <w:rPr>
          <w:rStyle w:val="CommentReference"/>
        </w:rPr>
        <w:annotationRef/>
      </w:r>
    </w:p>
  </w:comment>
  <w:comment w:initials="薇孟" w:author="孟 薇" w:date="2024-06-25T10:50:00Z" w:id="315">
    <w:p w:rsidR="002330F8" w:rsidRDefault="00394453" w14:paraId="0E956132" w14:textId="77777777">
      <w:pPr>
        <w:pStyle w:val="CommentText"/>
        <w:rPr>
          <w:lang w:eastAsia="zh-CN"/>
        </w:rPr>
      </w:pPr>
      <w:r>
        <w:t>3,6,9,12,18,24</w:t>
      </w:r>
      <w:r>
        <w:rPr>
          <w:rStyle w:val="CommentReference"/>
        </w:rPr>
        <w:annotationRef/>
      </w:r>
    </w:p>
  </w:comment>
  <w:comment w:initials="BD" w:author="Bai, Dan" w:date="2024-06-26T16:38:00Z" w:id="316">
    <w:p w:rsidR="29489B6B" w:rsidRDefault="29489B6B" w14:paraId="2F0934F6" w14:textId="1C127ED7">
      <w:pPr>
        <w:pStyle w:val="CommentText"/>
      </w:pPr>
      <w:r>
        <w:t>已更新。</w:t>
      </w:r>
      <w:r>
        <w:rPr>
          <w:rStyle w:val="CommentReference"/>
        </w:rPr>
        <w:annotationRef/>
      </w:r>
    </w:p>
  </w:comment>
  <w:comment w:initials="冯可" w:author="冯 可" w:date="2025-06-03T14:27:00Z" w:id="317">
    <w:p w:rsidR="2D07C4EB" w:rsidP="58C44CC5" w:rsidRDefault="58C44CC5" w14:paraId="76632A66" w14:textId="42D28CC8">
      <w:pPr>
        <w:pStyle w:val="CommentText"/>
      </w:pPr>
      <w:r>
        <w:t>没见到</w:t>
      </w:r>
      <w:r>
        <w:t>9</w:t>
      </w:r>
      <w:r>
        <w:t>个月的，请更新。</w:t>
      </w:r>
      <w:r>
        <w:t>@ bai dan</w:t>
      </w:r>
      <w:r w:rsidR="2D07C4EB">
        <w:rPr>
          <w:rStyle w:val="CommentReference"/>
        </w:rPr>
        <w:annotationRef/>
      </w:r>
    </w:p>
  </w:comment>
  <w:comment w:initials="QL" w:author="Liang, Qunfeng" w:date="2025-06-11T15:28:00Z" w:id="318">
    <w:p w:rsidR="00E91C03" w:rsidP="00E91C03" w:rsidRDefault="00675749" w14:paraId="5F7DCE31" w14:textId="77777777">
      <w:pPr>
        <w:pStyle w:val="CommentText"/>
      </w:pPr>
      <w:r>
        <w:rPr>
          <w:rStyle w:val="CommentReference"/>
        </w:rPr>
        <w:annotationRef/>
      </w:r>
      <w:r w:rsidR="00E91C03">
        <w:rPr>
          <w:rFonts w:hint="eastAsia"/>
        </w:rPr>
        <w:t>基于</w:t>
      </w:r>
      <w:r w:rsidR="00E91C03">
        <w:rPr>
          <w:rFonts w:hint="eastAsia"/>
        </w:rPr>
        <w:t>Alignment</w:t>
      </w:r>
      <w:r w:rsidR="00E91C03">
        <w:rPr>
          <w:rFonts w:hint="eastAsia"/>
        </w:rPr>
        <w:t>将</w:t>
      </w:r>
      <w:r w:rsidR="00E91C03">
        <w:rPr>
          <w:rFonts w:hint="eastAsia"/>
        </w:rPr>
        <w:t>9</w:t>
      </w:r>
      <w:r w:rsidR="00E91C03">
        <w:rPr>
          <w:rFonts w:hint="eastAsia"/>
        </w:rPr>
        <w:t>个月的删除了。若需要，可以在</w:t>
      </w:r>
      <w:r w:rsidR="00E91C03">
        <w:rPr>
          <w:rFonts w:hint="eastAsia"/>
        </w:rPr>
        <w:t>shell</w:t>
      </w:r>
      <w:r w:rsidR="00E91C03">
        <w:rPr>
          <w:rFonts w:hint="eastAsia"/>
        </w:rPr>
        <w:t>中加回。</w:t>
      </w:r>
    </w:p>
  </w:comment>
  <w:comment w:initials="BD" w:author="Bai, Dan" w:date="2025-06-12T16:52:00Z" w:id="319">
    <w:p w:rsidR="00114392" w:rsidRDefault="00114392" w14:paraId="7986D50A" w14:textId="288554AA">
      <w:pPr>
        <w:pStyle w:val="CommentText"/>
      </w:pPr>
      <w:r>
        <w:rPr>
          <w:rStyle w:val="CommentReference"/>
        </w:rPr>
        <w:annotationRef/>
      </w:r>
      <w:r w:rsidRPr="31A23D61">
        <w:rPr>
          <w:highlight w:val="yellow"/>
        </w:rPr>
        <w:t>请申办方确认是否需要在</w:t>
      </w:r>
      <w:r w:rsidRPr="31A23D61">
        <w:rPr>
          <w:highlight w:val="yellow"/>
        </w:rPr>
        <w:t>shell</w:t>
      </w:r>
      <w:r w:rsidRPr="31A23D61">
        <w:rPr>
          <w:highlight w:val="yellow"/>
        </w:rPr>
        <w:t>中增加</w:t>
      </w:r>
      <w:r w:rsidRPr="31A23D61">
        <w:rPr>
          <w:highlight w:val="yellow"/>
        </w:rPr>
        <w:t>9</w:t>
      </w:r>
      <w:r w:rsidRPr="31A23D61">
        <w:rPr>
          <w:highlight w:val="yellow"/>
        </w:rPr>
        <w:t>个月</w:t>
      </w:r>
      <w:r w:rsidRPr="31A23D61">
        <w:rPr>
          <w:highlight w:val="yellow"/>
        </w:rPr>
        <w:t>PFS</w:t>
      </w:r>
      <w:r w:rsidRPr="31A23D61">
        <w:rPr>
          <w:highlight w:val="yellow"/>
        </w:rPr>
        <w:t>率</w:t>
      </w:r>
    </w:p>
  </w:comment>
  <w:comment w:initials="桢王" w:author="王 桢" w:date="2025-06-24T16:04:00Z" w:id="320">
    <w:p w:rsidR="00CD68DD" w:rsidP="00CD68DD" w:rsidRDefault="00CD68DD" w14:paraId="53B9628B" w14:textId="77777777">
      <w:pPr>
        <w:pStyle w:val="CommentText"/>
      </w:pPr>
      <w:r>
        <w:rPr>
          <w:rStyle w:val="CommentReference"/>
        </w:rPr>
        <w:annotationRef/>
      </w:r>
      <w:r>
        <w:t>To</w:t>
      </w:r>
      <w:r>
        <w:rPr>
          <w:rFonts w:hint="eastAsia"/>
        </w:rPr>
        <w:t>医学：</w:t>
      </w:r>
      <w:r>
        <w:t>OS</w:t>
      </w:r>
      <w:r>
        <w:rPr>
          <w:rFonts w:hint="eastAsia"/>
        </w:rPr>
        <w:t>是否需要保持一致？</w:t>
      </w:r>
    </w:p>
  </w:comment>
  <w:comment w:initials="扬丁" w:author="丁 扬" w:date="2025-06-24T16:27:00Z" w:id="321">
    <w:p w:rsidR="00FD49C3" w:rsidP="00FD49C3" w:rsidRDefault="00FD49C3" w14:paraId="7C416543" w14:textId="77777777">
      <w:pPr>
        <w:pStyle w:val="CommentText"/>
      </w:pPr>
      <w:r>
        <w:rPr>
          <w:rStyle w:val="CommentReference"/>
        </w:rPr>
        <w:annotationRef/>
      </w:r>
      <w:r>
        <w:rPr>
          <w:rFonts w:hint="eastAsia"/>
        </w:rPr>
        <w:t>已增加</w:t>
      </w:r>
      <w:r>
        <w:t>9</w:t>
      </w:r>
      <w:r>
        <w:rPr>
          <w:rFonts w:hint="eastAsia"/>
        </w:rPr>
        <w:t>个月。</w:t>
      </w:r>
    </w:p>
  </w:comment>
  <w:comment w:initials="D" w:author="Dan" w:date="2024-05-16T11:13:00Z" w:id="330">
    <w:p w:rsidR="005C3C7C" w:rsidP="00551757" w:rsidRDefault="005C3C7C" w14:paraId="2E2AAF7B" w14:textId="5B1D7913">
      <w:pPr>
        <w:pStyle w:val="CommentText"/>
        <w:rPr>
          <w:lang w:eastAsia="zh-CN"/>
        </w:rPr>
      </w:pPr>
      <w:r>
        <w:rPr>
          <w:rStyle w:val="CommentReference"/>
        </w:rPr>
        <w:annotationRef/>
      </w:r>
      <w:r>
        <w:rPr>
          <w:rFonts w:hint="eastAsia"/>
          <w:lang w:eastAsia="zh-CN"/>
        </w:rPr>
        <w:t>方案中描述“对连续两次或以上肿瘤评估缺失的，</w:t>
      </w:r>
      <w:r>
        <w:rPr>
          <w:rFonts w:hint="eastAsia"/>
          <w:lang w:eastAsia="zh-CN"/>
        </w:rPr>
        <w:t>PFS</w:t>
      </w:r>
      <w:r>
        <w:rPr>
          <w:rFonts w:hint="eastAsia"/>
          <w:lang w:eastAsia="zh-CN"/>
        </w:rPr>
        <w:t>采用不同删失规则做敏感性分析”，主要分析里一般对于缺失大于等于</w:t>
      </w:r>
      <w:r>
        <w:rPr>
          <w:rFonts w:hint="eastAsia"/>
          <w:lang w:eastAsia="zh-CN"/>
        </w:rPr>
        <w:t>2</w:t>
      </w:r>
      <w:r>
        <w:rPr>
          <w:rFonts w:hint="eastAsia"/>
          <w:lang w:eastAsia="zh-CN"/>
        </w:rPr>
        <w:t>次肿评的会进行删失处理，因此计划在主要分析中做删失处理，敏感性分析中做事件处理。请申办方确认是否合适。</w:t>
      </w:r>
    </w:p>
  </w:comment>
  <w:comment w:initials="孟" w:author="孟 薇" w:date="2024-06-25T14:43:00Z" w:id="331">
    <w:p w:rsidR="005C3C7C" w:rsidP="00551757" w:rsidRDefault="005C3C7C" w14:paraId="369ABF20" w14:textId="77777777">
      <w:pPr>
        <w:pStyle w:val="CommentText"/>
        <w:rPr>
          <w:lang w:eastAsia="zh-CN"/>
        </w:rPr>
      </w:pPr>
      <w:r>
        <w:rPr>
          <w:rStyle w:val="CommentReference"/>
        </w:rPr>
        <w:annotationRef/>
      </w:r>
      <w:r>
        <w:rPr>
          <w:highlight w:val="yellow"/>
          <w:lang w:eastAsia="zh-CN"/>
        </w:rPr>
        <w:t>@</w:t>
      </w:r>
      <w:r>
        <w:rPr>
          <w:rFonts w:hint="eastAsia"/>
          <w:noProof/>
          <w:highlight w:val="yellow"/>
          <w:lang w:eastAsia="zh-CN"/>
        </w:rPr>
        <w:t>Jen</w:t>
      </w:r>
    </w:p>
  </w:comment>
  <w:comment w:initials="JEN" w:author="JEN LI" w:date="2024-06-28T10:31:00Z" w:id="332">
    <w:p w:rsidR="005C3C7C" w:rsidP="00551757" w:rsidRDefault="005C3C7C" w14:paraId="69A3065D" w14:textId="77777777">
      <w:pPr>
        <w:pStyle w:val="CommentText"/>
      </w:pPr>
      <w:r>
        <w:rPr>
          <w:rStyle w:val="CommentReference"/>
        </w:rPr>
        <w:annotationRef/>
      </w:r>
      <w:r>
        <w:rPr>
          <w:rFonts w:hint="eastAsia"/>
          <w:lang w:eastAsia="zh-CN"/>
        </w:rPr>
        <w:t>可以</w:t>
      </w:r>
    </w:p>
  </w:comment>
  <w:comment w:initials="王桢" w:author="王 桢" w:date="2025-06-05T14:23:00Z" w:id="336">
    <w:p w:rsidR="00F974C1" w:rsidRDefault="00F974C1" w14:paraId="5922AAC9" w14:textId="10B8C2AE">
      <w:pPr>
        <w:pStyle w:val="CommentText"/>
      </w:pPr>
      <w:r>
        <w:rPr>
          <w:rStyle w:val="CommentReference"/>
        </w:rPr>
        <w:annotationRef/>
      </w:r>
      <w:r w:rsidRPr="2A197292">
        <w:t>​1.</w:t>
      </w:r>
      <w:r w:rsidRPr="2A197292">
        <w:t>中位</w:t>
      </w:r>
      <w:r w:rsidRPr="2A197292">
        <w:t>PFS</w:t>
      </w:r>
      <w:r w:rsidRPr="2A197292">
        <w:t>和</w:t>
      </w:r>
      <w:r w:rsidRPr="2A197292">
        <w:t>95% CI </w:t>
      </w:r>
    </w:p>
    <w:p w:rsidR="00F974C1" w:rsidRDefault="00F974C1" w14:paraId="5595A546" w14:textId="6DF00F0C">
      <w:pPr>
        <w:pStyle w:val="CommentText"/>
      </w:pPr>
      <w:r w:rsidRPr="54EBEFAE">
        <w:t>2.3</w:t>
      </w:r>
      <w:r w:rsidRPr="54EBEFAE">
        <w:t>个月</w:t>
      </w:r>
      <w:r w:rsidRPr="54EBEFAE">
        <w:t>/6</w:t>
      </w:r>
      <w:r w:rsidRPr="54EBEFAE">
        <w:t>个月</w:t>
      </w:r>
      <w:r w:rsidRPr="54EBEFAE">
        <w:t>/12</w:t>
      </w:r>
      <w:r w:rsidRPr="54EBEFAE">
        <w:t>个月</w:t>
      </w:r>
      <w:r w:rsidRPr="54EBEFAE">
        <w:t>/18</w:t>
      </w:r>
      <w:r w:rsidRPr="54EBEFAE">
        <w:t>个月</w:t>
      </w:r>
      <w:r w:rsidRPr="54EBEFAE">
        <w:t>/24</w:t>
      </w:r>
      <w:r w:rsidRPr="54EBEFAE">
        <w:t>个月</w:t>
      </w:r>
      <w:r w:rsidRPr="54EBEFAE">
        <w:t xml:space="preserve"> </w:t>
      </w:r>
      <w:r w:rsidRPr="54EBEFAE">
        <w:t>无进展生存率和</w:t>
      </w:r>
      <w:r w:rsidRPr="54EBEFAE">
        <w:t>95% CI</w:t>
      </w:r>
    </w:p>
  </w:comment>
  <w:comment w:initials="扬丁" w:author="丁 扬" w:date="2025-06-10T12:47:00Z" w:id="337">
    <w:p w:rsidR="007323CF" w:rsidP="007323CF" w:rsidRDefault="007323CF" w14:paraId="4F275CCE" w14:textId="77777777">
      <w:pPr>
        <w:pStyle w:val="CommentText"/>
      </w:pPr>
      <w:r>
        <w:rPr>
          <w:rStyle w:val="CommentReference"/>
        </w:rPr>
        <w:annotationRef/>
      </w:r>
      <w:r>
        <w:rPr>
          <w:rFonts w:hint="eastAsia"/>
        </w:rPr>
        <w:t>已添加。</w:t>
      </w:r>
    </w:p>
  </w:comment>
  <w:comment w:initials="扬丁" w:author="丁 扬" w:date="2025-06-23T13:23:00Z" w:id="340">
    <w:p w:rsidR="0029548C" w:rsidP="0029548C" w:rsidRDefault="0029548C" w14:paraId="0A2568D3" w14:textId="77777777">
      <w:pPr>
        <w:pStyle w:val="CommentText"/>
      </w:pPr>
      <w:r>
        <w:rPr>
          <w:rStyle w:val="CommentReference"/>
        </w:rPr>
        <w:annotationRef/>
      </w:r>
      <w:r>
        <w:rPr>
          <w:rFonts w:hint="eastAsia"/>
        </w:rPr>
        <w:t>需要和孟薇讨论疑似</w:t>
      </w:r>
      <w:r>
        <w:rPr>
          <w:rFonts w:hint="eastAsia"/>
        </w:rPr>
        <w:t>PD</w:t>
      </w:r>
      <w:r>
        <w:rPr>
          <w:rFonts w:hint="eastAsia"/>
        </w:rPr>
        <w:t>的敏感性分析。</w:t>
      </w:r>
    </w:p>
  </w:comment>
  <w:comment w:initials="扬丁" w:author="丁 扬" w:date="2025-07-02T16:38:00Z" w:id="341">
    <w:p w:rsidR="008F56A1" w:rsidP="008F56A1" w:rsidRDefault="008F528B" w14:paraId="6A0ADC79" w14:textId="77777777">
      <w:pPr>
        <w:pStyle w:val="CommentText"/>
      </w:pPr>
      <w:r>
        <w:rPr>
          <w:rStyle w:val="CommentReference"/>
        </w:rPr>
        <w:annotationRef/>
      </w:r>
      <w:r w:rsidR="008F56A1">
        <w:rPr>
          <w:rFonts w:hint="eastAsia"/>
        </w:rPr>
        <w:t>增加该基于研究者的补充分析。</w:t>
      </w:r>
    </w:p>
  </w:comment>
  <w:comment w:initials="QL" w:author="Liang, Qunfeng" w:date="2025-07-03T13:26:00Z" w:id="342">
    <w:p w:rsidR="0070388B" w:rsidP="0070388B" w:rsidRDefault="0070388B" w14:paraId="395B6AF1" w14:textId="77777777">
      <w:pPr>
        <w:pStyle w:val="CommentText"/>
      </w:pPr>
      <w:r>
        <w:rPr>
          <w:rStyle w:val="CommentReference"/>
        </w:rPr>
        <w:annotationRef/>
      </w:r>
      <w:r>
        <w:rPr>
          <w:rFonts w:hint="eastAsia"/>
        </w:rPr>
        <w:t>基于研究者评估的</w:t>
      </w:r>
      <w:r>
        <w:rPr>
          <w:rFonts w:hint="eastAsia"/>
        </w:rPr>
        <w:t>PFS</w:t>
      </w:r>
      <w:r>
        <w:rPr>
          <w:rFonts w:hint="eastAsia"/>
        </w:rPr>
        <w:t>以疑似</w:t>
      </w:r>
      <w:r>
        <w:rPr>
          <w:rFonts w:hint="eastAsia"/>
        </w:rPr>
        <w:t>PD</w:t>
      </w:r>
      <w:r>
        <w:rPr>
          <w:rFonts w:hint="eastAsia"/>
        </w:rPr>
        <w:t>作为终点的补充分析已在下文“次要疗效终点分析”中体现。</w:t>
      </w:r>
    </w:p>
  </w:comment>
  <w:comment w:initials="扬丁" w:author="丁 扬" w:date="2025-06-03T17:24:00Z" w:id="365">
    <w:p w:rsidR="008424F1" w:rsidP="008424F1" w:rsidRDefault="008424F1" w14:paraId="44C66F57" w14:textId="2B9EA626">
      <w:pPr>
        <w:pStyle w:val="CommentText"/>
        <w:rPr>
          <w:lang w:eastAsia="zh-CN"/>
        </w:rPr>
      </w:pPr>
      <w:r>
        <w:rPr>
          <w:rStyle w:val="CommentReference"/>
        </w:rPr>
        <w:annotationRef/>
      </w:r>
      <w:r>
        <w:rPr>
          <w:rFonts w:hint="eastAsia"/>
        </w:rPr>
        <w:t>维布托昔是一个药物的名称吗？可考虑依据药物的</w:t>
      </w:r>
      <w:r>
        <w:rPr>
          <w:rFonts w:hint="eastAsia"/>
        </w:rPr>
        <w:t>PN</w:t>
      </w:r>
      <w:r>
        <w:rPr>
          <w:rFonts w:hint="eastAsia"/>
        </w:rPr>
        <w:t>从数据库中挑选出来。</w:t>
      </w:r>
      <w:r>
        <w:t>@Vivi</w:t>
      </w:r>
    </w:p>
  </w:comment>
  <w:comment w:initials="vivi" w:author="vivi" w:date="2025-06-05T13:51:00Z" w:id="366">
    <w:p w:rsidR="008424F1" w:rsidP="008424F1" w:rsidRDefault="008424F1" w14:paraId="0BAA3DA4" w14:textId="77777777">
      <w:pPr>
        <w:pStyle w:val="CommentText"/>
      </w:pPr>
      <w:r>
        <w:rPr>
          <w:rStyle w:val="CommentReference"/>
        </w:rPr>
        <w:annotationRef/>
      </w:r>
      <w:r>
        <w:rPr>
          <w:rFonts w:hint="eastAsia"/>
        </w:rPr>
        <w:t>可以通过</w:t>
      </w:r>
      <w:r>
        <w:rPr>
          <w:rFonts w:hint="eastAsia"/>
        </w:rPr>
        <w:t>coding listing</w:t>
      </w:r>
      <w:r>
        <w:rPr>
          <w:rFonts w:hint="eastAsia"/>
        </w:rPr>
        <w:t>匹配一下</w:t>
      </w:r>
    </w:p>
  </w:comment>
  <w:comment w:initials="BD" w:author="Bai, Dan" w:date="2025-06-12T16:22:00Z" w:id="367">
    <w:p w:rsidR="008424F1" w:rsidP="008424F1" w:rsidRDefault="008424F1" w14:paraId="1D0B78AC" w14:textId="77777777">
      <w:pPr>
        <w:pStyle w:val="CommentText"/>
      </w:pPr>
      <w:r>
        <w:rPr>
          <w:rStyle w:val="CommentReference"/>
        </w:rPr>
        <w:annotationRef/>
      </w:r>
      <w:r w:rsidRPr="2976F330">
        <w:rPr>
          <w:highlight w:val="yellow"/>
        </w:rPr>
        <w:t>从</w:t>
      </w:r>
      <w:r w:rsidRPr="2976F330">
        <w:rPr>
          <w:highlight w:val="yellow"/>
        </w:rPr>
        <w:t>”</w:t>
      </w:r>
      <w:r w:rsidRPr="2976F330">
        <w:rPr>
          <w:highlight w:val="yellow"/>
        </w:rPr>
        <w:t>既往</w:t>
      </w:r>
      <w:r w:rsidRPr="2976F330">
        <w:rPr>
          <w:highlight w:val="yellow"/>
        </w:rPr>
        <w:t>/</w:t>
      </w:r>
      <w:r w:rsidRPr="2976F330">
        <w:rPr>
          <w:highlight w:val="yellow"/>
        </w:rPr>
        <w:t>合并用药页面</w:t>
      </w:r>
      <w:r w:rsidRPr="2976F330">
        <w:rPr>
          <w:highlight w:val="yellow"/>
        </w:rPr>
        <w:t>“</w:t>
      </w:r>
      <w:r w:rsidRPr="2976F330">
        <w:rPr>
          <w:highlight w:val="yellow"/>
        </w:rPr>
        <w:t>还是</w:t>
      </w:r>
      <w:r w:rsidRPr="2976F330">
        <w:rPr>
          <w:highlight w:val="yellow"/>
        </w:rPr>
        <w:t>”cHL</w:t>
      </w:r>
      <w:r w:rsidRPr="2976F330">
        <w:rPr>
          <w:highlight w:val="yellow"/>
        </w:rPr>
        <w:t>治疗史</w:t>
      </w:r>
      <w:r w:rsidRPr="2976F330">
        <w:rPr>
          <w:highlight w:val="yellow"/>
        </w:rPr>
        <w:t>-</w:t>
      </w:r>
      <w:r w:rsidRPr="2976F330">
        <w:rPr>
          <w:highlight w:val="yellow"/>
        </w:rPr>
        <w:t>药物治疗</w:t>
      </w:r>
      <w:r w:rsidRPr="2976F330">
        <w:rPr>
          <w:highlight w:val="yellow"/>
        </w:rPr>
        <w:t>“</w:t>
      </w:r>
      <w:r w:rsidRPr="2976F330">
        <w:rPr>
          <w:highlight w:val="yellow"/>
        </w:rPr>
        <w:t>页面匹配？</w:t>
      </w:r>
    </w:p>
  </w:comment>
  <w:comment w:initials="扬丁" w:author="丁 扬" w:date="1900-01-01T00:00:00Z" w:id="368">
    <w:p w:rsidR="0016514C" w:rsidP="0016514C" w:rsidRDefault="00202DFC" w14:paraId="6948B725" w14:textId="77777777">
      <w:pPr>
        <w:pStyle w:val="CommentText"/>
      </w:pPr>
      <w:r>
        <w:rPr>
          <w:rStyle w:val="CommentReference"/>
        </w:rPr>
        <w:annotationRef/>
      </w:r>
      <w:r w:rsidR="0016514C">
        <w:rPr>
          <w:rFonts w:hint="eastAsia"/>
        </w:rPr>
        <w:t>既往</w:t>
      </w:r>
      <w:r w:rsidR="0016514C">
        <w:rPr>
          <w:rFonts w:hint="eastAsia"/>
        </w:rPr>
        <w:t>chl</w:t>
      </w:r>
      <w:r w:rsidR="0016514C">
        <w:rPr>
          <w:rFonts w:hint="eastAsia"/>
        </w:rPr>
        <w:t>药物史，</w:t>
      </w:r>
      <w:r w:rsidR="0016514C">
        <w:rPr>
          <w:rFonts w:hint="eastAsia"/>
        </w:rPr>
        <w:t xml:space="preserve">drugname = </w:t>
      </w:r>
      <w:r w:rsidR="0016514C">
        <w:rPr>
          <w:rFonts w:hint="eastAsia"/>
        </w:rPr>
        <w:t>“维布妥昔单抗”</w:t>
      </w:r>
    </w:p>
  </w:comment>
  <w:comment w:initials="D" w:author="Dan" w:date="2024-05-17T10:31:00Z" w:id="375">
    <w:p w:rsidR="00962A20" w:rsidP="00962A20" w:rsidRDefault="00962A20" w14:paraId="109E3354" w14:textId="374E57A6">
      <w:pPr>
        <w:pStyle w:val="CommentText"/>
        <w:rPr>
          <w:lang w:eastAsia="zh-CN"/>
        </w:rPr>
      </w:pPr>
      <w:r>
        <w:rPr>
          <w:rStyle w:val="CommentReference"/>
        </w:rPr>
        <w:annotationRef/>
      </w:r>
      <w:r>
        <w:rPr>
          <w:rFonts w:hint="eastAsia"/>
          <w:lang w:eastAsia="zh-CN"/>
        </w:rPr>
        <w:t>请申办方确认是否对研究者评估的</w:t>
      </w:r>
      <w:r>
        <w:rPr>
          <w:rFonts w:hint="eastAsia"/>
          <w:lang w:eastAsia="zh-CN"/>
        </w:rPr>
        <w:t>PFS</w:t>
      </w:r>
      <w:r>
        <w:rPr>
          <w:rFonts w:hint="eastAsia"/>
          <w:lang w:eastAsia="zh-CN"/>
        </w:rPr>
        <w:t>也做亚组分析。</w:t>
      </w:r>
    </w:p>
  </w:comment>
  <w:comment w:initials="孟" w:author="孟 薇" w:date="2024-06-25T14:44:00Z" w:id="376">
    <w:p w:rsidR="00962A20" w:rsidP="00962A20" w:rsidRDefault="00962A20" w14:paraId="2023DEC8" w14:textId="77777777">
      <w:pPr>
        <w:pStyle w:val="CommentText"/>
      </w:pPr>
      <w:r>
        <w:rPr>
          <w:rStyle w:val="CommentReference"/>
        </w:rPr>
        <w:annotationRef/>
      </w:r>
      <w:r>
        <w:rPr>
          <w:rFonts w:hint="eastAsia"/>
          <w:highlight w:val="yellow"/>
        </w:rPr>
        <w:t>个人认为可以，也请教一下</w:t>
      </w:r>
      <w:r>
        <w:rPr>
          <w:rFonts w:hint="eastAsia"/>
          <w:highlight w:val="yellow"/>
        </w:rPr>
        <w:t>@Jen</w:t>
      </w:r>
      <w:r>
        <w:rPr>
          <w:rFonts w:hint="eastAsia"/>
          <w:highlight w:val="yellow"/>
        </w:rPr>
        <w:t>的看法</w:t>
      </w:r>
    </w:p>
  </w:comment>
  <w:comment w:initials="JEN" w:author="JEN LI" w:date="2024-06-28T10:33:00Z" w:id="377">
    <w:p w:rsidR="00962A20" w:rsidP="00962A20" w:rsidRDefault="00962A20" w14:paraId="1B265A27" w14:textId="77777777">
      <w:pPr>
        <w:pStyle w:val="CommentText"/>
      </w:pPr>
      <w:r>
        <w:rPr>
          <w:rStyle w:val="CommentReference"/>
        </w:rPr>
        <w:annotationRef/>
      </w:r>
      <w:r>
        <w:rPr>
          <w:rFonts w:hint="eastAsia"/>
          <w:lang w:eastAsia="zh-CN"/>
        </w:rPr>
        <w:t>可以</w:t>
      </w:r>
    </w:p>
  </w:comment>
  <w:comment w:initials="扬丁" w:author="丁 扬" w:date="2025-06-09T13:33:00Z" w:id="379">
    <w:p w:rsidR="008F4CE1" w:rsidP="008F4CE1" w:rsidRDefault="008F4CE1" w14:paraId="4097377D" w14:textId="77777777">
      <w:pPr>
        <w:pStyle w:val="CommentText"/>
      </w:pPr>
      <w:r>
        <w:rPr>
          <w:rStyle w:val="CommentReference"/>
        </w:rPr>
        <w:annotationRef/>
      </w:r>
      <w:r>
        <w:rPr>
          <w:rFonts w:hint="eastAsia"/>
        </w:rPr>
        <w:t>我建议亚组分析只基于主要终点</w:t>
      </w:r>
      <w:r>
        <w:rPr>
          <w:rFonts w:hint="eastAsia"/>
        </w:rPr>
        <w:t>IRC PFS</w:t>
      </w:r>
      <w:r>
        <w:rPr>
          <w:rFonts w:hint="eastAsia"/>
        </w:rPr>
        <w:t>，基于研究者的亚组分析不用做了</w:t>
      </w:r>
      <w:r>
        <w:t xml:space="preserve"> @adelle</w:t>
      </w:r>
    </w:p>
  </w:comment>
  <w:comment w:initials="桢王" w:author="王 桢" w:date="2025-06-24T14:33:00Z" w:id="380">
    <w:p w:rsidR="007F0021" w:rsidP="007F0021" w:rsidRDefault="007F0021" w14:paraId="0BEE9BEF" w14:textId="77777777">
      <w:pPr>
        <w:pStyle w:val="CommentText"/>
      </w:pPr>
      <w:r>
        <w:rPr>
          <w:rStyle w:val="CommentReference"/>
        </w:rPr>
        <w:annotationRef/>
      </w:r>
      <w:r>
        <w:t>Agree</w:t>
      </w:r>
    </w:p>
  </w:comment>
  <w:comment w:initials="D" w:author="Dan" w:date="2024-05-17T11:03:00Z" w:id="382">
    <w:p w:rsidR="002330F8" w:rsidRDefault="00394453" w14:paraId="0E956136" w14:textId="02E34991">
      <w:pPr>
        <w:pStyle w:val="CommentText"/>
      </w:pPr>
      <w:r>
        <w:rPr>
          <w:rFonts w:hint="eastAsia"/>
        </w:rPr>
        <w:t>目前只对随机分层因素进行了亚组分析，如果有其他关注的亚组，请医学提供分组信息。</w:t>
      </w:r>
    </w:p>
  </w:comment>
  <w:comment w:initials="亮黄" w:author="黄 亮" w:date="2024-06-04T11:07:00Z" w:id="383">
    <w:p w:rsidR="002330F8" w:rsidRDefault="00394453" w14:paraId="0E956137" w14:textId="77777777">
      <w:pPr>
        <w:pStyle w:val="CommentText"/>
      </w:pPr>
      <w:r>
        <w:t>ADA</w:t>
      </w:r>
      <w:r>
        <w:rPr>
          <w:rFonts w:hint="eastAsia"/>
        </w:rPr>
        <w:t>或中和抗体阳性</w:t>
      </w:r>
      <w:r>
        <w:rPr>
          <w:rFonts w:hint="eastAsia"/>
        </w:rPr>
        <w:t xml:space="preserve"> vs</w:t>
      </w:r>
      <w:r>
        <w:rPr>
          <w:rFonts w:hint="eastAsia"/>
        </w:rPr>
        <w:t>阴性建议进行亚组分析</w:t>
      </w:r>
    </w:p>
  </w:comment>
  <w:comment w:initials="BD" w:author="Bai, Dan" w:date="2024-06-26T16:47:00Z" w:id="384">
    <w:p w:rsidR="29489B6B" w:rsidRDefault="29489B6B" w14:paraId="1309DD50" w14:textId="459006CA">
      <w:pPr>
        <w:pStyle w:val="CommentText"/>
      </w:pPr>
      <w:r>
        <w:t>这里的亚组分析是在相应亚组中对试验组和对照组</w:t>
      </w:r>
      <w:r>
        <w:t>PFS</w:t>
      </w:r>
      <w:r>
        <w:t>进行比较，由于</w:t>
      </w:r>
      <w:r>
        <w:t>ADA</w:t>
      </w:r>
      <w:r>
        <w:t>和中和抗体只在试验组中测量，无法和对照组进行</w:t>
      </w:r>
      <w:r>
        <w:t>PFS</w:t>
      </w:r>
      <w:r>
        <w:t>比较，因此建议放到探索性分析</w:t>
      </w:r>
      <w:r>
        <w:t>-</w:t>
      </w:r>
      <w:r>
        <w:t>免疫原性分析部分进行。</w:t>
      </w:r>
      <w:r>
        <w:rPr>
          <w:rStyle w:val="CommentReference"/>
        </w:rPr>
        <w:annotationRef/>
      </w:r>
    </w:p>
  </w:comment>
  <w:comment w:initials="薇孟" w:author="孟 薇" w:date="2024-06-25T15:10:00Z" w:id="385">
    <w:p w:rsidR="002330F8" w:rsidRDefault="00394453" w14:paraId="0E956138" w14:textId="77777777">
      <w:pPr>
        <w:pStyle w:val="CommentText"/>
      </w:pPr>
      <w:r>
        <w:rPr>
          <w:rFonts w:hint="eastAsia"/>
        </w:rPr>
        <w:t>既往是否接受维布妥昔治疗（是，否）；进入研究时</w:t>
      </w:r>
      <w:r>
        <w:rPr>
          <w:rFonts w:hint="eastAsia"/>
        </w:rPr>
        <w:t>Lugano</w:t>
      </w:r>
      <w:r>
        <w:rPr>
          <w:rFonts w:hint="eastAsia"/>
        </w:rPr>
        <w:t>分期（</w:t>
      </w:r>
      <w:r>
        <w:rPr>
          <w:rFonts w:hint="eastAsia"/>
        </w:rPr>
        <w:t>I</w:t>
      </w:r>
      <w:r>
        <w:rPr>
          <w:rFonts w:hint="eastAsia"/>
        </w:rPr>
        <w:t>，</w:t>
      </w:r>
      <w:r>
        <w:rPr>
          <w:rFonts w:hint="eastAsia"/>
        </w:rPr>
        <w:t>II</w:t>
      </w:r>
      <w:r>
        <w:rPr>
          <w:rFonts w:hint="eastAsia"/>
        </w:rPr>
        <w:t>，</w:t>
      </w:r>
      <w:r>
        <w:rPr>
          <w:rFonts w:hint="eastAsia"/>
        </w:rPr>
        <w:t>III</w:t>
      </w:r>
      <w:r>
        <w:rPr>
          <w:rFonts w:hint="eastAsia"/>
        </w:rPr>
        <w:t>，</w:t>
      </w:r>
      <w:r>
        <w:rPr>
          <w:rFonts w:hint="eastAsia"/>
        </w:rPr>
        <w:t>IV</w:t>
      </w:r>
      <w:r>
        <w:rPr>
          <w:rFonts w:hint="eastAsia"/>
        </w:rPr>
        <w:t>）</w:t>
      </w:r>
    </w:p>
  </w:comment>
  <w:comment w:initials="BD" w:author="Bai, Dan" w:date="2024-06-26T16:44:00Z" w:id="386">
    <w:p w:rsidR="29489B6B" w:rsidRDefault="29489B6B" w14:paraId="7B8606A3" w14:textId="24A89169">
      <w:pPr>
        <w:pStyle w:val="CommentText"/>
      </w:pPr>
      <w:r>
        <w:t>已添加</w:t>
      </w:r>
      <w:r>
        <w:rPr>
          <w:rStyle w:val="CommentReference"/>
        </w:rPr>
        <w:annotationRef/>
      </w:r>
    </w:p>
  </w:comment>
  <w:comment w:initials="扬丁" w:author="丁 扬" w:date="2025-06-03T17:21:00Z" w:id="387">
    <w:p w:rsidR="00D03265" w:rsidP="00D03265" w:rsidRDefault="00D03265" w14:paraId="3B880A78" w14:textId="77777777">
      <w:pPr>
        <w:pStyle w:val="CommentText"/>
      </w:pPr>
      <w:r>
        <w:rPr>
          <w:rStyle w:val="CommentReference"/>
        </w:rPr>
        <w:annotationRef/>
      </w:r>
      <w:r>
        <w:t>@</w:t>
      </w:r>
      <w:r>
        <w:rPr>
          <w:rFonts w:hint="eastAsia"/>
        </w:rPr>
        <w:t>Vivi</w:t>
      </w:r>
      <w:r>
        <w:rPr>
          <w:rFonts w:hint="eastAsia"/>
        </w:rPr>
        <w:t>，各个分期的受试者比例如何，若某一个</w:t>
      </w:r>
      <w:r>
        <w:t>/</w:t>
      </w:r>
      <w:r>
        <w:rPr>
          <w:rFonts w:hint="eastAsia"/>
        </w:rPr>
        <w:t>某几个分期下受试者人数较少，可考虑合并受试者人数较少的分期。</w:t>
      </w:r>
    </w:p>
  </w:comment>
  <w:comment w:initials="vivi" w:author="vivi" w:date="2025-06-05T13:55:00Z" w:id="388">
    <w:p w:rsidR="00AA6AA4" w:rsidP="00AA6AA4" w:rsidRDefault="00AA6AA4" w14:paraId="63005DA0" w14:textId="77777777">
      <w:pPr>
        <w:pStyle w:val="CommentText"/>
      </w:pPr>
      <w:r>
        <w:rPr>
          <w:rStyle w:val="CommentReference"/>
        </w:rPr>
        <w:annotationRef/>
      </w:r>
      <w:r>
        <w:rPr>
          <w:rFonts w:hint="eastAsia"/>
        </w:rPr>
        <w:t>绝大多数为</w:t>
      </w:r>
      <w:r>
        <w:rPr>
          <w:rFonts w:hint="eastAsia"/>
        </w:rPr>
        <w:t>III</w:t>
      </w:r>
      <w:r>
        <w:rPr>
          <w:rFonts w:hint="eastAsia"/>
        </w:rPr>
        <w:t>，</w:t>
      </w:r>
      <w:r>
        <w:rPr>
          <w:rFonts w:hint="eastAsia"/>
        </w:rPr>
        <w:t>IV</w:t>
      </w:r>
      <w:r>
        <w:rPr>
          <w:rFonts w:hint="eastAsia"/>
        </w:rPr>
        <w:t>期</w:t>
      </w:r>
    </w:p>
  </w:comment>
  <w:comment w:initials="vivi" w:author="vivi" w:date="2025-06-05T13:51:00Z" w:id="393">
    <w:p w:rsidR="007B265D" w:rsidP="007B265D" w:rsidRDefault="007B265D" w14:paraId="74CA45C5" w14:textId="569D3DE8">
      <w:pPr>
        <w:pStyle w:val="CommentText"/>
      </w:pPr>
      <w:r>
        <w:rPr>
          <w:rStyle w:val="CommentReference"/>
        </w:rPr>
        <w:annotationRef/>
      </w:r>
      <w:r>
        <w:t>ECOG 0/1</w:t>
      </w:r>
      <w:r>
        <w:rPr>
          <w:rFonts w:hint="eastAsia"/>
        </w:rPr>
        <w:t>与</w:t>
      </w:r>
      <w:r>
        <w:t>2</w:t>
      </w:r>
      <w:r>
        <w:rPr>
          <w:rFonts w:hint="eastAsia"/>
        </w:rPr>
        <w:t>是分层因素，那么是否要看</w:t>
      </w:r>
      <w:r>
        <w:t>0/1</w:t>
      </w:r>
      <w:r>
        <w:rPr>
          <w:rFonts w:hint="eastAsia"/>
        </w:rPr>
        <w:t>与</w:t>
      </w:r>
      <w:r>
        <w:t>2</w:t>
      </w:r>
      <w:r>
        <w:rPr>
          <w:rFonts w:hint="eastAsia"/>
        </w:rPr>
        <w:t>？</w:t>
      </w:r>
    </w:p>
    <w:p w:rsidR="007B265D" w:rsidP="007B265D" w:rsidRDefault="007B265D" w14:paraId="45EB3E7F" w14:textId="77777777">
      <w:pPr>
        <w:pStyle w:val="CommentText"/>
      </w:pPr>
      <w:r>
        <w:rPr>
          <w:rFonts w:hint="eastAsia"/>
        </w:rPr>
        <w:t>II</w:t>
      </w:r>
      <w:r>
        <w:rPr>
          <w:rFonts w:hint="eastAsia"/>
        </w:rPr>
        <w:t>期试验，</w:t>
      </w:r>
      <w:r>
        <w:t>2</w:t>
      </w:r>
      <w:r>
        <w:rPr>
          <w:rFonts w:hint="eastAsia"/>
        </w:rPr>
        <w:t>分患者极少</w:t>
      </w:r>
    </w:p>
  </w:comment>
  <w:comment w:initials="QL" w:author="Liang, Qunfeng" w:date="2025-06-12T11:49:00Z" w:id="394">
    <w:p w:rsidR="006D49CE" w:rsidP="006D49CE" w:rsidRDefault="006D49CE" w14:paraId="236DCF1C" w14:textId="77777777">
      <w:pPr>
        <w:pStyle w:val="CommentText"/>
      </w:pPr>
      <w:r>
        <w:rPr>
          <w:rStyle w:val="CommentReference"/>
        </w:rPr>
        <w:annotationRef/>
      </w:r>
      <w:r>
        <w:rPr>
          <w:rFonts w:hint="eastAsia"/>
        </w:rPr>
        <w:t>可以先按这样分层，</w:t>
      </w:r>
      <w:r>
        <w:rPr>
          <w:rFonts w:hint="eastAsia"/>
        </w:rPr>
        <w:t>dry run</w:t>
      </w:r>
      <w:r>
        <w:rPr>
          <w:rFonts w:hint="eastAsia"/>
        </w:rPr>
        <w:t>时看看结果</w:t>
      </w:r>
    </w:p>
  </w:comment>
  <w:comment w:initials="扬丁" w:author="丁 扬" w:date="2025-06-03T17:24:00Z" w:id="398">
    <w:p w:rsidR="00AC0079" w:rsidP="00AC0079" w:rsidRDefault="00AC0079" w14:paraId="1B124E02" w14:textId="78E9C6C7">
      <w:pPr>
        <w:pStyle w:val="CommentText"/>
      </w:pPr>
      <w:r>
        <w:rPr>
          <w:rStyle w:val="CommentReference"/>
        </w:rPr>
        <w:annotationRef/>
      </w:r>
      <w:r>
        <w:rPr>
          <w:rFonts w:hint="eastAsia"/>
        </w:rPr>
        <w:t>维布托昔是一个药物的名称吗？可考虑依据药物的</w:t>
      </w:r>
      <w:r>
        <w:rPr>
          <w:rFonts w:hint="eastAsia"/>
        </w:rPr>
        <w:t>PN</w:t>
      </w:r>
      <w:r>
        <w:rPr>
          <w:rFonts w:hint="eastAsia"/>
        </w:rPr>
        <w:t>从数据库中挑选出来。</w:t>
      </w:r>
      <w:r>
        <w:t>@Vivi</w:t>
      </w:r>
    </w:p>
  </w:comment>
  <w:comment w:initials="vivi" w:author="vivi" w:date="2025-06-05T13:51:00Z" w:id="399">
    <w:p w:rsidR="007B265D" w:rsidP="007B265D" w:rsidRDefault="007B265D" w14:paraId="67DFADE6" w14:textId="77777777">
      <w:pPr>
        <w:pStyle w:val="CommentText"/>
      </w:pPr>
      <w:r>
        <w:rPr>
          <w:rStyle w:val="CommentReference"/>
        </w:rPr>
        <w:annotationRef/>
      </w:r>
      <w:r>
        <w:rPr>
          <w:rFonts w:hint="eastAsia"/>
        </w:rPr>
        <w:t>可以通过</w:t>
      </w:r>
      <w:r>
        <w:rPr>
          <w:rFonts w:hint="eastAsia"/>
        </w:rPr>
        <w:t>coding listing</w:t>
      </w:r>
      <w:r>
        <w:rPr>
          <w:rFonts w:hint="eastAsia"/>
        </w:rPr>
        <w:t>匹配一下</w:t>
      </w:r>
    </w:p>
  </w:comment>
  <w:comment w:initials="BD" w:author="Bai, Dan" w:date="2025-06-12T16:22:00Z" w:id="400">
    <w:p w:rsidR="00114392" w:rsidRDefault="00114392" w14:paraId="1FD057D1" w14:textId="1976E284">
      <w:pPr>
        <w:pStyle w:val="CommentText"/>
      </w:pPr>
      <w:r>
        <w:rPr>
          <w:rStyle w:val="CommentReference"/>
        </w:rPr>
        <w:annotationRef/>
      </w:r>
      <w:r w:rsidRPr="2976F330">
        <w:rPr>
          <w:highlight w:val="yellow"/>
        </w:rPr>
        <w:t>从</w:t>
      </w:r>
      <w:r w:rsidRPr="2976F330">
        <w:rPr>
          <w:highlight w:val="yellow"/>
        </w:rPr>
        <w:t>”</w:t>
      </w:r>
      <w:r w:rsidRPr="2976F330">
        <w:rPr>
          <w:highlight w:val="yellow"/>
        </w:rPr>
        <w:t>既往</w:t>
      </w:r>
      <w:r w:rsidRPr="2976F330">
        <w:rPr>
          <w:highlight w:val="yellow"/>
        </w:rPr>
        <w:t>/</w:t>
      </w:r>
      <w:r w:rsidRPr="2976F330">
        <w:rPr>
          <w:highlight w:val="yellow"/>
        </w:rPr>
        <w:t>合并用药页面</w:t>
      </w:r>
      <w:r w:rsidRPr="2976F330">
        <w:rPr>
          <w:highlight w:val="yellow"/>
        </w:rPr>
        <w:t>“</w:t>
      </w:r>
      <w:r w:rsidRPr="2976F330">
        <w:rPr>
          <w:highlight w:val="yellow"/>
        </w:rPr>
        <w:t>还是</w:t>
      </w:r>
      <w:r w:rsidRPr="2976F330">
        <w:rPr>
          <w:highlight w:val="yellow"/>
        </w:rPr>
        <w:t>”cHL</w:t>
      </w:r>
      <w:r w:rsidRPr="2976F330">
        <w:rPr>
          <w:highlight w:val="yellow"/>
        </w:rPr>
        <w:t>治疗史</w:t>
      </w:r>
      <w:r w:rsidRPr="2976F330">
        <w:rPr>
          <w:highlight w:val="yellow"/>
        </w:rPr>
        <w:t>-</w:t>
      </w:r>
      <w:r w:rsidRPr="2976F330">
        <w:rPr>
          <w:highlight w:val="yellow"/>
        </w:rPr>
        <w:t>药物治疗</w:t>
      </w:r>
      <w:r w:rsidRPr="2976F330">
        <w:rPr>
          <w:highlight w:val="yellow"/>
        </w:rPr>
        <w:t>“</w:t>
      </w:r>
      <w:r w:rsidRPr="2976F330">
        <w:rPr>
          <w:highlight w:val="yellow"/>
        </w:rPr>
        <w:t>页面匹配？</w:t>
      </w:r>
    </w:p>
  </w:comment>
  <w:comment w:initials="XZ" w:author="Xie, Zhidong" w:date="2024-07-01T20:44:00Z" w:id="401">
    <w:p w:rsidR="0DF289D9" w:rsidRDefault="0DF289D9" w14:paraId="24D9196A" w14:textId="4DE93C1D">
      <w:pPr>
        <w:pStyle w:val="CommentText"/>
      </w:pPr>
      <w:r>
        <w:t>判断规则？</w:t>
      </w:r>
      <w:r>
        <w:rPr>
          <w:rStyle w:val="CommentReference"/>
        </w:rPr>
        <w:annotationRef/>
      </w:r>
    </w:p>
  </w:comment>
  <w:comment w:initials="BD" w:author="Bai, Dan" w:date="2024-07-02T10:03:00Z" w:id="402">
    <w:p w:rsidR="39A850EA" w:rsidRDefault="39A850EA" w14:paraId="16C1A8FA" w14:textId="685AB719">
      <w:pPr>
        <w:pStyle w:val="CommentText"/>
      </w:pPr>
      <w:r>
        <w:t>目前的</w:t>
      </w:r>
      <w:r>
        <w:t>CRF</w:t>
      </w:r>
      <w:r>
        <w:t>中没有针对维布妥昔治疗的单独选项，是否需要从</w:t>
      </w:r>
      <w:r>
        <w:t>“cHL</w:t>
      </w:r>
      <w:r>
        <w:t>治疗史</w:t>
      </w:r>
      <w:r>
        <w:t>-</w:t>
      </w:r>
      <w:r>
        <w:t>药物治疗</w:t>
      </w:r>
      <w:r>
        <w:t>”</w:t>
      </w:r>
      <w:r>
        <w:t>页面</w:t>
      </w:r>
      <w:r>
        <w:t>“</w:t>
      </w:r>
      <w:r>
        <w:t>方案名称</w:t>
      </w:r>
      <w:r>
        <w:t>”</w:t>
      </w:r>
      <w:r>
        <w:t>变量进行文字匹配？</w:t>
      </w:r>
      <w:r>
        <w:rPr>
          <w:rStyle w:val="CommentReference"/>
        </w:rPr>
        <w:annotationRef/>
      </w:r>
    </w:p>
  </w:comment>
  <w:comment w:initials="扬丁" w:author="丁 扬" w:date="2025-06-09T15:13:00Z" w:id="410">
    <w:p w:rsidR="006E5E80" w:rsidP="006E5E80" w:rsidRDefault="006E5E80" w14:paraId="4493726B" w14:textId="77777777">
      <w:pPr>
        <w:pStyle w:val="CommentText"/>
      </w:pPr>
      <w:r>
        <w:rPr>
          <w:rStyle w:val="CommentReference"/>
        </w:rPr>
        <w:annotationRef/>
      </w:r>
      <w:r>
        <w:t>@</w:t>
      </w:r>
      <w:r>
        <w:rPr>
          <w:rFonts w:hint="eastAsia"/>
        </w:rPr>
        <w:t>Vivi</w:t>
      </w:r>
      <w:r>
        <w:rPr>
          <w:rFonts w:hint="eastAsia"/>
        </w:rPr>
        <w:t>，需要提供划分年龄的标准</w:t>
      </w:r>
      <w:r>
        <w:rPr>
          <w:rFonts w:hint="eastAsia"/>
        </w:rPr>
        <w:t xml:space="preserve"> </w:t>
      </w:r>
      <w:r>
        <w:rPr>
          <w:rFonts w:hint="eastAsia"/>
        </w:rPr>
        <w:t>“</w:t>
      </w:r>
      <w:r>
        <w:t>&gt;= x</w:t>
      </w:r>
      <w:r>
        <w:rPr>
          <w:rFonts w:hint="eastAsia"/>
        </w:rPr>
        <w:t>岁”，“</w:t>
      </w:r>
      <w:r>
        <w:t xml:space="preserve">&lt; x </w:t>
      </w:r>
      <w:r>
        <w:rPr>
          <w:rFonts w:hint="eastAsia"/>
        </w:rPr>
        <w:t>岁”</w:t>
      </w:r>
    </w:p>
  </w:comment>
  <w:comment w:initials="BD" w:author="Bai, Dan" w:date="2025-06-12T16:21:00Z" w:id="411">
    <w:p w:rsidR="00114392" w:rsidRDefault="00114392" w14:paraId="7B75AFC5" w14:textId="783C90CC">
      <w:pPr>
        <w:pStyle w:val="CommentText"/>
      </w:pPr>
      <w:r>
        <w:rPr>
          <w:rStyle w:val="CommentReference"/>
        </w:rPr>
        <w:annotationRef/>
      </w:r>
      <w:r w:rsidRPr="04A72E0D">
        <w:rPr>
          <w:highlight w:val="yellow"/>
        </w:rPr>
        <w:t>需要请医学提供年龄分组</w:t>
      </w:r>
    </w:p>
  </w:comment>
  <w:comment w:initials="王桢" w:author="王 桢" w:date="2025-06-05T15:06:00Z" w:id="419">
    <w:p w:rsidR="00691CA7" w:rsidRDefault="00691CA7" w14:paraId="16BA6724" w14:textId="6CA43FB5">
      <w:pPr>
        <w:pStyle w:val="CommentText"/>
      </w:pPr>
      <w:r>
        <w:rPr>
          <w:rStyle w:val="CommentReference"/>
        </w:rPr>
        <w:annotationRef/>
      </w:r>
      <w:r w:rsidRPr="0F218C8A">
        <w:t>删除</w:t>
      </w:r>
    </w:p>
  </w:comment>
  <w:comment w:initials="志杨" w:author="杨 志军" w:date="2025-06-04T09:57:00Z" w:id="420">
    <w:p w:rsidR="00283FBC" w:rsidP="00283FBC" w:rsidRDefault="00283FBC" w14:paraId="32DDA895" w14:textId="77777777">
      <w:pPr>
        <w:pStyle w:val="CommentText"/>
        <w:ind w:left="440"/>
      </w:pPr>
      <w:r>
        <w:rPr>
          <w:rStyle w:val="CommentReference"/>
        </w:rPr>
        <w:annotationRef/>
      </w:r>
      <w:r>
        <w:t xml:space="preserve">ECOG </w:t>
      </w:r>
      <w:r>
        <w:rPr>
          <w:rFonts w:hint="eastAsia"/>
        </w:rPr>
        <w:t>和自体干细胞植：是</w:t>
      </w:r>
      <w:r>
        <w:rPr>
          <w:rFonts w:hint="eastAsia"/>
        </w:rPr>
        <w:t>un</w:t>
      </w:r>
      <w:r>
        <w:t xml:space="preserve">-stratified log-rank </w:t>
      </w:r>
      <w:r>
        <w:rPr>
          <w:rFonts w:hint="eastAsia"/>
        </w:rPr>
        <w:t>和</w:t>
      </w:r>
      <w:r>
        <w:t>C</w:t>
      </w:r>
      <w:r>
        <w:rPr>
          <w:rFonts w:hint="eastAsia"/>
        </w:rPr>
        <w:t xml:space="preserve">ox </w:t>
      </w:r>
      <w:r>
        <w:rPr>
          <w:rFonts w:hint="eastAsia"/>
        </w:rPr>
        <w:t>模型，其它使用</w:t>
      </w:r>
      <w:r>
        <w:rPr>
          <w:rFonts w:hint="eastAsia"/>
        </w:rPr>
        <w:t>str</w:t>
      </w:r>
      <w:r>
        <w:t xml:space="preserve">atified </w:t>
      </w:r>
      <w:r>
        <w:rPr>
          <w:rFonts w:hint="eastAsia"/>
        </w:rPr>
        <w:t>分析？</w:t>
      </w:r>
    </w:p>
  </w:comment>
  <w:comment w:initials="QL" w:author="Liang, Qunfeng" w:date="2025-06-11T17:13:00Z" w:id="421">
    <w:p w:rsidR="002E76C7" w:rsidP="002E76C7" w:rsidRDefault="002E76C7" w14:paraId="6A77C6F7" w14:textId="77777777">
      <w:pPr>
        <w:pStyle w:val="CommentText"/>
      </w:pPr>
      <w:r>
        <w:rPr>
          <w:rStyle w:val="CommentReference"/>
        </w:rPr>
        <w:annotationRef/>
      </w:r>
      <w:r>
        <w:rPr>
          <w:rFonts w:hint="eastAsia"/>
        </w:rPr>
        <w:t>对</w:t>
      </w:r>
      <w:r>
        <w:rPr>
          <w:rFonts w:hint="eastAsia"/>
        </w:rPr>
        <w:t>ECOG</w:t>
      </w:r>
      <w:r>
        <w:rPr>
          <w:rFonts w:hint="eastAsia"/>
        </w:rPr>
        <w:t>亚组分析时，仅使用自体干细胞移植作为分层因素。反之，对使用自体干细胞移植进行亚组分析时，仅使用</w:t>
      </w:r>
      <w:r>
        <w:rPr>
          <w:rFonts w:hint="eastAsia"/>
        </w:rPr>
        <w:t>ECOG</w:t>
      </w:r>
      <w:r>
        <w:rPr>
          <w:rFonts w:hint="eastAsia"/>
        </w:rPr>
        <w:t>评分作为分层因素。</w:t>
      </w:r>
    </w:p>
  </w:comment>
  <w:comment w:initials="桢王" w:author="王 桢" w:date="2025-08-11T15:25:00Z" w:id="427">
    <w:p w:rsidR="008922DE" w:rsidP="008922DE" w:rsidRDefault="008922DE" w14:paraId="500A79A2" w14:textId="77777777">
      <w:pPr>
        <w:pStyle w:val="CommentText"/>
      </w:pPr>
      <w:r>
        <w:rPr>
          <w:rStyle w:val="CommentReference"/>
        </w:rPr>
        <w:annotationRef/>
      </w:r>
      <w:r>
        <w:rPr>
          <w:rFonts w:hint="eastAsia"/>
        </w:rPr>
        <w:t>不体现在</w:t>
      </w:r>
      <w:r>
        <w:rPr>
          <w:rFonts w:hint="eastAsia"/>
        </w:rPr>
        <w:t>SAP</w:t>
      </w:r>
      <w:r>
        <w:rPr>
          <w:rFonts w:hint="eastAsia"/>
        </w:rPr>
        <w:t>中</w:t>
      </w:r>
    </w:p>
  </w:comment>
  <w:comment w:initials="扬丁" w:author="丁 扬" w:date="2025-06-03T13:00:00Z" w:id="429">
    <w:p w:rsidR="00614DE8" w:rsidP="00614DE8" w:rsidRDefault="007E1FA7" w14:paraId="7A0053B3" w14:textId="7277BA64">
      <w:pPr>
        <w:pStyle w:val="CommentText"/>
      </w:pPr>
      <w:r>
        <w:rPr>
          <w:rStyle w:val="CommentReference"/>
        </w:rPr>
        <w:annotationRef/>
      </w:r>
      <w:r w:rsidR="00614DE8">
        <w:rPr>
          <w:rFonts w:hint="eastAsia"/>
        </w:rPr>
        <w:t>只考虑影像检查日期，疗评页面中的评估日期不考虑。</w:t>
      </w:r>
    </w:p>
  </w:comment>
  <w:comment w:initials="QL" w:author="Liang, Qunfeng" w:date="2025-06-11T17:26:00Z" w:id="430">
    <w:p w:rsidR="00AE1E45" w:rsidP="00AE1E45" w:rsidRDefault="00AE1E45" w14:paraId="6908A6F9" w14:textId="77777777">
      <w:pPr>
        <w:pStyle w:val="CommentText"/>
      </w:pPr>
      <w:r>
        <w:rPr>
          <w:rStyle w:val="CommentReference"/>
        </w:rPr>
        <w:annotationRef/>
      </w:r>
      <w:r>
        <w:rPr>
          <w:rFonts w:hint="eastAsia"/>
        </w:rPr>
        <w:t>已更改</w:t>
      </w:r>
    </w:p>
  </w:comment>
  <w:comment w:initials="志杨" w:author="杨 志军" w:date="2025-06-04T10:08:00Z" w:id="431">
    <w:p w:rsidR="00C1347D" w:rsidP="00C1347D" w:rsidRDefault="00C1347D" w14:paraId="75F42796" w14:textId="3ECEAF4C">
      <w:pPr>
        <w:pStyle w:val="CommentText"/>
      </w:pPr>
      <w:r>
        <w:rPr>
          <w:rStyle w:val="CommentReference"/>
        </w:rPr>
        <w:annotationRef/>
      </w:r>
      <w:r>
        <w:rPr>
          <w:rFonts w:hint="eastAsia"/>
        </w:rPr>
        <w:t>因去掉研究结束页面原因为“死亡“</w:t>
      </w:r>
      <w:r>
        <w:rPr>
          <w:rFonts w:hint="eastAsia"/>
        </w:rPr>
        <w:t xml:space="preserve"> </w:t>
      </w:r>
      <w:r>
        <w:rPr>
          <w:rFonts w:hint="eastAsia"/>
        </w:rPr>
        <w:t>或“失访”</w:t>
      </w:r>
    </w:p>
  </w:comment>
  <w:comment w:initials="QL" w:author="Liang, Qunfeng" w:date="2025-06-11T17:25:00Z" w:id="432">
    <w:p w:rsidR="00AE1E45" w:rsidP="00AE1E45" w:rsidRDefault="00AE1E45" w14:paraId="0C005AAA" w14:textId="77777777">
      <w:pPr>
        <w:pStyle w:val="CommentText"/>
      </w:pPr>
      <w:r>
        <w:rPr>
          <w:rStyle w:val="CommentReference"/>
        </w:rPr>
        <w:annotationRef/>
      </w:r>
      <w:r>
        <w:rPr>
          <w:rFonts w:hint="eastAsia"/>
        </w:rPr>
        <w:t>已更改</w:t>
      </w:r>
    </w:p>
  </w:comment>
  <w:comment w:initials="XZ" w:author="Xie, Zhidong" w:date="2025-05-22T15:14:00Z" w:id="433">
    <w:p w:rsidR="0013755E" w:rsidP="0013755E" w:rsidRDefault="0013755E" w14:paraId="6A79BA2F" w14:textId="0E4E9F36">
      <w:pPr>
        <w:pStyle w:val="CommentText"/>
      </w:pPr>
      <w:r>
        <w:rPr>
          <w:rStyle w:val="CommentReference"/>
        </w:rPr>
        <w:annotationRef/>
      </w:r>
      <w:r w:rsidRPr="198D442D">
        <w:t>首次给药日期还是随机化日期</w:t>
      </w:r>
    </w:p>
  </w:comment>
  <w:comment w:initials="XZ" w:author="Xie, Zhidong" w:date="2025-05-22T16:43:00Z" w:id="434">
    <w:p w:rsidR="0013755E" w:rsidP="0013755E" w:rsidRDefault="0013755E" w14:paraId="5AE88FF0" w14:textId="77777777">
      <w:pPr>
        <w:pStyle w:val="CommentText"/>
      </w:pPr>
      <w:r>
        <w:rPr>
          <w:rStyle w:val="CommentReference"/>
        </w:rPr>
        <w:annotationRef/>
      </w:r>
      <w:r w:rsidRPr="426C5E91">
        <w:t>同</w:t>
      </w:r>
      <w:r w:rsidRPr="426C5E91">
        <w:t>PPT</w:t>
      </w:r>
      <w:r w:rsidRPr="426C5E91">
        <w:t>中不全相同，后面的情况不用考虑？</w:t>
      </w:r>
    </w:p>
    <w:p w:rsidR="0013755E" w:rsidP="0013755E" w:rsidRDefault="0013755E" w14:paraId="26E6D57D" w14:textId="77777777">
      <w:pPr>
        <w:pStyle w:val="CommentText"/>
      </w:pPr>
      <w:r w:rsidRPr="2763C660">
        <w:t>Follow-up duration is defined as the time from first dose to the date of death</w:t>
      </w:r>
      <w:r w:rsidRPr="2763C660">
        <w:t>，</w:t>
      </w:r>
    </w:p>
    <w:p w:rsidR="0013755E" w:rsidP="0013755E" w:rsidRDefault="0013755E" w14:paraId="0098D416" w14:textId="77777777">
      <w:pPr>
        <w:pStyle w:val="CommentText"/>
      </w:pPr>
      <w:r w:rsidRPr="73707FAE">
        <w:t>or the database cutoff date if the subject is still alive</w:t>
      </w:r>
      <w:r w:rsidRPr="73707FAE">
        <w:t>，</w:t>
      </w:r>
      <w:r w:rsidRPr="50B477CB">
        <w:rPr>
          <w:color w:val="FF0000"/>
        </w:rPr>
        <w:t>or early withdrawl date,</w:t>
      </w:r>
    </w:p>
    <w:p w:rsidR="0013755E" w:rsidP="0013755E" w:rsidRDefault="0013755E" w14:paraId="020D01E6" w14:textId="77777777">
      <w:pPr>
        <w:pStyle w:val="CommentText"/>
      </w:pPr>
      <w:r w:rsidRPr="7C1A2680">
        <w:rPr>
          <w:color w:val="FF0000"/>
        </w:rPr>
        <w:t>or last known alive date before database cutoff date.</w:t>
      </w:r>
    </w:p>
  </w:comment>
  <w:comment w:initials="QL" w:author="Liang, Qunfeng" w:date="2025-05-26T11:28:00Z" w:id="435">
    <w:p w:rsidR="0013755E" w:rsidP="0013755E" w:rsidRDefault="0013755E" w14:paraId="480E86FC" w14:textId="77777777">
      <w:pPr>
        <w:pStyle w:val="CommentText"/>
      </w:pPr>
      <w:r>
        <w:rPr>
          <w:rStyle w:val="CommentReference"/>
        </w:rPr>
        <w:annotationRef/>
      </w:r>
      <w:r>
        <w:rPr>
          <w:rFonts w:hint="eastAsia"/>
        </w:rPr>
        <w:t>已更改</w:t>
      </w:r>
    </w:p>
  </w:comment>
  <w:comment w:initials="扬丁" w:author="丁 扬" w:date="2025-06-03T12:56:00Z" w:id="436">
    <w:p w:rsidR="0013755E" w:rsidP="0013755E" w:rsidRDefault="0013755E" w14:paraId="705D39E3" w14:textId="77777777">
      <w:pPr>
        <w:pStyle w:val="CommentText"/>
        <w:ind w:left="440"/>
      </w:pPr>
      <w:r>
        <w:rPr>
          <w:rStyle w:val="CommentReference"/>
        </w:rPr>
        <w:annotationRef/>
      </w:r>
      <w:r>
        <w:t>@</w:t>
      </w:r>
      <w:r>
        <w:rPr>
          <w:rFonts w:hint="eastAsia"/>
        </w:rPr>
        <w:t>Bai dan</w:t>
      </w:r>
      <w:r>
        <w:rPr>
          <w:rFonts w:hint="eastAsia"/>
        </w:rPr>
        <w:t>：</w:t>
      </w:r>
    </w:p>
    <w:p w:rsidR="0013755E" w:rsidP="0013755E" w:rsidRDefault="0013755E" w14:paraId="43829DDE" w14:textId="77777777">
      <w:pPr>
        <w:pStyle w:val="CommentText"/>
        <w:ind w:left="440"/>
      </w:pPr>
      <w:r>
        <w:rPr>
          <w:rFonts w:hint="eastAsia"/>
        </w:rPr>
        <w:t>调整一下</w:t>
      </w:r>
      <w:r>
        <w:rPr>
          <w:rFonts w:hint="eastAsia"/>
        </w:rPr>
        <w:t>wording</w:t>
      </w:r>
      <w:r>
        <w:rPr>
          <w:rFonts w:hint="eastAsia"/>
        </w:rPr>
        <w:t>：随访时间定义为从首次给药日至死亡日期的时间；若受试者仍存活，则截止至数据库锁库日期；若受试者已退出试验（包括失访），则截止至数据库截止日期前最后一次已知存活日期。</w:t>
      </w:r>
    </w:p>
  </w:comment>
  <w:comment w:initials="QL" w:author="Liang, Qunfeng" w:date="2025-06-12T11:53:00Z" w:id="437">
    <w:p w:rsidR="00D770E6" w:rsidP="00D770E6" w:rsidRDefault="00D770E6" w14:paraId="6566A65F" w14:textId="77777777">
      <w:pPr>
        <w:pStyle w:val="CommentText"/>
      </w:pPr>
      <w:r>
        <w:rPr>
          <w:rStyle w:val="CommentReference"/>
        </w:rPr>
        <w:annotationRef/>
      </w:r>
      <w:r>
        <w:rPr>
          <w:rFonts w:hint="eastAsia"/>
        </w:rPr>
        <w:t>已是如此</w:t>
      </w:r>
    </w:p>
  </w:comment>
  <w:comment w:initials="D" w:author="Dan" w:date="2024-05-17T15:17:00Z" w:id="444">
    <w:p w:rsidR="00C948C7" w:rsidP="00C948C7" w:rsidRDefault="00C948C7" w14:paraId="53B9D11B" w14:textId="1FE42303">
      <w:pPr>
        <w:pStyle w:val="CommentText"/>
        <w:rPr>
          <w:lang w:eastAsia="zh-CN"/>
        </w:rPr>
      </w:pPr>
      <w:r>
        <w:rPr>
          <w:rStyle w:val="CommentReference"/>
        </w:rPr>
        <w:annotationRef/>
      </w:r>
      <w:r>
        <w:rPr>
          <w:rFonts w:hint="eastAsia"/>
          <w:lang w:eastAsia="zh-CN"/>
        </w:rPr>
        <w:t>请申办方确认是否对</w:t>
      </w:r>
      <w:r>
        <w:rPr>
          <w:rFonts w:hint="eastAsia"/>
          <w:lang w:eastAsia="zh-CN"/>
        </w:rPr>
        <w:t>OS</w:t>
      </w:r>
      <w:r>
        <w:rPr>
          <w:rFonts w:hint="eastAsia"/>
          <w:lang w:eastAsia="zh-CN"/>
        </w:rPr>
        <w:t>也进行亚组分析。</w:t>
      </w:r>
    </w:p>
  </w:comment>
  <w:comment w:initials="孟" w:author="孟 薇" w:date="2024-06-25T14:45:00Z" w:id="445">
    <w:p w:rsidR="00C948C7" w:rsidP="00C948C7" w:rsidRDefault="00C948C7" w14:paraId="1A97D499" w14:textId="77777777">
      <w:pPr>
        <w:pStyle w:val="CommentText"/>
      </w:pPr>
      <w:r>
        <w:rPr>
          <w:rStyle w:val="CommentReference"/>
        </w:rPr>
        <w:annotationRef/>
      </w:r>
      <w:r>
        <w:rPr>
          <w:rFonts w:hint="eastAsia"/>
          <w:highlight w:val="yellow"/>
        </w:rPr>
        <w:t>@Jen</w:t>
      </w:r>
      <w:r>
        <w:rPr>
          <w:rFonts w:hint="eastAsia"/>
          <w:highlight w:val="yellow"/>
        </w:rPr>
        <w:t>，是否有必要对关键次要终点进行亚组分析？是否对</w:t>
      </w:r>
      <w:r>
        <w:rPr>
          <w:rFonts w:hint="eastAsia"/>
          <w:highlight w:val="yellow"/>
        </w:rPr>
        <w:t>NDA</w:t>
      </w:r>
      <w:r>
        <w:rPr>
          <w:rFonts w:hint="eastAsia"/>
          <w:highlight w:val="yellow"/>
        </w:rPr>
        <w:t>有帮助？</w:t>
      </w:r>
    </w:p>
  </w:comment>
  <w:comment w:initials="JEN" w:author="JEN LI" w:date="2024-06-28T10:33:00Z" w:id="446">
    <w:p w:rsidR="00C948C7" w:rsidP="00C948C7" w:rsidRDefault="00C948C7" w14:paraId="4DC3B89D" w14:textId="77777777">
      <w:pPr>
        <w:pStyle w:val="CommentText"/>
      </w:pPr>
      <w:r>
        <w:rPr>
          <w:rStyle w:val="CommentReference"/>
        </w:rPr>
        <w:annotationRef/>
      </w:r>
      <w:r>
        <w:rPr>
          <w:rFonts w:hint="eastAsia"/>
          <w:lang w:eastAsia="zh-CN"/>
        </w:rPr>
        <w:t>可以</w:t>
      </w:r>
    </w:p>
  </w:comment>
  <w:comment w:initials="D" w:author="Dan" w:date="2024-05-17T15:18:00Z" w:id="453">
    <w:p w:rsidR="00A85091" w:rsidP="00A85091" w:rsidRDefault="00A85091" w14:paraId="7A1B4ADF" w14:textId="77777777">
      <w:pPr>
        <w:pStyle w:val="CommentText"/>
        <w:rPr>
          <w:lang w:eastAsia="zh-CN"/>
        </w:rPr>
      </w:pPr>
      <w:r>
        <w:rPr>
          <w:rStyle w:val="CommentReference"/>
        </w:rPr>
        <w:annotationRef/>
      </w:r>
      <w:r>
        <w:rPr>
          <w:rFonts w:hint="eastAsia"/>
          <w:lang w:eastAsia="zh-CN"/>
        </w:rPr>
        <w:t>请申办方确认是否对研究者评估的</w:t>
      </w:r>
      <w:r>
        <w:rPr>
          <w:rFonts w:hint="eastAsia"/>
          <w:lang w:eastAsia="zh-CN"/>
        </w:rPr>
        <w:t>PFS</w:t>
      </w:r>
      <w:r>
        <w:rPr>
          <w:rFonts w:hint="eastAsia"/>
          <w:lang w:eastAsia="zh-CN"/>
        </w:rPr>
        <w:t>进行亚组分析。</w:t>
      </w:r>
    </w:p>
  </w:comment>
  <w:comment w:initials="LW" w:author="Li, Wenting" w:date="2024-05-29T16:42:00Z" w:id="454">
    <w:p w:rsidR="00A85091" w:rsidP="00A85091" w:rsidRDefault="00A85091" w14:paraId="04144068" w14:textId="77777777">
      <w:pPr>
        <w:pStyle w:val="CommentText"/>
        <w:rPr>
          <w:lang w:eastAsia="zh-CN"/>
        </w:rPr>
      </w:pPr>
      <w:r>
        <w:rPr>
          <w:rStyle w:val="CommentReference"/>
        </w:rPr>
        <w:annotationRef/>
      </w:r>
      <w:r>
        <w:rPr>
          <w:rFonts w:hint="eastAsia"/>
          <w:lang w:eastAsia="zh-CN"/>
        </w:rPr>
        <w:t>次要终点的话</w:t>
      </w:r>
      <w:r>
        <w:rPr>
          <w:rFonts w:hint="eastAsia"/>
          <w:lang w:eastAsia="zh-CN"/>
        </w:rPr>
        <w:t xml:space="preserve"> </w:t>
      </w:r>
      <w:r>
        <w:rPr>
          <w:rFonts w:hint="eastAsia"/>
          <w:lang w:eastAsia="zh-CN"/>
        </w:rPr>
        <w:t>就不建议出亚组分析了。亚组的目的也是</w:t>
      </w:r>
      <w:r>
        <w:rPr>
          <w:rFonts w:hint="eastAsia"/>
          <w:lang w:eastAsia="zh-CN"/>
        </w:rPr>
        <w:t>overall</w:t>
      </w:r>
      <w:r>
        <w:rPr>
          <w:rFonts w:hint="eastAsia"/>
          <w:lang w:eastAsia="zh-CN"/>
        </w:rPr>
        <w:t>人群成了</w:t>
      </w:r>
      <w:r>
        <w:rPr>
          <w:rFonts w:hint="eastAsia"/>
          <w:lang w:eastAsia="zh-CN"/>
        </w:rPr>
        <w:t xml:space="preserve"> </w:t>
      </w:r>
      <w:r>
        <w:rPr>
          <w:rFonts w:hint="eastAsia"/>
          <w:lang w:eastAsia="zh-CN"/>
        </w:rPr>
        <w:t>咱们看亚组的结果是否一致，所以不建议对非主要和关键次要终点再做亚组分析，除非有特别的要求。</w:t>
      </w:r>
    </w:p>
  </w:comment>
  <w:comment w:initials="BD" w:author="Bai, Dan" w:date="1900-01-01T00:00:00Z" w:id="455">
    <w:p w:rsidR="00A85091" w:rsidP="00A85091" w:rsidRDefault="00A85091" w14:paraId="17F77EC5" w14:textId="77777777">
      <w:pPr>
        <w:pStyle w:val="CommentText"/>
        <w:rPr>
          <w:lang w:eastAsia="zh-CN"/>
        </w:rPr>
      </w:pPr>
      <w:r>
        <w:rPr>
          <w:rStyle w:val="CommentReference"/>
        </w:rPr>
        <w:annotationRef/>
      </w:r>
      <w:r w:rsidRPr="3F3DA41E">
        <w:rPr>
          <w:lang w:eastAsia="zh-CN"/>
        </w:rPr>
        <w:t>方案里说</w:t>
      </w:r>
      <w:r w:rsidRPr="3F3DA41E">
        <w:rPr>
          <w:lang w:eastAsia="zh-CN"/>
        </w:rPr>
        <w:t>“</w:t>
      </w:r>
      <w:r w:rsidRPr="3F3DA41E">
        <w:rPr>
          <w:lang w:eastAsia="zh-CN"/>
        </w:rPr>
        <w:t>对研究者评估的</w:t>
      </w:r>
      <w:r w:rsidRPr="3F3DA41E">
        <w:rPr>
          <w:lang w:eastAsia="zh-CN"/>
        </w:rPr>
        <w:t>PFS</w:t>
      </w:r>
      <w:r w:rsidRPr="3F3DA41E">
        <w:rPr>
          <w:lang w:eastAsia="zh-CN"/>
        </w:rPr>
        <w:t>，重复</w:t>
      </w:r>
      <w:r w:rsidRPr="3F3DA41E">
        <w:rPr>
          <w:lang w:eastAsia="zh-CN"/>
        </w:rPr>
        <w:t>IRC</w:t>
      </w:r>
      <w:r w:rsidRPr="3F3DA41E">
        <w:rPr>
          <w:lang w:eastAsia="zh-CN"/>
        </w:rPr>
        <w:t>评估的</w:t>
      </w:r>
      <w:r w:rsidRPr="3F3DA41E">
        <w:rPr>
          <w:lang w:eastAsia="zh-CN"/>
        </w:rPr>
        <w:t>PFS</w:t>
      </w:r>
      <w:r w:rsidRPr="3F3DA41E">
        <w:rPr>
          <w:lang w:eastAsia="zh-CN"/>
        </w:rPr>
        <w:t>的全部分析</w:t>
      </w:r>
      <w:r w:rsidRPr="3F3DA41E">
        <w:rPr>
          <w:lang w:eastAsia="zh-CN"/>
        </w:rPr>
        <w:t>”</w:t>
      </w:r>
      <w:r w:rsidRPr="3F3DA41E">
        <w:rPr>
          <w:lang w:eastAsia="zh-CN"/>
        </w:rPr>
        <w:t>，请申办方确认，如无需对研究者评估的</w:t>
      </w:r>
      <w:r w:rsidRPr="3F3DA41E">
        <w:rPr>
          <w:lang w:eastAsia="zh-CN"/>
        </w:rPr>
        <w:t>PFS</w:t>
      </w:r>
      <w:r w:rsidRPr="3F3DA41E">
        <w:rPr>
          <w:lang w:eastAsia="zh-CN"/>
        </w:rPr>
        <w:t>进行亚组分析可以删掉</w:t>
      </w:r>
    </w:p>
  </w:comment>
  <w:comment w:initials="孟" w:author="孟 薇" w:date="2024-06-25T14:45:00Z" w:id="456">
    <w:p w:rsidR="00A85091" w:rsidP="00A85091" w:rsidRDefault="00A85091" w14:paraId="0CC70CC2" w14:textId="77777777">
      <w:pPr>
        <w:pStyle w:val="CommentText"/>
      </w:pPr>
      <w:r>
        <w:rPr>
          <w:rStyle w:val="CommentReference"/>
        </w:rPr>
        <w:annotationRef/>
      </w:r>
      <w:r>
        <w:rPr>
          <w:highlight w:val="yellow"/>
        </w:rPr>
        <w:t>@Jen</w:t>
      </w:r>
    </w:p>
  </w:comment>
  <w:comment w:initials="JEN" w:author="JEN LI" w:date="2024-06-28T10:34:00Z" w:id="457">
    <w:p w:rsidR="00A85091" w:rsidP="00A85091" w:rsidRDefault="00A85091" w14:paraId="4B412300" w14:textId="77777777">
      <w:pPr>
        <w:pStyle w:val="CommentText"/>
        <w:rPr>
          <w:lang w:eastAsia="zh-CN"/>
        </w:rPr>
      </w:pPr>
      <w:r>
        <w:rPr>
          <w:rStyle w:val="CommentReference"/>
        </w:rPr>
        <w:annotationRef/>
      </w:r>
      <w:r>
        <w:rPr>
          <w:rFonts w:hint="eastAsia"/>
          <w:lang w:eastAsia="zh-CN"/>
        </w:rPr>
        <w:t>研究者评估的</w:t>
      </w:r>
      <w:r>
        <w:rPr>
          <w:rFonts w:hint="eastAsia"/>
          <w:lang w:eastAsia="zh-CN"/>
        </w:rPr>
        <w:t>P</w:t>
      </w:r>
      <w:r>
        <w:rPr>
          <w:lang w:eastAsia="zh-CN"/>
        </w:rPr>
        <w:t xml:space="preserve">FS </w:t>
      </w:r>
      <w:r>
        <w:rPr>
          <w:rFonts w:hint="eastAsia"/>
          <w:lang w:eastAsia="zh-CN"/>
        </w:rPr>
        <w:t>可以进行亚组分析</w:t>
      </w:r>
    </w:p>
  </w:comment>
  <w:comment w:initials="XZ" w:author="Xie, Zhidong" w:date="2024-07-01T20:52:00Z" w:id="464">
    <w:p w:rsidR="0DF289D9" w:rsidRDefault="0DF289D9" w14:paraId="662B5BE7" w14:textId="405F8909">
      <w:pPr>
        <w:pStyle w:val="CommentText"/>
      </w:pPr>
      <w:r>
        <w:t>新抗前？定义中是否需要体现下？</w:t>
      </w:r>
      <w:r>
        <w:rPr>
          <w:rStyle w:val="CommentReference"/>
        </w:rPr>
        <w:annotationRef/>
      </w:r>
    </w:p>
  </w:comment>
  <w:comment w:initials="BD" w:author="Bai, Dan" w:date="2024-07-02T10:06:00Z" w:id="465">
    <w:p w:rsidR="39A850EA" w:rsidRDefault="39A850EA" w14:paraId="4A1D6120" w14:textId="584820A0">
      <w:pPr>
        <w:pStyle w:val="CommentText"/>
      </w:pPr>
      <w:r>
        <w:t>方案中没有定义</w:t>
      </w:r>
      <w:r>
        <w:t>BOR</w:t>
      </w:r>
      <w:r>
        <w:t>是否限于新抗肿瘤治疗前，</w:t>
      </w:r>
      <w:r w:rsidRPr="39A850EA">
        <w:rPr>
          <w:highlight w:val="yellow"/>
        </w:rPr>
        <w:t>请申办方医学协助确认</w:t>
      </w:r>
      <w:r>
        <w:t>。</w:t>
      </w:r>
      <w:r>
        <w:rPr>
          <w:rStyle w:val="CommentReference"/>
        </w:rPr>
        <w:annotationRef/>
      </w:r>
    </w:p>
  </w:comment>
  <w:comment w:initials="BD" w:author="Bai, Dan" w:date="2024-07-03T16:29:00Z" w:id="466">
    <w:p w:rsidR="29DDB628" w:rsidRDefault="29DDB628" w14:paraId="1B416EA2" w14:textId="40A94570">
      <w:pPr>
        <w:pStyle w:val="CommentText"/>
      </w:pPr>
      <w:r>
        <w:t>开始新抗前</w:t>
      </w:r>
      <w:r>
        <w:t>BOR</w:t>
      </w:r>
      <w:r>
        <w:rPr>
          <w:rStyle w:val="CommentReference"/>
        </w:rPr>
        <w:annotationRef/>
      </w:r>
    </w:p>
  </w:comment>
  <w:comment w:initials="BD" w:author="Bai, Dan" w:date="2024-05-30T11:07:00Z" w:id="481">
    <w:p w:rsidR="002330F8" w:rsidRDefault="00394453" w14:paraId="0E956143" w14:textId="1387AE5C">
      <w:pPr>
        <w:pStyle w:val="CommentText"/>
      </w:pPr>
      <w:r>
        <w:t>请申办方确认瀑布图的参数选择是否合适</w:t>
      </w:r>
      <w:r>
        <w:rPr>
          <w:rStyle w:val="CommentReference"/>
        </w:rPr>
        <w:annotationRef/>
      </w:r>
    </w:p>
  </w:comment>
  <w:comment w:initials="薇孟" w:author="孟 薇" w:date="2024-06-25T10:29:00Z" w:id="482">
    <w:p w:rsidR="002330F8" w:rsidRDefault="00394453" w14:paraId="0E956144" w14:textId="77777777">
      <w:pPr>
        <w:pStyle w:val="CommentText"/>
      </w:pPr>
      <w:r>
        <w:rPr>
          <w:rFonts w:hint="eastAsia"/>
        </w:rPr>
        <w:t>合适</w:t>
      </w:r>
      <w:r>
        <w:rPr>
          <w:rStyle w:val="CommentReference"/>
        </w:rPr>
        <w:annotationRef/>
      </w:r>
    </w:p>
  </w:comment>
  <w:comment w:initials="BD" w:author="Bai, Dan" w:date="2024-07-03T10:30:00Z" w:id="483">
    <w:p w:rsidR="696A9F77" w:rsidRDefault="696A9F77" w14:paraId="69A89EA3" w14:textId="7B16A86A">
      <w:pPr>
        <w:pStyle w:val="CommentText"/>
      </w:pPr>
      <w:r w:rsidRPr="696A9F77">
        <w:rPr>
          <w:highlight w:val="yellow"/>
        </w:rPr>
        <w:t>通常蜘蛛图展示靶病灶直径总和，请确认本研究是否展示所有靶病灶直径乘积合计（</w:t>
      </w:r>
      <w:r w:rsidRPr="696A9F77">
        <w:rPr>
          <w:highlight w:val="yellow"/>
        </w:rPr>
        <w:t>SPD</w:t>
      </w:r>
      <w:r w:rsidRPr="696A9F77">
        <w:rPr>
          <w:highlight w:val="yellow"/>
        </w:rPr>
        <w:t>）较基线变化率（</w:t>
      </w:r>
      <w:r w:rsidRPr="696A9F77">
        <w:rPr>
          <w:highlight w:val="yellow"/>
        </w:rPr>
        <w:t>%</w:t>
      </w:r>
      <w:r w:rsidRPr="696A9F77">
        <w:rPr>
          <w:highlight w:val="yellow"/>
        </w:rPr>
        <w:t>）的蜘蛛图</w:t>
      </w:r>
      <w:r>
        <w:rPr>
          <w:rStyle w:val="CommentReference"/>
        </w:rPr>
        <w:annotationRef/>
      </w:r>
    </w:p>
  </w:comment>
  <w:comment w:initials="孟" w:author="孟 薇" w:date="2024-07-12T15:49:00Z" w:id="484">
    <w:p w:rsidR="00610092" w:rsidP="00610092" w:rsidRDefault="002B4043" w14:paraId="041517DB" w14:textId="77777777">
      <w:pPr>
        <w:pStyle w:val="CommentText"/>
      </w:pPr>
      <w:r>
        <w:rPr>
          <w:rStyle w:val="CommentReference"/>
        </w:rPr>
        <w:annotationRef/>
      </w:r>
      <w:r w:rsidR="00610092">
        <w:rPr>
          <w:rFonts w:hint="eastAsia"/>
        </w:rPr>
        <w:t>是的，乘积的总和。</w:t>
      </w:r>
      <w:r w:rsidR="00610092">
        <w:rPr>
          <w:rFonts w:hint="eastAsia"/>
        </w:rPr>
        <w:t>SPD=</w:t>
      </w:r>
      <w:r w:rsidR="00610092">
        <w:rPr>
          <w:rFonts w:hint="eastAsia"/>
        </w:rPr>
        <w:t>所有靶病灶最长径</w:t>
      </w:r>
      <w:r w:rsidR="00610092">
        <w:rPr>
          <w:rFonts w:hint="eastAsia"/>
        </w:rPr>
        <w:t>x</w:t>
      </w:r>
      <w:r w:rsidR="00610092">
        <w:rPr>
          <w:rFonts w:hint="eastAsia"/>
        </w:rPr>
        <w:t>短径的总和。</w:t>
      </w:r>
    </w:p>
  </w:comment>
  <w:comment w:initials="D" w:author="Dan Bai [2]" w:date="2024-05-22T09:28:00Z" w:id="488">
    <w:p w:rsidR="002330F8" w:rsidRDefault="00394453" w14:paraId="0E956145" w14:textId="22E83309">
      <w:pPr>
        <w:pStyle w:val="CommentText"/>
      </w:pPr>
      <w:r>
        <w:rPr>
          <w:rFonts w:hint="eastAsia"/>
        </w:rPr>
        <w:t>请医学确认：</w:t>
      </w:r>
      <w:r>
        <w:rPr>
          <w:rFonts w:hint="eastAsia"/>
        </w:rPr>
        <w:t>BOR</w:t>
      </w:r>
      <w:r>
        <w:rPr>
          <w:rFonts w:hint="eastAsia"/>
        </w:rPr>
        <w:t>是否需要确认，如需确认，请在附录</w:t>
      </w:r>
      <w:r>
        <w:rPr>
          <w:rFonts w:hint="eastAsia"/>
        </w:rPr>
        <w:t>2</w:t>
      </w:r>
      <w:r>
        <w:rPr>
          <w:rFonts w:hint="eastAsia"/>
        </w:rPr>
        <w:t>中提供需要确认的</w:t>
      </w:r>
      <w:r>
        <w:rPr>
          <w:rFonts w:hint="eastAsia"/>
        </w:rPr>
        <w:t>BOR</w:t>
      </w:r>
      <w:r>
        <w:rPr>
          <w:rFonts w:hint="eastAsia"/>
        </w:rPr>
        <w:t>衍生规则。</w:t>
      </w:r>
      <w:r>
        <w:rPr>
          <w:rStyle w:val="CommentReference"/>
        </w:rPr>
        <w:annotationRef/>
      </w:r>
    </w:p>
  </w:comment>
  <w:comment w:initials="薇孟" w:author="孟 薇" w:date="2024-06-25T10:29:00Z" w:id="489">
    <w:p w:rsidR="002330F8" w:rsidRDefault="00394453" w14:paraId="0E956146" w14:textId="77777777">
      <w:pPr>
        <w:pStyle w:val="CommentText"/>
      </w:pPr>
      <w:r>
        <w:rPr>
          <w:rFonts w:hint="eastAsia"/>
        </w:rPr>
        <w:t>BOR</w:t>
      </w:r>
      <w:r>
        <w:rPr>
          <w:rFonts w:hint="eastAsia"/>
        </w:rPr>
        <w:t>不需要二次确认</w:t>
      </w:r>
    </w:p>
  </w:comment>
  <w:comment w:initials="BD" w:author="Bai, Dan" w:date="2024-06-26T16:54:00Z" w:id="490">
    <w:p w:rsidR="29489B6B" w:rsidRDefault="29489B6B" w14:paraId="2F663361" w14:textId="040DC535">
      <w:pPr>
        <w:pStyle w:val="CommentText"/>
      </w:pPr>
      <w:r>
        <w:t>已更新，去掉二次确认相关描述</w:t>
      </w:r>
      <w:r>
        <w:rPr>
          <w:rStyle w:val="CommentReference"/>
        </w:rPr>
        <w:annotationRef/>
      </w:r>
    </w:p>
  </w:comment>
  <w:comment w:initials="扬丁" w:author="丁 扬" w:date="2025-06-03T13:10:00Z" w:id="497">
    <w:p w:rsidR="009B2C16" w:rsidP="009B2C16" w:rsidRDefault="009B2C16" w14:paraId="5F23225C" w14:textId="43A0E751">
      <w:pPr>
        <w:pStyle w:val="CommentText"/>
      </w:pPr>
      <w:r>
        <w:rPr>
          <w:rStyle w:val="CommentReference"/>
        </w:rPr>
        <w:annotationRef/>
      </w:r>
      <w:r>
        <w:t>CRR</w:t>
      </w:r>
    </w:p>
  </w:comment>
  <w:comment w:initials="QL" w:author="Liang, Qunfeng" w:date="2025-06-20T10:19:00Z" w:id="498">
    <w:p w:rsidR="004A0856" w:rsidP="004A0856" w:rsidRDefault="004A0856" w14:paraId="290B1FF7" w14:textId="77777777">
      <w:pPr>
        <w:pStyle w:val="CommentText"/>
      </w:pPr>
      <w:r>
        <w:rPr>
          <w:rStyle w:val="CommentReference"/>
        </w:rPr>
        <w:annotationRef/>
      </w:r>
      <w:r>
        <w:rPr>
          <w:rFonts w:hint="eastAsia"/>
        </w:rPr>
        <w:t>感谢更改</w:t>
      </w:r>
    </w:p>
  </w:comment>
  <w:comment w:initials="扬丁" w:author="丁 扬" w:date="2025-06-10T14:36:00Z" w:id="509">
    <w:p w:rsidR="00642940" w:rsidP="00642940" w:rsidRDefault="00642940" w14:paraId="2D479A71" w14:textId="1B2A3B56">
      <w:pPr>
        <w:pStyle w:val="CommentText"/>
      </w:pPr>
      <w:r>
        <w:rPr>
          <w:rStyle w:val="CommentReference"/>
        </w:rPr>
        <w:annotationRef/>
      </w:r>
      <w:r>
        <w:rPr>
          <w:rFonts w:hint="eastAsia"/>
        </w:rPr>
        <w:t>可以在</w:t>
      </w:r>
      <w:r>
        <w:rPr>
          <w:rFonts w:hint="eastAsia"/>
        </w:rPr>
        <w:t>shell</w:t>
      </w:r>
      <w:r>
        <w:rPr>
          <w:rFonts w:hint="eastAsia"/>
        </w:rPr>
        <w:t>中体现的细节就不需要在</w:t>
      </w:r>
      <w:r>
        <w:rPr>
          <w:rFonts w:hint="eastAsia"/>
        </w:rPr>
        <w:t>SAP</w:t>
      </w:r>
      <w:r>
        <w:rPr>
          <w:rFonts w:hint="eastAsia"/>
        </w:rPr>
        <w:t>中一一列出了。</w:t>
      </w:r>
    </w:p>
  </w:comment>
  <w:comment w:initials="ZL" w:author="Zhongyu Li" w:date="2024-05-28T15:46:00Z" w:id="510">
    <w:p w:rsidR="002330F8" w:rsidRDefault="00394453" w14:paraId="0E956147" w14:textId="496CBA4A">
      <w:pPr>
        <w:pStyle w:val="CommentText"/>
      </w:pPr>
      <w:r>
        <w:rPr>
          <w:rFonts w:hint="eastAsia"/>
        </w:rPr>
        <w:t>请申办方确认红细胞单特异性抗体、甲状腺功能、</w:t>
      </w:r>
      <w:r>
        <w:rPr>
          <w:rFonts w:hint="eastAsia"/>
        </w:rPr>
        <w:t>HBV</w:t>
      </w:r>
      <w:r>
        <w:rPr>
          <w:rFonts w:hint="eastAsia"/>
        </w:rPr>
        <w:t>、</w:t>
      </w:r>
      <w:r>
        <w:rPr>
          <w:rFonts w:hint="eastAsia"/>
        </w:rPr>
        <w:t xml:space="preserve">HCV </w:t>
      </w:r>
      <w:r>
        <w:rPr>
          <w:rFonts w:hint="eastAsia"/>
        </w:rPr>
        <w:t>和</w:t>
      </w:r>
      <w:r>
        <w:rPr>
          <w:rFonts w:hint="eastAsia"/>
        </w:rPr>
        <w:t xml:space="preserve"> HIV </w:t>
      </w:r>
      <w:r>
        <w:rPr>
          <w:rFonts w:hint="eastAsia"/>
        </w:rPr>
        <w:t>检查和妊娠检查均只提供列表是否可以？</w:t>
      </w:r>
      <w:r>
        <w:rPr>
          <w:rStyle w:val="CommentReference"/>
        </w:rPr>
        <w:annotationRef/>
      </w:r>
    </w:p>
  </w:comment>
  <w:comment w:initials="薇孟" w:author="孟 薇" w:date="2024-06-25T10:30:00Z" w:id="511">
    <w:p w:rsidR="002330F8" w:rsidRDefault="00394453" w14:paraId="0E956148" w14:textId="77777777">
      <w:pPr>
        <w:pStyle w:val="CommentText"/>
      </w:pPr>
      <w:r>
        <w:rPr>
          <w:rFonts w:hint="eastAsia"/>
        </w:rPr>
        <w:t>可以</w:t>
      </w:r>
      <w:r>
        <w:rPr>
          <w:rStyle w:val="CommentReference"/>
        </w:rPr>
        <w:annotationRef/>
      </w:r>
    </w:p>
  </w:comment>
  <w:comment w:initials="ZL" w:author="Zhongyu Li" w:date="2024-05-28T16:38:00Z" w:id="515">
    <w:p w:rsidR="002330F8" w:rsidRDefault="00394453" w14:paraId="0E956149" w14:textId="578429AF">
      <w:pPr>
        <w:pStyle w:val="CommentText"/>
      </w:pPr>
      <w:r>
        <w:rPr>
          <w:rFonts w:hint="eastAsia"/>
        </w:rPr>
        <w:t>锁库前确定</w:t>
      </w:r>
    </w:p>
  </w:comment>
  <w:comment w:initials="ZL" w:author="Zhongyu Li" w:date="2024-05-28T16:43:00Z" w:id="516">
    <w:p w:rsidR="002330F8" w:rsidRDefault="00394453" w14:paraId="0E95614A" w14:textId="77777777">
      <w:pPr>
        <w:pStyle w:val="CommentText"/>
      </w:pPr>
      <w:r>
        <w:rPr>
          <w:rFonts w:hint="eastAsia"/>
        </w:rPr>
        <w:t>请申办方确认</w:t>
      </w:r>
      <w:r>
        <w:rPr>
          <w:rStyle w:val="CommentReference"/>
        </w:rPr>
        <w:annotationRef/>
      </w:r>
    </w:p>
  </w:comment>
  <w:comment w:initials="薇孟" w:author="孟 薇" w:date="2024-06-25T10:30:00Z" w:id="517">
    <w:p w:rsidR="002330F8" w:rsidRDefault="00394453" w14:paraId="0E95614B" w14:textId="77777777">
      <w:pPr>
        <w:pStyle w:val="CommentText"/>
      </w:pPr>
      <w:r>
        <w:rPr>
          <w:rFonts w:hint="eastAsia"/>
        </w:rPr>
        <w:t>可以</w:t>
      </w:r>
      <w:r>
        <w:rPr>
          <w:rStyle w:val="CommentReference"/>
        </w:rPr>
        <w:annotationRef/>
      </w:r>
    </w:p>
  </w:comment>
  <w:comment w:initials="高玉" w:author="高 玉阳" w:date="2025-06-04T15:21:00Z" w:id="518">
    <w:p w:rsidR="00A00384" w:rsidRDefault="00A00384" w14:paraId="52CB75C8" w14:textId="53B95F88">
      <w:r>
        <w:annotationRef/>
      </w:r>
      <w:r w:rsidRPr="23A2FDBC">
        <w:t>方案</w:t>
      </w:r>
      <w:r w:rsidRPr="23A2FDBC">
        <w:t>6.0</w:t>
      </w:r>
      <w:r w:rsidRPr="23A2FDBC">
        <w:t>版本中的因果关系描述是：</w:t>
      </w:r>
      <w:r w:rsidRPr="23A2FDBC">
        <w:t>“</w:t>
      </w:r>
      <w:r w:rsidRPr="23A2FDBC">
        <w:t>肯定有关、很可能有关、可能有关、可能无关、无关</w:t>
      </w:r>
      <w:r w:rsidRPr="23A2FDBC">
        <w:t>”</w:t>
      </w:r>
    </w:p>
  </w:comment>
  <w:comment w:initials="扬丁" w:author="丁 扬" w:date="2025-06-10T14:34:00Z" w:id="519">
    <w:p w:rsidR="001E3386" w:rsidP="001E3386" w:rsidRDefault="001E3386" w14:paraId="7C229B52" w14:textId="77777777">
      <w:pPr>
        <w:pStyle w:val="CommentText"/>
      </w:pPr>
      <w:r>
        <w:rPr>
          <w:rStyle w:val="CommentReference"/>
        </w:rPr>
        <w:annotationRef/>
      </w:r>
      <w:r>
        <w:rPr>
          <w:rFonts w:hint="eastAsia"/>
        </w:rPr>
        <w:t>Bai dan</w:t>
      </w:r>
      <w:r>
        <w:rPr>
          <w:rFonts w:hint="eastAsia"/>
        </w:rPr>
        <w:t>，请和方案中的语言保持一致。</w:t>
      </w:r>
    </w:p>
  </w:comment>
  <w:comment w:initials="QL" w:author="Liang, Qunfeng" w:date="2025-06-12T11:13:00Z" w:id="520">
    <w:p w:rsidR="001A3763" w:rsidP="001A3763" w:rsidRDefault="00137445" w14:paraId="12FD2EF2" w14:textId="77777777">
      <w:pPr>
        <w:pStyle w:val="CommentText"/>
      </w:pPr>
      <w:r>
        <w:rPr>
          <w:rStyle w:val="CommentReference"/>
        </w:rPr>
        <w:annotationRef/>
      </w:r>
      <w:r w:rsidR="001A3763">
        <w:rPr>
          <w:rFonts w:hint="eastAsia"/>
        </w:rPr>
        <w:t>已更改，感谢指出。</w:t>
      </w:r>
    </w:p>
  </w:comment>
  <w:comment w:initials="扬丁" w:author="丁 扬" w:date="2025-06-03T13:43:00Z" w:id="524">
    <w:p w:rsidR="00225A14" w:rsidP="00225A14" w:rsidRDefault="00225A14" w14:paraId="515834AA" w14:textId="793C62D9">
      <w:pPr>
        <w:pStyle w:val="CommentText"/>
      </w:pPr>
      <w:r>
        <w:rPr>
          <w:rStyle w:val="CommentReference"/>
        </w:rPr>
        <w:annotationRef/>
      </w:r>
      <w:r>
        <w:rPr>
          <w:rFonts w:hint="eastAsia"/>
        </w:rPr>
        <w:t>Bai Dan</w:t>
      </w:r>
      <w:r>
        <w:rPr>
          <w:rFonts w:hint="eastAsia"/>
        </w:rPr>
        <w:t>，</w:t>
      </w:r>
      <w:r>
        <w:rPr>
          <w:rFonts w:hint="eastAsia"/>
        </w:rPr>
        <w:t>TEAE</w:t>
      </w:r>
      <w:r>
        <w:rPr>
          <w:rFonts w:hint="eastAsia"/>
        </w:rPr>
        <w:t>要单独定义出来</w:t>
      </w:r>
    </w:p>
  </w:comment>
  <w:comment w:initials="QL" w:author="Liang, Qunfeng" w:date="2025-06-12T11:13:00Z" w:id="525">
    <w:p w:rsidR="00E06416" w:rsidP="00E06416" w:rsidRDefault="00E06416" w14:paraId="41540A91" w14:textId="77777777">
      <w:pPr>
        <w:pStyle w:val="CommentText"/>
      </w:pPr>
      <w:r>
        <w:rPr>
          <w:rStyle w:val="CommentReference"/>
        </w:rPr>
        <w:annotationRef/>
      </w:r>
      <w:r>
        <w:rPr>
          <w:rFonts w:hint="eastAsia"/>
        </w:rPr>
        <w:t>已添加</w:t>
      </w:r>
    </w:p>
  </w:comment>
  <w:comment w:initials="WL" w:author="Li, Wenting" w:date="2024-05-29T16:49:00Z" w:id="521">
    <w:p w:rsidR="002330F8" w:rsidRDefault="00394453" w14:paraId="0E95614C" w14:textId="5E5CCC70">
      <w:pPr>
        <w:pStyle w:val="CommentText"/>
      </w:pPr>
      <w:r>
        <w:rPr>
          <w:rFonts w:hint="eastAsia"/>
        </w:rPr>
        <w:t>这个地方可以请他们</w:t>
      </w:r>
      <w:r>
        <w:rPr>
          <w:rFonts w:hint="eastAsia"/>
        </w:rPr>
        <w:t>PV</w:t>
      </w:r>
      <w:r>
        <w:rPr>
          <w:rFonts w:hint="eastAsia"/>
        </w:rPr>
        <w:t>的人评估下，肿瘤研究里面，无能无关也会按有关处理。</w:t>
      </w:r>
      <w:r>
        <w:rPr>
          <w:rStyle w:val="CommentReference"/>
        </w:rPr>
        <w:annotationRef/>
      </w:r>
    </w:p>
  </w:comment>
  <w:comment w:initials="ZL" w:author="Zhongyu" w:date="2024-05-30T15:16:00Z" w:id="522">
    <w:p w:rsidR="002330F8" w:rsidRDefault="00394453" w14:paraId="0E95614D" w14:textId="77777777">
      <w:pPr>
        <w:pStyle w:val="CommentText"/>
      </w:pPr>
      <w:r>
        <w:rPr>
          <w:rFonts w:hint="eastAsia"/>
        </w:rPr>
        <w:t>目前方案是这么写的，申办方</w:t>
      </w:r>
      <w:r>
        <w:rPr>
          <w:rFonts w:hint="eastAsia"/>
        </w:rPr>
        <w:t>PV</w:t>
      </w:r>
      <w:r>
        <w:rPr>
          <w:rFonts w:hint="eastAsia"/>
        </w:rPr>
        <w:t>可以再次评估一下。</w:t>
      </w:r>
      <w:r>
        <w:rPr>
          <w:rStyle w:val="CommentReference"/>
        </w:rPr>
        <w:annotationRef/>
      </w:r>
    </w:p>
  </w:comment>
  <w:comment w:initials="薇孟" w:author="孟 薇" w:date="2024-06-25T10:33:00Z" w:id="523">
    <w:p w:rsidR="002330F8" w:rsidRDefault="00394453" w14:paraId="0E95614E" w14:textId="77777777">
      <w:pPr>
        <w:pStyle w:val="CommentText"/>
      </w:pPr>
      <w:r>
        <w:rPr>
          <w:rFonts w:hint="eastAsia"/>
        </w:rPr>
        <w:t>目前描述没问题</w:t>
      </w:r>
    </w:p>
  </w:comment>
  <w:comment w:initials="ZL" w:author="Zhongyu Li" w:date="2024-05-28T16:42:00Z" w:id="526">
    <w:p w:rsidR="002330F8" w:rsidRDefault="00394453" w14:paraId="0E95614F" w14:textId="77777777">
      <w:pPr>
        <w:pStyle w:val="CommentText"/>
      </w:pPr>
      <w:r>
        <w:rPr>
          <w:rFonts w:hint="eastAsia"/>
        </w:rPr>
        <w:t>请申办方确认</w:t>
      </w:r>
      <w:r>
        <w:rPr>
          <w:rStyle w:val="CommentReference"/>
        </w:rPr>
        <w:annotationRef/>
      </w:r>
    </w:p>
  </w:comment>
  <w:comment w:initials="WL" w:author="Li, Wenting" w:date="2024-05-29T16:48:00Z" w:id="527">
    <w:p w:rsidR="002330F8" w:rsidRDefault="00394453" w14:paraId="0E956150" w14:textId="77777777">
      <w:pPr>
        <w:pStyle w:val="CommentText"/>
      </w:pPr>
      <w:r>
        <w:rPr>
          <w:rFonts w:hint="eastAsia"/>
        </w:rPr>
        <w:t>这个地方默认缺失就按相关处理，可以不需要找申办方确认了，可以考虑提醒他们一下。数据清理需要重点关注，避免缺失</w:t>
      </w:r>
      <w:r>
        <w:rPr>
          <w:rStyle w:val="CommentReference"/>
        </w:rPr>
        <w:annotationRef/>
      </w:r>
    </w:p>
  </w:comment>
  <w:comment w:initials="冯可" w:author="冯 可" w:date="2025-06-03T15:07:00Z" w:id="529">
    <w:p w:rsidR="060FF7EF" w:rsidRDefault="060FF7EF" w14:paraId="414C90D9" w14:textId="63D3B453">
      <w:pPr>
        <w:pStyle w:val="CommentText"/>
      </w:pPr>
      <w:r>
        <w:t>TFL</w:t>
      </w:r>
      <w:r>
        <w:t>中的描述已建议更新为</w:t>
      </w:r>
      <w:r>
        <w:t>“</w:t>
      </w:r>
      <w:r>
        <w:t>最高</w:t>
      </w:r>
      <w:r>
        <w:t>CTCAE</w:t>
      </w:r>
      <w:r>
        <w:t>分级</w:t>
      </w:r>
      <w:r>
        <w:t>”</w:t>
      </w:r>
      <w:r>
        <w:t>，是否需要同步更新</w:t>
      </w:r>
      <w:r>
        <w:rPr>
          <w:rStyle w:val="CommentReference"/>
        </w:rPr>
        <w:annotationRef/>
      </w:r>
    </w:p>
  </w:comment>
  <w:comment w:initials="vivi" w:author="vivi" w:date="2025-06-03T15:19:00Z" w:id="530">
    <w:p w:rsidR="00AF75A7" w:rsidP="00AF75A7" w:rsidRDefault="00AF75A7" w14:paraId="5E2ED975" w14:textId="77777777">
      <w:pPr>
        <w:pStyle w:val="CommentText"/>
      </w:pPr>
      <w:r>
        <w:rPr>
          <w:rStyle w:val="CommentReference"/>
        </w:rPr>
        <w:annotationRef/>
      </w:r>
      <w:r>
        <w:rPr>
          <w:rFonts w:hint="eastAsia"/>
        </w:rPr>
        <w:t>此处描述看起来</w:t>
      </w:r>
      <w:r>
        <w:rPr>
          <w:rFonts w:hint="eastAsia"/>
        </w:rPr>
        <w:t>ok</w:t>
      </w:r>
    </w:p>
  </w:comment>
  <w:comment w:initials="扬丁" w:author="丁 扬" w:date="2025-07-02T16:40:00Z" w:id="531">
    <w:p w:rsidR="000F16DE" w:rsidP="000F16DE" w:rsidRDefault="000F16DE" w14:paraId="75EA3F1D" w14:textId="77777777">
      <w:pPr>
        <w:pStyle w:val="CommentText"/>
      </w:pPr>
      <w:r>
        <w:rPr>
          <w:rStyle w:val="CommentReference"/>
        </w:rPr>
        <w:annotationRef/>
      </w:r>
      <w:r>
        <w:rPr>
          <w:rFonts w:hint="eastAsia"/>
        </w:rPr>
        <w:t>最高</w:t>
      </w:r>
      <w:r>
        <w:t>CTCAE</w:t>
      </w:r>
      <w:r>
        <w:rPr>
          <w:rFonts w:hint="eastAsia"/>
        </w:rPr>
        <w:t>等级</w:t>
      </w:r>
    </w:p>
  </w:comment>
  <w:comment w:initials="QL" w:author="Liang, Qunfeng" w:date="2025-07-03T12:20:00Z" w:id="532">
    <w:p w:rsidR="00F22D14" w:rsidP="00F22D14" w:rsidRDefault="00F22D14" w14:paraId="013BDF03" w14:textId="77777777">
      <w:pPr>
        <w:pStyle w:val="CommentText"/>
      </w:pPr>
      <w:r>
        <w:rPr>
          <w:rStyle w:val="CommentReference"/>
        </w:rPr>
        <w:annotationRef/>
      </w:r>
      <w:r>
        <w:rPr>
          <w:rFonts w:hint="eastAsia"/>
        </w:rPr>
        <w:t>已更改</w:t>
      </w:r>
    </w:p>
  </w:comment>
  <w:comment w:initials="亮黄" w:author="黄 亮" w:date="2024-07-11T11:58:00Z" w:id="549">
    <w:p w:rsidR="008A1019" w:rsidP="008A1019" w:rsidRDefault="008A1019" w14:paraId="2BDCA5AE" w14:textId="343C2BA0">
      <w:pPr>
        <w:pStyle w:val="CommentText"/>
      </w:pPr>
      <w:r>
        <w:rPr>
          <w:rStyle w:val="CommentReference"/>
        </w:rPr>
        <w:annotationRef/>
      </w:r>
      <w:r>
        <w:rPr>
          <w:rFonts w:hint="eastAsia"/>
        </w:rPr>
        <w:t>采血超窗及输液中断相关的数据也不能纳入描述性统计汇总</w:t>
      </w:r>
    </w:p>
  </w:comment>
  <w:comment w:initials="YW" w:author="Wang, Yulin" w:date="2024-07-29T11:30:00Z" w:id="550">
    <w:p w:rsidR="0021536C" w:rsidP="0021536C" w:rsidRDefault="0021536C" w14:paraId="7907736D" w14:textId="77777777">
      <w:pPr>
        <w:pStyle w:val="CommentText"/>
      </w:pPr>
      <w:r>
        <w:rPr>
          <w:rStyle w:val="CommentReference"/>
        </w:rPr>
        <w:annotationRef/>
      </w:r>
      <w:r>
        <w:rPr>
          <w:rFonts w:hint="eastAsia"/>
        </w:rPr>
        <w:t>已补充</w:t>
      </w:r>
    </w:p>
  </w:comment>
  <w:comment w:initials="亮黄" w:author="黄 亮" w:date="2024-07-11T11:52:00Z" w:id="552">
    <w:p w:rsidR="008A1019" w:rsidP="008A1019" w:rsidRDefault="008A1019" w14:paraId="5A6ABA85" w14:textId="60DF0BA0">
      <w:pPr>
        <w:pStyle w:val="CommentText"/>
      </w:pPr>
      <w:r>
        <w:rPr>
          <w:rStyle w:val="CommentReference"/>
        </w:rPr>
        <w:annotationRef/>
      </w:r>
      <w:r>
        <w:rPr>
          <w:rFonts w:hint="eastAsia"/>
        </w:rPr>
        <w:t>无尿液</w:t>
      </w:r>
      <w:r>
        <w:t>PK</w:t>
      </w:r>
    </w:p>
  </w:comment>
  <w:comment w:initials="YW" w:author="Wang, Yulin" w:date="2024-07-29T11:33:00Z" w:id="553">
    <w:p w:rsidR="00BB658A" w:rsidP="00BB658A" w:rsidRDefault="00BB658A" w14:paraId="02135D0D" w14:textId="77777777">
      <w:pPr>
        <w:pStyle w:val="CommentText"/>
      </w:pPr>
      <w:r>
        <w:rPr>
          <w:rStyle w:val="CommentReference"/>
        </w:rPr>
        <w:annotationRef/>
      </w:r>
      <w:r>
        <w:rPr>
          <w:rFonts w:hint="eastAsia"/>
        </w:rPr>
        <w:t>已删除</w:t>
      </w:r>
    </w:p>
  </w:comment>
  <w:comment w:initials="亮黄" w:author="黄 亮" w:date="2024-07-11T11:47:00Z" w:id="555">
    <w:p w:rsidR="00D246FF" w:rsidP="00D246FF" w:rsidRDefault="00D246FF" w14:paraId="66ADC867" w14:textId="1CB9F791">
      <w:pPr>
        <w:pStyle w:val="CommentText"/>
      </w:pPr>
      <w:r>
        <w:rPr>
          <w:rStyle w:val="CommentReference"/>
        </w:rPr>
        <w:annotationRef/>
      </w:r>
      <w:r>
        <w:rPr>
          <w:rFonts w:hint="eastAsia"/>
        </w:rPr>
        <w:t>首次和多次给药都加上</w:t>
      </w:r>
      <w:r>
        <w:t>V</w:t>
      </w:r>
      <w:r>
        <w:rPr>
          <w:rFonts w:hint="eastAsia"/>
        </w:rPr>
        <w:t>ss</w:t>
      </w:r>
      <w:r>
        <w:rPr>
          <w:rFonts w:hint="eastAsia"/>
        </w:rPr>
        <w:t>吧</w:t>
      </w:r>
    </w:p>
  </w:comment>
  <w:comment w:initials="YW" w:author="Wang, Yulin" w:date="2024-07-29T11:34:00Z" w:id="556">
    <w:p w:rsidR="006C3D2E" w:rsidP="006C3D2E" w:rsidRDefault="006C3D2E" w14:paraId="73FCB8E0" w14:textId="77777777">
      <w:pPr>
        <w:pStyle w:val="CommentText"/>
      </w:pPr>
      <w:r>
        <w:rPr>
          <w:rStyle w:val="CommentReference"/>
        </w:rPr>
        <w:annotationRef/>
      </w:r>
      <w:r>
        <w:rPr>
          <w:rFonts w:hint="eastAsia"/>
        </w:rPr>
        <w:t>已添加</w:t>
      </w:r>
    </w:p>
  </w:comment>
  <w:comment w:initials="D" w:author="Dan" w:date="2024-05-28T10:19:00Z" w:id="562">
    <w:p w:rsidR="002330F8" w:rsidRDefault="00394453" w14:paraId="0E956151" w14:textId="73EBBF6D">
      <w:pPr>
        <w:pStyle w:val="CommentText"/>
      </w:pPr>
      <w:r>
        <w:rPr>
          <w:rFonts w:hint="eastAsia"/>
        </w:rPr>
        <w:t>是否在</w:t>
      </w:r>
      <w:r>
        <w:rPr>
          <w:rFonts w:hint="eastAsia"/>
        </w:rPr>
        <w:t>ADA</w:t>
      </w:r>
      <w:r>
        <w:rPr>
          <w:rFonts w:hint="eastAsia"/>
        </w:rPr>
        <w:t>阳性</w:t>
      </w:r>
      <w:r>
        <w:rPr>
          <w:rFonts w:hint="eastAsia"/>
        </w:rPr>
        <w:t>vs</w:t>
      </w:r>
      <w:r>
        <w:rPr>
          <w:rFonts w:hint="eastAsia"/>
        </w:rPr>
        <w:t>阴性，</w:t>
      </w:r>
      <w:r>
        <w:rPr>
          <w:rFonts w:hint="eastAsia"/>
        </w:rPr>
        <w:t>NAb</w:t>
      </w:r>
      <w:r>
        <w:rPr>
          <w:rFonts w:hint="eastAsia"/>
        </w:rPr>
        <w:t>阳性</w:t>
      </w:r>
      <w:r>
        <w:rPr>
          <w:rFonts w:hint="eastAsia"/>
        </w:rPr>
        <w:t>vs</w:t>
      </w:r>
      <w:r>
        <w:rPr>
          <w:rFonts w:hint="eastAsia"/>
        </w:rPr>
        <w:t>阴性中重复疗效分析？</w:t>
      </w:r>
    </w:p>
    <w:p w:rsidR="002330F8" w:rsidRDefault="00394453" w14:paraId="0E956152" w14:textId="77777777">
      <w:pPr>
        <w:pStyle w:val="CommentText"/>
      </w:pPr>
      <w:r>
        <w:rPr>
          <w:rFonts w:hint="eastAsia"/>
        </w:rPr>
        <w:t>如是，对哪些终点进行该分析？</w:t>
      </w:r>
      <w:r>
        <w:rPr>
          <w:rFonts w:hint="eastAsia"/>
        </w:rPr>
        <w:t>IRC</w:t>
      </w:r>
      <w:r>
        <w:rPr>
          <w:rFonts w:hint="eastAsia"/>
        </w:rPr>
        <w:t>评估的</w:t>
      </w:r>
      <w:r>
        <w:rPr>
          <w:rFonts w:hint="eastAsia"/>
        </w:rPr>
        <w:t>PFS</w:t>
      </w:r>
      <w:r>
        <w:rPr>
          <w:rFonts w:hint="eastAsia"/>
        </w:rPr>
        <w:t>？研究者评估的</w:t>
      </w:r>
      <w:r>
        <w:rPr>
          <w:rFonts w:hint="eastAsia"/>
        </w:rPr>
        <w:t>PFS</w:t>
      </w:r>
      <w:r>
        <w:rPr>
          <w:rFonts w:hint="eastAsia"/>
        </w:rPr>
        <w:t>？</w:t>
      </w:r>
      <w:r>
        <w:rPr>
          <w:rFonts w:hint="eastAsia"/>
        </w:rPr>
        <w:t>OS</w:t>
      </w:r>
      <w:r>
        <w:rPr>
          <w:rFonts w:hint="eastAsia"/>
        </w:rPr>
        <w:t>？</w:t>
      </w:r>
    </w:p>
    <w:p w:rsidR="002330F8" w:rsidRDefault="00394453" w14:paraId="0E956153" w14:textId="77777777">
      <w:pPr>
        <w:pStyle w:val="CommentText"/>
      </w:pPr>
      <w:r>
        <w:rPr>
          <w:rFonts w:hint="eastAsia"/>
        </w:rPr>
        <w:t>该分析是否仅重复主要分析（即删失规则同主要分析）？</w:t>
      </w:r>
    </w:p>
  </w:comment>
  <w:comment w:initials="黄亮" w:author="黄 亮" w:date="2025-06-10T17:46:00Z" w:id="563">
    <w:p w:rsidR="00A53004" w:rsidRDefault="00A53004" w14:paraId="21210118" w14:textId="1C94FCCF">
      <w:pPr>
        <w:pStyle w:val="CommentText"/>
      </w:pPr>
      <w:r>
        <w:rPr>
          <w:rStyle w:val="CommentReference"/>
        </w:rPr>
        <w:annotationRef/>
      </w:r>
      <w:r w:rsidRPr="033B1F36">
        <w:t>预期</w:t>
      </w:r>
      <w:r w:rsidRPr="033B1F36">
        <w:t>ADA</w:t>
      </w:r>
      <w:r w:rsidRPr="033B1F36">
        <w:t>阳性率不高（</w:t>
      </w:r>
      <w:r w:rsidRPr="033B1F36">
        <w:t>10%</w:t>
      </w:r>
      <w:r w:rsidRPr="033B1F36">
        <w:t>左右），只有极少患者</w:t>
      </w:r>
      <w:r w:rsidRPr="033B1F36">
        <w:t>NAB</w:t>
      </w:r>
      <w:r w:rsidRPr="033B1F36">
        <w:t>阳性，</w:t>
      </w:r>
      <w:r w:rsidRPr="033B1F36">
        <w:t>NAB</w:t>
      </w:r>
      <w:r w:rsidRPr="033B1F36">
        <w:t>不用分亚组，</w:t>
      </w:r>
      <w:r w:rsidRPr="033B1F36">
        <w:t>ADA</w:t>
      </w:r>
      <w:r w:rsidRPr="033B1F36">
        <w:t>可以尝试探索性亚组分析</w:t>
      </w:r>
    </w:p>
  </w:comment>
  <w:comment w:initials="QL" w:author="Liang, Qunfeng" w:date="2025-06-11T20:53:00Z" w:id="564">
    <w:p w:rsidR="008A2D74" w:rsidP="008A2D74" w:rsidRDefault="008A2D74" w14:paraId="53CA3328" w14:textId="77777777">
      <w:pPr>
        <w:pStyle w:val="CommentText"/>
      </w:pPr>
      <w:r>
        <w:rPr>
          <w:rStyle w:val="CommentReference"/>
        </w:rPr>
        <w:annotationRef/>
      </w:r>
      <w:r>
        <w:rPr>
          <w:rFonts w:hint="eastAsia"/>
        </w:rPr>
        <w:t>已更改</w:t>
      </w:r>
    </w:p>
  </w:comment>
  <w:comment w:initials="亮黄" w:author="黄 亮" w:date="2024-06-03T18:13:00Z" w:id="565">
    <w:p w:rsidR="002330F8" w:rsidRDefault="00394453" w14:paraId="0E956154" w14:textId="7F06A591">
      <w:pPr>
        <w:pStyle w:val="CommentText"/>
      </w:pPr>
      <w:r>
        <w:rPr>
          <w:rFonts w:hint="eastAsia"/>
        </w:rPr>
        <w:t>ADA</w:t>
      </w:r>
      <w:r>
        <w:rPr>
          <w:rFonts w:hint="eastAsia"/>
        </w:rPr>
        <w:t>对疗效和安全性的影响可以使用简单的</w:t>
      </w:r>
      <w:r>
        <w:rPr>
          <w:rFonts w:hint="eastAsia"/>
        </w:rPr>
        <w:t>2</w:t>
      </w:r>
      <w:r>
        <w:rPr>
          <w:rFonts w:hint="eastAsia"/>
        </w:rPr>
        <w:t>分法（阳性</w:t>
      </w:r>
      <w:r>
        <w:rPr>
          <w:rFonts w:hint="eastAsia"/>
        </w:rPr>
        <w:t>vs</w:t>
      </w:r>
      <w:r>
        <w:rPr>
          <w:rFonts w:hint="eastAsia"/>
        </w:rPr>
        <w:t>阴性），也可以基于</w:t>
      </w:r>
      <w:r>
        <w:rPr>
          <w:rFonts w:hint="eastAsia"/>
        </w:rPr>
        <w:t>COX</w:t>
      </w:r>
      <w:r>
        <w:rPr>
          <w:rFonts w:hint="eastAsia"/>
        </w:rPr>
        <w:t>比例风险模型，将</w:t>
      </w:r>
      <w:r>
        <w:rPr>
          <w:rFonts w:hint="eastAsia"/>
        </w:rPr>
        <w:t>ADA</w:t>
      </w:r>
      <w:r>
        <w:rPr>
          <w:rFonts w:hint="eastAsia"/>
        </w:rPr>
        <w:t>作为协变量考察，具体分析时，主要终点和次要终点是需要考察（</w:t>
      </w:r>
      <w:r>
        <w:rPr>
          <w:rFonts w:hint="eastAsia"/>
        </w:rPr>
        <w:t>PFS,OS</w:t>
      </w:r>
      <w:r>
        <w:rPr>
          <w:rFonts w:hint="eastAsia"/>
        </w:rPr>
        <w:t>，</w:t>
      </w:r>
      <w:r>
        <w:rPr>
          <w:rFonts w:hint="eastAsia"/>
        </w:rPr>
        <w:t>CRR</w:t>
      </w:r>
      <w:r>
        <w:rPr>
          <w:rFonts w:hint="eastAsia"/>
        </w:rPr>
        <w:t>等），删失规则同主分析</w:t>
      </w:r>
    </w:p>
  </w:comment>
  <w:comment w:initials="BD" w:author="Bai, Dan" w:date="2024-06-26T17:06:00Z" w:id="566">
    <w:p w:rsidR="29489B6B" w:rsidRDefault="29489B6B" w14:paraId="2CBF7985" w14:textId="6A479B20">
      <w:pPr>
        <w:pStyle w:val="CommentText"/>
      </w:pPr>
      <w:r>
        <w:t>由于</w:t>
      </w:r>
      <w:r>
        <w:t>ADA</w:t>
      </w:r>
      <w:r>
        <w:t>和中和抗体只在试验组中测量，因此在试验组</w:t>
      </w:r>
      <w:r>
        <w:t>vs</w:t>
      </w:r>
      <w:r>
        <w:t>对照组的</w:t>
      </w:r>
      <w:r>
        <w:t>Cox</w:t>
      </w:r>
      <w:r>
        <w:t>模型中无法加入</w:t>
      </w:r>
      <w:r>
        <w:t>ADA</w:t>
      </w:r>
      <w:r>
        <w:t>作为协变量，计划使用</w:t>
      </w:r>
      <w:r>
        <w:t>2</w:t>
      </w:r>
      <w:r>
        <w:t>分法，比较</w:t>
      </w:r>
      <w:r>
        <w:t>ADA</w:t>
      </w:r>
      <w:r>
        <w:t>和中和抗体阳性</w:t>
      </w:r>
      <w:r>
        <w:t>vs</w:t>
      </w:r>
      <w:r>
        <w:t>阴性患者的疗效终点。将在</w:t>
      </w:r>
      <w:r>
        <w:t>dry run</w:t>
      </w:r>
      <w:r>
        <w:t>后根据数据情况确定最终进行的分析。</w:t>
      </w:r>
      <w:r>
        <w:rPr>
          <w:rStyle w:val="CommentReference"/>
        </w:rPr>
        <w:annotationRef/>
      </w:r>
    </w:p>
  </w:comment>
  <w:comment w:initials="D" w:author="Dan" w:date="2024-05-28T10:22:00Z" w:id="567">
    <w:p w:rsidR="002330F8" w:rsidRDefault="00394453" w14:paraId="0E956155" w14:textId="77777777">
      <w:pPr>
        <w:pStyle w:val="CommentText"/>
      </w:pPr>
      <w:r>
        <w:rPr>
          <w:rFonts w:hint="eastAsia"/>
        </w:rPr>
        <w:t>是否按</w:t>
      </w:r>
      <w:r>
        <w:rPr>
          <w:rFonts w:hint="eastAsia"/>
        </w:rPr>
        <w:t>ADA</w:t>
      </w:r>
      <w:r>
        <w:rPr>
          <w:rFonts w:hint="eastAsia"/>
        </w:rPr>
        <w:t>阳性</w:t>
      </w:r>
      <w:r>
        <w:rPr>
          <w:rFonts w:hint="eastAsia"/>
        </w:rPr>
        <w:t>vs</w:t>
      </w:r>
      <w:r>
        <w:rPr>
          <w:rFonts w:hint="eastAsia"/>
        </w:rPr>
        <w:t>阴性，</w:t>
      </w:r>
      <w:r>
        <w:rPr>
          <w:rFonts w:hint="eastAsia"/>
        </w:rPr>
        <w:t>NAb</w:t>
      </w:r>
      <w:r>
        <w:rPr>
          <w:rFonts w:hint="eastAsia"/>
        </w:rPr>
        <w:t>阳性</w:t>
      </w:r>
      <w:r>
        <w:rPr>
          <w:rFonts w:hint="eastAsia"/>
        </w:rPr>
        <w:t>vs</w:t>
      </w:r>
      <w:r>
        <w:rPr>
          <w:rFonts w:hint="eastAsia"/>
        </w:rPr>
        <w:t>阴性汇总安全性并进行组间比较？</w:t>
      </w:r>
    </w:p>
    <w:p w:rsidR="002330F8" w:rsidRDefault="00394453" w14:paraId="0E956156" w14:textId="77777777">
      <w:pPr>
        <w:pStyle w:val="CommentText"/>
      </w:pPr>
      <w:r>
        <w:rPr>
          <w:rFonts w:hint="eastAsia"/>
        </w:rPr>
        <w:t>如是，对哪些安全性指标进行比较？</w:t>
      </w:r>
      <w:r>
        <w:rPr>
          <w:rFonts w:hint="eastAsia"/>
        </w:rPr>
        <w:t>AE</w:t>
      </w:r>
      <w:r>
        <w:rPr>
          <w:rFonts w:hint="eastAsia"/>
        </w:rPr>
        <w:t>，</w:t>
      </w:r>
      <w:r>
        <w:rPr>
          <w:rFonts w:hint="eastAsia"/>
        </w:rPr>
        <w:t>SAE</w:t>
      </w:r>
      <w:r>
        <w:rPr>
          <w:rFonts w:hint="eastAsia"/>
        </w:rPr>
        <w:t>，</w:t>
      </w:r>
      <w:r>
        <w:rPr>
          <w:rFonts w:hint="eastAsia"/>
        </w:rPr>
        <w:t>AESI</w:t>
      </w:r>
      <w:r>
        <w:rPr>
          <w:rFonts w:hint="eastAsia"/>
        </w:rPr>
        <w:t>发生例数？是否需要对实验室检查进行组间比较？</w:t>
      </w:r>
    </w:p>
  </w:comment>
  <w:comment w:initials="亮黄" w:author="黄 亮" w:date="2024-06-03T18:15:00Z" w:id="568">
    <w:p w:rsidR="002330F8" w:rsidRDefault="00394453" w14:paraId="0E956157" w14:textId="77777777">
      <w:pPr>
        <w:pStyle w:val="CommentText"/>
      </w:pPr>
      <w:r>
        <w:rPr>
          <w:rFonts w:hint="eastAsia"/>
        </w:rPr>
        <w:t>建议对</w:t>
      </w:r>
      <w:r>
        <w:rPr>
          <w:rFonts w:hint="eastAsia"/>
        </w:rPr>
        <w:t>TRAE</w:t>
      </w:r>
      <w:r>
        <w:rPr>
          <w:rFonts w:hint="eastAsia"/>
        </w:rPr>
        <w:t>，</w:t>
      </w:r>
      <w:r>
        <w:rPr>
          <w:rFonts w:hint="eastAsia"/>
        </w:rPr>
        <w:t>SAE</w:t>
      </w:r>
      <w:r>
        <w:rPr>
          <w:rFonts w:hint="eastAsia"/>
        </w:rPr>
        <w:t>，</w:t>
      </w:r>
      <w:r>
        <w:t>AE</w:t>
      </w:r>
      <w:r>
        <w:rPr>
          <w:rFonts w:hint="eastAsia"/>
        </w:rPr>
        <w:t>大于</w:t>
      </w:r>
      <w:r>
        <w:t>3</w:t>
      </w:r>
      <w:r>
        <w:rPr>
          <w:rFonts w:hint="eastAsia"/>
        </w:rPr>
        <w:t>级，</w:t>
      </w:r>
      <w:r>
        <w:rPr>
          <w:rFonts w:hint="eastAsia"/>
        </w:rPr>
        <w:t xml:space="preserve"> AESI</w:t>
      </w:r>
      <w:r>
        <w:rPr>
          <w:rFonts w:hint="eastAsia"/>
        </w:rPr>
        <w:t>等进行组间比较，一般不比较实验室检查项</w:t>
      </w:r>
    </w:p>
  </w:comment>
  <w:comment w:initials="BD" w:author="Bai, Dan" w:date="2024-06-26T17:08:00Z" w:id="569">
    <w:p w:rsidR="29489B6B" w:rsidRDefault="29489B6B" w14:paraId="3017A76B" w14:textId="19B00CF6">
      <w:pPr>
        <w:pStyle w:val="CommentText"/>
      </w:pPr>
      <w:r>
        <w:t>将在</w:t>
      </w:r>
      <w:r>
        <w:t>dry run</w:t>
      </w:r>
      <w:r>
        <w:t>后确定最终进行的组间比较。</w:t>
      </w:r>
      <w:r>
        <w:rPr>
          <w:rStyle w:val="CommentReference"/>
        </w:rPr>
        <w:annotationRef/>
      </w:r>
    </w:p>
  </w:comment>
  <w:comment w:initials="扬丁" w:author="丁 扬" w:date="2025-07-02T16:47:00Z" w:id="570">
    <w:p w:rsidR="009C7552" w:rsidP="009C7552" w:rsidRDefault="00443671" w14:paraId="4E05F2E1" w14:textId="77777777">
      <w:pPr>
        <w:pStyle w:val="CommentText"/>
      </w:pPr>
      <w:r>
        <w:rPr>
          <w:rStyle w:val="CommentReference"/>
        </w:rPr>
        <w:annotationRef/>
      </w:r>
      <w:r w:rsidR="009C7552">
        <w:rPr>
          <w:rFonts w:hint="eastAsia"/>
        </w:rPr>
        <w:t>增加</w:t>
      </w:r>
      <w:r w:rsidR="009C7552">
        <w:rPr>
          <w:rFonts w:hint="eastAsia"/>
        </w:rPr>
        <w:t>ADA</w:t>
      </w:r>
      <w:r w:rsidR="009C7552">
        <w:rPr>
          <w:rFonts w:hint="eastAsia"/>
        </w:rPr>
        <w:t>阴性</w:t>
      </w:r>
      <w:r w:rsidR="009C7552">
        <w:rPr>
          <w:rFonts w:hint="eastAsia"/>
        </w:rPr>
        <w:t>/</w:t>
      </w:r>
      <w:r w:rsidR="009C7552">
        <w:rPr>
          <w:rFonts w:hint="eastAsia"/>
        </w:rPr>
        <w:t>阳性的</w:t>
      </w:r>
      <w:r w:rsidR="009C7552">
        <w:rPr>
          <w:rFonts w:hint="eastAsia"/>
        </w:rPr>
        <w:t>TEAE</w:t>
      </w:r>
      <w:r w:rsidR="009C7552">
        <w:rPr>
          <w:rFonts w:hint="eastAsia"/>
        </w:rPr>
        <w:t>，</w:t>
      </w:r>
      <w:r w:rsidR="009C7552">
        <w:rPr>
          <w:rFonts w:hint="eastAsia"/>
        </w:rPr>
        <w:t>TRAE</w:t>
      </w:r>
      <w:r w:rsidR="009C7552">
        <w:rPr>
          <w:rFonts w:hint="eastAsia"/>
        </w:rPr>
        <w:t>，</w:t>
      </w:r>
      <w:r w:rsidR="009C7552">
        <w:rPr>
          <w:rFonts w:hint="eastAsia"/>
        </w:rPr>
        <w:t>SAE</w:t>
      </w:r>
      <w:r w:rsidR="009C7552">
        <w:rPr>
          <w:rFonts w:hint="eastAsia"/>
        </w:rPr>
        <w:t>，</w:t>
      </w:r>
      <w:r w:rsidR="009C7552">
        <w:rPr>
          <w:rFonts w:hint="eastAsia"/>
        </w:rPr>
        <w:t>&gt;=3</w:t>
      </w:r>
      <w:r w:rsidR="009C7552">
        <w:rPr>
          <w:rFonts w:hint="eastAsia"/>
        </w:rPr>
        <w:t>级</w:t>
      </w:r>
      <w:r w:rsidR="009C7552">
        <w:rPr>
          <w:rFonts w:hint="eastAsia"/>
        </w:rPr>
        <w:t>AE</w:t>
      </w:r>
      <w:r w:rsidR="009C7552">
        <w:rPr>
          <w:rFonts w:hint="eastAsia"/>
        </w:rPr>
        <w:t>的分析。只在</w:t>
      </w:r>
      <w:r w:rsidR="009C7552">
        <w:rPr>
          <w:rFonts w:hint="eastAsia"/>
        </w:rPr>
        <w:t>shell</w:t>
      </w:r>
      <w:r w:rsidR="009C7552">
        <w:rPr>
          <w:rFonts w:hint="eastAsia"/>
        </w:rPr>
        <w:t>中体现。</w:t>
      </w:r>
    </w:p>
  </w:comment>
  <w:comment w:initials="QL" w:author="Liang, Qunfeng" w:date="2025-07-03T17:23:00Z" w:id="571">
    <w:p w:rsidR="004A33E5" w:rsidP="004A33E5" w:rsidRDefault="004A33E5" w14:paraId="61338E5E" w14:textId="77777777">
      <w:pPr>
        <w:pStyle w:val="CommentText"/>
      </w:pPr>
      <w:r>
        <w:rPr>
          <w:rStyle w:val="CommentReference"/>
        </w:rPr>
        <w:annotationRef/>
      </w:r>
      <w:r>
        <w:rPr>
          <w:rFonts w:hint="eastAsia"/>
        </w:rPr>
        <w:t>请</w:t>
      </w:r>
      <w:r>
        <w:t xml:space="preserve"> @</w:t>
      </w:r>
      <w:r>
        <w:rPr>
          <w:rFonts w:hint="eastAsia"/>
        </w:rPr>
        <w:t>黄亮</w:t>
      </w:r>
      <w:r>
        <w:rPr>
          <w:rFonts w:hint="eastAsia"/>
        </w:rPr>
        <w:t xml:space="preserve"> </w:t>
      </w:r>
      <w:r>
        <w:rPr>
          <w:rFonts w:hint="eastAsia"/>
        </w:rPr>
        <w:t>老师在</w:t>
      </w:r>
      <w:r>
        <w:rPr>
          <w:rFonts w:hint="eastAsia"/>
        </w:rPr>
        <w:t>TOC</w:t>
      </w:r>
      <w:r>
        <w:rPr>
          <w:rFonts w:hint="eastAsia"/>
        </w:rPr>
        <w:t>中确认哪些表格需要增加</w:t>
      </w:r>
    </w:p>
  </w:comment>
  <w:comment w:initials="QL" w:author="Liang, Qunfeng" w:date="2025-07-03T17:21:00Z" w:id="572">
    <w:p w:rsidR="007A6E62" w:rsidP="007A6E62" w:rsidRDefault="003B02D7" w14:paraId="2A0C84DB" w14:textId="77777777">
      <w:pPr>
        <w:pStyle w:val="CommentText"/>
      </w:pPr>
      <w:r>
        <w:rPr>
          <w:rStyle w:val="CommentReference"/>
        </w:rPr>
        <w:annotationRef/>
      </w:r>
      <w:r w:rsidR="007A6E62">
        <w:rPr>
          <w:rFonts w:hint="eastAsia"/>
        </w:rPr>
        <w:t>Adelle</w:t>
      </w:r>
      <w:r w:rsidR="007A6E62">
        <w:rPr>
          <w:rFonts w:hint="eastAsia"/>
        </w:rPr>
        <w:t>提出此部分免疫原性分析只属于探索性分析，能否精简篇幅，请</w:t>
      </w:r>
      <w:r w:rsidR="007A6E62">
        <w:rPr>
          <w:rFonts w:hint="eastAsia"/>
        </w:rPr>
        <w:t>@</w:t>
      </w:r>
      <w:r w:rsidR="007A6E62">
        <w:rPr>
          <w:rFonts w:hint="eastAsia"/>
        </w:rPr>
        <w:t>黄亮</w:t>
      </w:r>
      <w:r w:rsidR="007A6E62">
        <w:rPr>
          <w:rFonts w:hint="eastAsia"/>
        </w:rPr>
        <w:t xml:space="preserve"> </w:t>
      </w:r>
      <w:r w:rsidR="007A6E62">
        <w:rPr>
          <w:rFonts w:hint="eastAsia"/>
        </w:rPr>
        <w:t>老师看一下这一部分能否精简。</w:t>
      </w:r>
    </w:p>
  </w:comment>
  <w:comment w:initials="DB" w:author="Dan Bai" w:date="2024-05-28T10:52:00Z" w:id="580">
    <w:p w:rsidR="002330F8" w:rsidRDefault="00394453" w14:paraId="0E956158" w14:textId="4EC5EA50">
      <w:pPr>
        <w:pStyle w:val="CommentText"/>
      </w:pPr>
      <w:r>
        <w:rPr>
          <w:rFonts w:hint="eastAsia"/>
        </w:rPr>
        <w:t>请医学确认目前的分组是否合适？以及</w:t>
      </w:r>
      <w:r>
        <w:rPr>
          <w:rFonts w:hint="eastAsia"/>
        </w:rPr>
        <w:t>CD</w:t>
      </w:r>
      <w:r>
        <w:t>47</w:t>
      </w:r>
      <w:r>
        <w:rPr>
          <w:rFonts w:hint="eastAsia"/>
        </w:rPr>
        <w:t>高表达是否需要定义。</w:t>
      </w:r>
    </w:p>
  </w:comment>
  <w:comment w:initials="桢王" w:author="王 桢" w:date="2025-06-24T14:37:00Z" w:id="581">
    <w:p w:rsidR="000B6C68" w:rsidP="000B6C68" w:rsidRDefault="00445F31" w14:paraId="45FCA1F6" w14:textId="77777777">
      <w:pPr>
        <w:pStyle w:val="CommentText"/>
      </w:pPr>
      <w:r>
        <w:rPr>
          <w:rStyle w:val="CommentReference"/>
        </w:rPr>
        <w:annotationRef/>
      </w:r>
      <w:r w:rsidR="000B6C68">
        <w:rPr>
          <w:rFonts w:hint="eastAsia"/>
        </w:rPr>
        <w:t>如果是探索性分析，即不是必须做的，建议不要放在</w:t>
      </w:r>
      <w:r w:rsidR="000B6C68">
        <w:rPr>
          <w:rFonts w:hint="eastAsia"/>
        </w:rPr>
        <w:t>SAP</w:t>
      </w:r>
      <w:r w:rsidR="000B6C68">
        <w:rPr>
          <w:rFonts w:hint="eastAsia"/>
        </w:rPr>
        <w:t>，可以直接在</w:t>
      </w:r>
      <w:r w:rsidR="000B6C68">
        <w:rPr>
          <w:rFonts w:hint="eastAsia"/>
        </w:rPr>
        <w:t>TLF shell</w:t>
      </w:r>
      <w:r w:rsidR="000B6C68">
        <w:rPr>
          <w:rFonts w:hint="eastAsia"/>
        </w:rPr>
        <w:t>中呈现。</w:t>
      </w:r>
    </w:p>
  </w:comment>
  <w:comment w:initials="赵" w:author="赵 西雯" w:date="2024-06-25T14:39:00Z" w:id="582">
    <w:p w:rsidR="002330F8" w:rsidRDefault="00394453" w14:paraId="0E956159" w14:textId="54BF97EA">
      <w:pPr>
        <w:pStyle w:val="CommentText"/>
      </w:pPr>
      <w:r>
        <w:rPr>
          <w:rFonts w:hint="eastAsia"/>
        </w:rPr>
        <w:t>暂时没有</w:t>
      </w:r>
      <w:r>
        <w:rPr>
          <w:rFonts w:hint="eastAsia"/>
        </w:rPr>
        <w:t>CD</w:t>
      </w:r>
      <w:r>
        <w:t xml:space="preserve">47 </w:t>
      </w:r>
      <w:r>
        <w:rPr>
          <w:rFonts w:hint="eastAsia"/>
        </w:rPr>
        <w:t>表达的</w:t>
      </w:r>
      <w:r>
        <w:rPr>
          <w:rFonts w:hint="eastAsia"/>
        </w:rPr>
        <w:t xml:space="preserve"> </w:t>
      </w:r>
      <w:r>
        <w:t xml:space="preserve">cut-off </w:t>
      </w:r>
    </w:p>
  </w:comment>
  <w:comment w:initials="BD" w:author="Bai, Dan" w:date="2024-06-26T17:09:00Z" w:id="583">
    <w:p w:rsidR="3F0EF877" w:rsidRDefault="3F0EF877" w14:paraId="5C8AF3E4" w14:textId="7DB4EEE5">
      <w:pPr>
        <w:pStyle w:val="CommentText"/>
      </w:pPr>
      <w:r>
        <w:t>将在</w:t>
      </w:r>
      <w:r>
        <w:t>dry run</w:t>
      </w:r>
      <w:r>
        <w:t>后更新</w:t>
      </w:r>
      <w:r>
        <w:t>CD47</w:t>
      </w:r>
      <w:r>
        <w:t>高表达的判断标准。</w:t>
      </w:r>
      <w:r>
        <w:rPr>
          <w:rStyle w:val="CommentReference"/>
        </w:rPr>
        <w:annotationRef/>
      </w:r>
    </w:p>
  </w:comment>
  <w:comment w:initials="DB" w:author="Dan Bai" w:date="2024-05-28T10:46:00Z" w:id="597">
    <w:p w:rsidR="002330F8" w:rsidRDefault="00394453" w14:paraId="0E95615A" w14:textId="77777777">
      <w:pPr>
        <w:pStyle w:val="CommentText"/>
      </w:pPr>
      <w:r>
        <w:rPr>
          <w:rFonts w:hint="eastAsia"/>
        </w:rPr>
        <w:t>目前只计划了主要疗效终点（</w:t>
      </w:r>
      <w:r>
        <w:rPr>
          <w:rFonts w:hint="eastAsia"/>
        </w:rPr>
        <w:t>IRC</w:t>
      </w:r>
      <w:r>
        <w:rPr>
          <w:rFonts w:hint="eastAsia"/>
        </w:rPr>
        <w:t>评估的</w:t>
      </w:r>
      <w:r>
        <w:rPr>
          <w:rFonts w:hint="eastAsia"/>
        </w:rPr>
        <w:t>PFS</w:t>
      </w:r>
      <w:r>
        <w:rPr>
          <w:rFonts w:hint="eastAsia"/>
        </w:rPr>
        <w:t>）进行比较，删失规则同主要疗效分析。</w:t>
      </w:r>
    </w:p>
    <w:p w:rsidR="002330F8" w:rsidRDefault="00394453" w14:paraId="0E95615B" w14:textId="77777777">
      <w:pPr>
        <w:pStyle w:val="CommentText"/>
      </w:pPr>
      <w:r>
        <w:rPr>
          <w:rFonts w:hint="eastAsia"/>
        </w:rPr>
        <w:t>可以根据需要增加其他疗效终点。</w:t>
      </w:r>
    </w:p>
  </w:comment>
  <w:comment w:initials="DB" w:author="Dan Bai" w:date="2024-05-28T10:51:00Z" w:id="614">
    <w:p w:rsidR="002330F8" w:rsidRDefault="00394453" w14:paraId="0E95615C" w14:textId="77777777">
      <w:pPr>
        <w:pStyle w:val="CommentText"/>
      </w:pPr>
      <w:r>
        <w:rPr>
          <w:rFonts w:hint="eastAsia"/>
        </w:rPr>
        <w:t>请医学确认目前的分组是否合适？</w:t>
      </w:r>
    </w:p>
  </w:comment>
  <w:comment w:initials="赵" w:author="赵 西雯" w:date="2024-06-25T14:41:00Z" w:id="615">
    <w:p w:rsidR="002330F8" w:rsidRDefault="00394453" w14:paraId="0E95615D" w14:textId="77777777">
      <w:pPr>
        <w:pStyle w:val="CommentText"/>
      </w:pPr>
      <w:r>
        <w:rPr>
          <w:rFonts w:hint="eastAsia"/>
        </w:rPr>
        <w:t>免疫细胞分组是</w:t>
      </w:r>
      <w:r>
        <w:rPr>
          <w:rFonts w:hint="eastAsia"/>
        </w:rPr>
        <w:t xml:space="preserve"> </w:t>
      </w:r>
      <w:r>
        <w:rPr>
          <w:rFonts w:hint="eastAsia"/>
        </w:rPr>
        <w:t>根据获得数据来定</w:t>
      </w:r>
      <w:r>
        <w:rPr>
          <w:rFonts w:hint="eastAsia"/>
        </w:rPr>
        <w:t xml:space="preserve"> </w:t>
      </w:r>
      <w:r>
        <w:rPr>
          <w:rFonts w:hint="eastAsia"/>
        </w:rPr>
        <w:t>暂时不要设定</w:t>
      </w:r>
      <w:r>
        <w:rPr>
          <w:rFonts w:hint="eastAsia"/>
        </w:rPr>
        <w:t xml:space="preserve"> </w:t>
      </w:r>
      <w:r>
        <w:t xml:space="preserve">cut-off </w:t>
      </w:r>
    </w:p>
  </w:comment>
  <w:comment w:initials="BD" w:author="Bai, Dan" w:date="2024-06-26T17:11:00Z" w:id="616">
    <w:p w:rsidR="3F0EF877" w:rsidRDefault="3F0EF877" w14:paraId="7C6634BD" w14:textId="4570B279">
      <w:pPr>
        <w:pStyle w:val="CommentText"/>
      </w:pPr>
      <w:r>
        <w:t>删去了</w:t>
      </w:r>
      <w:r>
        <w:t>cut-off</w:t>
      </w:r>
      <w:r>
        <w:t>，定稿前再看是否需要设定。</w:t>
      </w:r>
      <w:r>
        <w:rPr>
          <w:rStyle w:val="CommentReference"/>
        </w:rPr>
        <w:annotationRef/>
      </w:r>
    </w:p>
  </w:comment>
  <w:comment w:initials="DB" w:author="Dan Bai" w:date="2024-05-28T10:46:00Z" w:id="623">
    <w:p w:rsidR="002330F8" w:rsidRDefault="00394453" w14:paraId="0E95615E" w14:textId="77777777">
      <w:pPr>
        <w:pStyle w:val="CommentText"/>
      </w:pPr>
      <w:r>
        <w:rPr>
          <w:rFonts w:hint="eastAsia"/>
        </w:rPr>
        <w:t>目前只计划了主要疗效终点（</w:t>
      </w:r>
      <w:r>
        <w:rPr>
          <w:rFonts w:hint="eastAsia"/>
        </w:rPr>
        <w:t>IRC</w:t>
      </w:r>
      <w:r>
        <w:rPr>
          <w:rFonts w:hint="eastAsia"/>
        </w:rPr>
        <w:t>评估的</w:t>
      </w:r>
      <w:r>
        <w:rPr>
          <w:rFonts w:hint="eastAsia"/>
        </w:rPr>
        <w:t>PFS</w:t>
      </w:r>
      <w:r>
        <w:rPr>
          <w:rFonts w:hint="eastAsia"/>
        </w:rPr>
        <w:t>）进行比较，删失规则同主要疗效分析。</w:t>
      </w:r>
    </w:p>
    <w:p w:rsidR="002330F8" w:rsidRDefault="00394453" w14:paraId="0E95615F" w14:textId="77777777">
      <w:pPr>
        <w:pStyle w:val="CommentText"/>
      </w:pPr>
      <w:r>
        <w:rPr>
          <w:rFonts w:hint="eastAsia"/>
        </w:rPr>
        <w:t>可以根据需要增加其他疗效终点。</w:t>
      </w:r>
    </w:p>
  </w:comment>
  <w:comment w:initials="赵" w:author="赵 西雯" w:date="2024-06-25T14:41:00Z" w:id="624">
    <w:p w:rsidR="002330F8" w:rsidRDefault="00394453" w14:paraId="0E956160" w14:textId="77777777">
      <w:pPr>
        <w:pStyle w:val="CommentText"/>
        <w:rPr>
          <w:lang w:eastAsia="zh-CN"/>
        </w:rPr>
      </w:pPr>
      <w:r>
        <w:rPr>
          <w:rFonts w:hint="eastAsia"/>
        </w:rPr>
        <w:t>可以暂时以</w:t>
      </w:r>
      <w:r>
        <w:rPr>
          <w:rFonts w:hint="eastAsia"/>
        </w:rPr>
        <w:t xml:space="preserve"> ORR</w:t>
      </w:r>
      <w:r>
        <w:rPr>
          <w:rFonts w:hint="eastAsia"/>
        </w:rPr>
        <w:t>，</w:t>
      </w:r>
      <w:r>
        <w:rPr>
          <w:rFonts w:hint="eastAsia"/>
        </w:rPr>
        <w:t xml:space="preserve"> PFS </w:t>
      </w:r>
      <w:r>
        <w:rPr>
          <w:rFonts w:hint="eastAsia"/>
        </w:rPr>
        <w:t>为疗效评估参数。</w:t>
      </w:r>
    </w:p>
  </w:comment>
  <w:comment w:initials="BD" w:author="Bai, Dan" w:date="2024-06-26T17:12:00Z" w:id="625">
    <w:p w:rsidR="467EEB94" w:rsidRDefault="467EEB94" w14:paraId="7BEC538C" w14:textId="479B85DD">
      <w:pPr>
        <w:pStyle w:val="CommentText"/>
      </w:pPr>
      <w:r>
        <w:t>将在</w:t>
      </w:r>
      <w:r>
        <w:t>dry run</w:t>
      </w:r>
      <w:r>
        <w:t>后确定最终进行疗效比较的参数。</w:t>
      </w:r>
      <w:r>
        <w:rPr>
          <w:rStyle w:val="CommentReference"/>
        </w:rPr>
        <w:annotationRef/>
      </w:r>
    </w:p>
  </w:comment>
  <w:comment w:initials="桢王" w:author="王 桢" w:date="2025-06-24T14:37:00Z" w:id="626">
    <w:p w:rsidR="000B6C68" w:rsidP="000B6C68" w:rsidRDefault="00445F31" w14:paraId="098ED00B" w14:textId="77777777">
      <w:pPr>
        <w:pStyle w:val="CommentText"/>
      </w:pPr>
      <w:r>
        <w:rPr>
          <w:rStyle w:val="CommentReference"/>
        </w:rPr>
        <w:annotationRef/>
      </w:r>
      <w:r w:rsidR="000B6C68">
        <w:rPr>
          <w:rFonts w:hint="eastAsia"/>
        </w:rPr>
        <w:t>同上</w:t>
      </w:r>
    </w:p>
  </w:comment>
  <w:comment w:initials="扬丁" w:author="丁 扬" w:date="2025-07-02T16:50:00Z" w:id="576">
    <w:p w:rsidR="00427B59" w:rsidP="00427B59" w:rsidRDefault="00427B59" w14:paraId="788AE9CB" w14:textId="77777777">
      <w:pPr>
        <w:pStyle w:val="CommentText"/>
      </w:pPr>
      <w:r>
        <w:rPr>
          <w:rStyle w:val="CommentReference"/>
        </w:rPr>
        <w:annotationRef/>
      </w:r>
      <w:r>
        <w:rPr>
          <w:rFonts w:hint="eastAsia"/>
        </w:rPr>
        <w:t>体现在</w:t>
      </w:r>
      <w:r>
        <w:rPr>
          <w:rFonts w:hint="eastAsia"/>
        </w:rPr>
        <w:t>shell</w:t>
      </w:r>
      <w:r>
        <w:rPr>
          <w:rFonts w:hint="eastAsia"/>
        </w:rPr>
        <w:t>中即可。</w:t>
      </w:r>
    </w:p>
  </w:comment>
  <w:comment w:initials="QL" w:author="Liang, Qunfeng" w:date="2025-07-03T12:25:00Z" w:id="577">
    <w:p w:rsidR="00EA65E3" w:rsidP="00EA65E3" w:rsidRDefault="00EA65E3" w14:paraId="288B6773" w14:textId="77777777">
      <w:pPr>
        <w:pStyle w:val="CommentText"/>
      </w:pPr>
      <w:r>
        <w:rPr>
          <w:rStyle w:val="CommentReference"/>
        </w:rPr>
        <w:annotationRef/>
      </w:r>
      <w:r>
        <w:rPr>
          <w:rFonts w:hint="eastAsia"/>
        </w:rPr>
        <w:t>好的。已从</w:t>
      </w:r>
      <w:r>
        <w:rPr>
          <w:rFonts w:hint="eastAsia"/>
        </w:rPr>
        <w:t>SAP</w:t>
      </w:r>
      <w:r>
        <w:rPr>
          <w:rFonts w:hint="eastAsia"/>
        </w:rPr>
        <w:t>中删除。</w:t>
      </w:r>
    </w:p>
  </w:comment>
  <w:comment w:initials="冯可" w:author="冯 可" w:date="2025-06-03T14:59:00Z" w:id="650">
    <w:p w:rsidR="55BDF5CB" w:rsidRDefault="55BDF5CB" w14:paraId="67A308CA" w14:textId="56BFF57C">
      <w:pPr>
        <w:pStyle w:val="CommentText"/>
      </w:pPr>
      <w:r>
        <w:t>计划外访视不一定都是方案偏离，这句是否需要删除？</w:t>
      </w:r>
      <w:r>
        <w:rPr>
          <w:rStyle w:val="CommentReference"/>
        </w:rPr>
        <w:annotationRef/>
      </w:r>
    </w:p>
  </w:comment>
  <w:comment w:initials="扬丁" w:author="丁 扬" w:date="2025-06-11T09:22:00Z" w:id="651">
    <w:p w:rsidR="00B95CB2" w:rsidP="00B95CB2" w:rsidRDefault="00B95CB2" w14:paraId="08D8ECF6" w14:textId="77777777">
      <w:pPr>
        <w:pStyle w:val="CommentText"/>
      </w:pPr>
      <w:r>
        <w:rPr>
          <w:rStyle w:val="CommentReference"/>
        </w:rPr>
        <w:annotationRef/>
      </w:r>
      <w:r>
        <w:rPr>
          <w:rFonts w:hint="eastAsia"/>
        </w:rPr>
        <w:t>括号里的话删掉吧</w:t>
      </w:r>
    </w:p>
  </w:comment>
  <w:comment w:initials="QL" w:author="Liang, Qunfeng" w:date="2025-06-11T20:56:00Z" w:id="652">
    <w:p w:rsidR="00802279" w:rsidP="00802279" w:rsidRDefault="00802279" w14:paraId="0A270FB6" w14:textId="77777777">
      <w:pPr>
        <w:pStyle w:val="CommentText"/>
      </w:pPr>
      <w:r>
        <w:rPr>
          <w:rStyle w:val="CommentReference"/>
        </w:rPr>
        <w:annotationRef/>
      </w:r>
      <w:r>
        <w:rPr>
          <w:rFonts w:hint="eastAsia"/>
        </w:rPr>
        <w:t>已删除</w:t>
      </w:r>
    </w:p>
  </w:comment>
  <w:comment w:initials="志杨" w:author="杨 志军" w:date="2025-06-04T15:35:00Z" w:id="672">
    <w:p w:rsidR="00481748" w:rsidP="00022742" w:rsidRDefault="00481748" w14:paraId="4FC22FBD" w14:textId="07966E62">
      <w:pPr>
        <w:pStyle w:val="CommentText"/>
      </w:pPr>
      <w:r>
        <w:rPr>
          <w:rStyle w:val="CommentReference"/>
        </w:rPr>
        <w:annotationRef/>
      </w:r>
      <w:r>
        <w:rPr>
          <w:rFonts w:hint="eastAsia"/>
        </w:rPr>
        <w:t>请确认既往用药是否需要</w:t>
      </w:r>
      <w:r>
        <w:t>-28 days</w:t>
      </w:r>
    </w:p>
  </w:comment>
  <w:comment w:initials="LQ" w:author="Liang, Qunfeng" w:date="2025-06-13T12:04:00Z" w:id="673">
    <w:p w:rsidR="00481748" w:rsidP="0068068A" w:rsidRDefault="00481748" w14:paraId="0FE8E79A" w14:textId="77777777">
      <w:pPr>
        <w:pStyle w:val="CommentText"/>
      </w:pPr>
      <w:r>
        <w:rPr>
          <w:rStyle w:val="CommentReference"/>
        </w:rPr>
        <w:annotationRef/>
      </w:r>
      <w:r>
        <w:rPr>
          <w:rFonts w:hint="eastAsia"/>
        </w:rPr>
        <w:t>目前会议讨论的是不需要</w:t>
      </w:r>
      <w:r>
        <w:rPr>
          <w:rFonts w:hint="eastAsia"/>
        </w:rPr>
        <w:t>-28</w:t>
      </w:r>
      <w:r>
        <w:rPr>
          <w:rFonts w:hint="eastAsia"/>
        </w:rPr>
        <w:t>天，此次先按这样修改，若后续医学有更新的意见，将再修正。</w:t>
      </w:r>
    </w:p>
  </w:comment>
  <w:comment w:initials="D" w:author="Dan" w:date="2024-05-28T15:42:00Z" w:id="691">
    <w:p w:rsidR="002330F8" w:rsidRDefault="00394453" w14:paraId="0E956164" w14:textId="63710F22">
      <w:pPr>
        <w:pStyle w:val="CommentText"/>
      </w:pPr>
      <w:r>
        <w:rPr>
          <w:rFonts w:hint="eastAsia"/>
        </w:rPr>
        <w:t>SAP</w:t>
      </w:r>
      <w:r>
        <w:rPr>
          <w:rFonts w:hint="eastAsia"/>
        </w:rPr>
        <w:t>定稿前生成。</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956107" w15:done="0"/>
  <w15:commentEx w15:paraId="0E956108" w15:done="1"/>
  <w15:commentEx w15:paraId="6C33B447" w15:done="0"/>
  <w15:commentEx w15:paraId="424107E2" w15:done="0"/>
  <w15:commentEx w15:paraId="62F7C6F0" w15:done="1"/>
  <w15:commentEx w15:paraId="7620FFDB" w15:done="1"/>
  <w15:commentEx w15:paraId="7BC11E5E" w15:done="1"/>
  <w15:commentEx w15:paraId="0E95610B" w15:done="0"/>
  <w15:commentEx w15:paraId="7F9050F4" w15:done="0"/>
  <w15:commentEx w15:paraId="1C333167" w15:done="0"/>
  <w15:commentEx w15:paraId="610A9BBE" w15:paraIdParent="1C333167" w15:done="0"/>
  <w15:commentEx w15:paraId="4694CC5E" w15:paraIdParent="1C333167" w15:done="0"/>
  <w15:commentEx w15:paraId="4BAEC852" w15:paraIdParent="1C333167" w15:done="0"/>
  <w15:commentEx w15:paraId="02A12812" w15:paraIdParent="1C333167" w15:done="0"/>
  <w15:commentEx w15:paraId="103C31E9" w15:done="1"/>
  <w15:commentEx w15:paraId="5AEA31F0" w15:paraIdParent="103C31E9" w15:done="1"/>
  <w15:commentEx w15:paraId="31D8BE7E" w15:paraIdParent="103C31E9" w15:done="1"/>
  <w15:commentEx w15:paraId="0E95610C" w15:done="1"/>
  <w15:commentEx w15:paraId="0E95610D" w15:done="1"/>
  <w15:commentEx w15:paraId="1581A1DD" w15:paraIdParent="0E95610D" w15:done="1"/>
  <w15:commentEx w15:paraId="0E956113" w15:done="1"/>
  <w15:commentEx w15:paraId="7403216A" w15:paraIdParent="0E956113" w15:done="1"/>
  <w15:commentEx w15:paraId="332998BB" w15:paraIdParent="0E956113" w15:done="1"/>
  <w15:commentEx w15:paraId="14C54D22" w15:paraIdParent="0E956113" w15:done="1"/>
  <w15:commentEx w15:paraId="0E956114" w15:done="0"/>
  <w15:commentEx w15:paraId="01A9B60D" w15:paraIdParent="0E956114" w15:done="0"/>
  <w15:commentEx w15:paraId="2A03824E" w15:paraIdParent="0E956114" w15:done="0"/>
  <w15:commentEx w15:paraId="5E9F5E39" w15:paraIdParent="0E956114" w15:done="0"/>
  <w15:commentEx w15:paraId="4A174E58" w15:paraIdParent="0E956114" w15:done="0"/>
  <w15:commentEx w15:paraId="35A57033" w15:paraIdParent="0E956114" w15:done="0"/>
  <w15:commentEx w15:paraId="1E63A710" w15:paraIdParent="0E956114" w15:done="0"/>
  <w15:commentEx w15:paraId="2525A6A2" w15:paraIdParent="0E956114" w15:done="0"/>
  <w15:commentEx w15:paraId="0C22551C" w15:paraIdParent="0E956114" w15:done="0"/>
  <w15:commentEx w15:paraId="4203E2CD" w15:paraIdParent="0E956114" w15:done="0"/>
  <w15:commentEx w15:paraId="5F86DD12" w15:done="1"/>
  <w15:commentEx w15:paraId="007688C3" w15:paraIdParent="5F86DD12" w15:done="1"/>
  <w15:commentEx w15:paraId="1E38CB18" w15:done="0"/>
  <w15:commentEx w15:paraId="171CB963" w15:paraIdParent="1E38CB18" w15:done="0"/>
  <w15:commentEx w15:paraId="267B3280" w15:done="1"/>
  <w15:commentEx w15:paraId="7EEAAEE5" w15:paraIdParent="267B3280" w15:done="1"/>
  <w15:commentEx w15:paraId="1FDB5812" w15:done="0"/>
  <w15:commentEx w15:paraId="09EC46B7" w15:paraIdParent="1FDB5812" w15:done="0"/>
  <w15:commentEx w15:paraId="2B122E7F" w15:done="1"/>
  <w15:commentEx w15:paraId="0B817551" w15:paraIdParent="2B122E7F" w15:done="1"/>
  <w15:commentEx w15:paraId="4ABC76F0" w15:done="1"/>
  <w15:commentEx w15:paraId="51EDCD19" w15:paraIdParent="4ABC76F0" w15:done="1"/>
  <w15:commentEx w15:paraId="5179B2E6" w15:done="0"/>
  <w15:commentEx w15:paraId="237307AC" w15:paraIdParent="5179B2E6" w15:done="0"/>
  <w15:commentEx w15:paraId="4AFF7E12" w15:done="0"/>
  <w15:commentEx w15:paraId="0AB7FA81" w15:done="1"/>
  <w15:commentEx w15:paraId="3F87C4C9" w15:paraIdParent="0AB7FA81" w15:done="1"/>
  <w15:commentEx w15:paraId="7F0CE968" w15:done="0"/>
  <w15:commentEx w15:paraId="65F9B014" w15:paraIdParent="7F0CE968" w15:done="0"/>
  <w15:commentEx w15:paraId="68B14869" w15:done="0"/>
  <w15:commentEx w15:paraId="1308A40C" w15:done="0"/>
  <w15:commentEx w15:paraId="5E66866C" w15:paraIdParent="1308A40C" w15:done="0"/>
  <w15:commentEx w15:paraId="726541DE" w15:done="0"/>
  <w15:commentEx w15:paraId="066E50B6" w15:paraIdParent="726541DE" w15:done="0"/>
  <w15:commentEx w15:paraId="469584DC" w15:done="0"/>
  <w15:commentEx w15:paraId="0E956116" w15:done="1"/>
  <w15:commentEx w15:paraId="0E956119" w15:done="1"/>
  <w15:commentEx w15:paraId="613AE47D" w15:paraIdParent="0E956119" w15:done="1"/>
  <w15:commentEx w15:paraId="0E95611A" w15:done="1"/>
  <w15:commentEx w15:paraId="0E95611B" w15:done="1"/>
  <w15:commentEx w15:paraId="0E95611C" w15:done="0"/>
  <w15:commentEx w15:paraId="004FDB8A" w15:done="1"/>
  <w15:commentEx w15:paraId="0D563A91" w15:paraIdParent="004FDB8A" w15:done="1"/>
  <w15:commentEx w15:paraId="07D98031" w15:paraIdParent="004FDB8A" w15:done="1"/>
  <w15:commentEx w15:paraId="20B83922" w15:done="0"/>
  <w15:commentEx w15:paraId="0E3A78BA" w15:paraIdParent="20B83922" w15:done="0"/>
  <w15:commentEx w15:paraId="0E956123" w15:done="0"/>
  <w15:commentEx w15:paraId="0E956124" w15:done="1"/>
  <w15:commentEx w15:paraId="73614607" w15:done="0"/>
  <w15:commentEx w15:paraId="24208C9A" w15:paraIdParent="73614607" w15:done="0"/>
  <w15:commentEx w15:paraId="763B9F9B" w15:done="1"/>
  <w15:commentEx w15:paraId="35A9C2C1" w15:paraIdParent="763B9F9B" w15:done="1"/>
  <w15:commentEx w15:paraId="209C00D5" w15:paraIdParent="763B9F9B" w15:done="1"/>
  <w15:commentEx w15:paraId="00D714E9" w15:done="0"/>
  <w15:commentEx w15:paraId="288DC5D5" w15:done="0"/>
  <w15:commentEx w15:paraId="41E24363" w15:done="1"/>
  <w15:commentEx w15:paraId="3C3E5298" w15:paraIdParent="41E24363" w15:done="1"/>
  <w15:commentEx w15:paraId="0E956125" w15:done="1"/>
  <w15:commentEx w15:paraId="0E956126" w15:done="1"/>
  <w15:commentEx w15:paraId="0E956127" w15:done="1"/>
  <w15:commentEx w15:paraId="33E44207" w15:paraIdParent="0E956127" w15:done="1"/>
  <w15:commentEx w15:paraId="0E956128" w15:done="1"/>
  <w15:commentEx w15:paraId="17DB6C21" w15:paraIdParent="0E956128" w15:done="1"/>
  <w15:commentEx w15:paraId="7319191D" w15:paraIdParent="0E956128" w15:done="1"/>
  <w15:commentEx w15:paraId="0E3FE9BC" w15:paraIdParent="0E956128" w15:done="1"/>
  <w15:commentEx w15:paraId="3C343364" w15:done="1"/>
  <w15:commentEx w15:paraId="699D7A32" w15:paraIdParent="3C343364" w15:done="1"/>
  <w15:commentEx w15:paraId="0E956129" w15:done="1"/>
  <w15:commentEx w15:paraId="0E95612A" w15:done="1"/>
  <w15:commentEx w15:paraId="0E95612B" w15:done="1"/>
  <w15:commentEx w15:paraId="45FADABE" w15:paraIdParent="0E95612B" w15:done="1"/>
  <w15:commentEx w15:paraId="0EBFE8A5" w15:paraIdParent="0E95612B" w15:done="1"/>
  <w15:commentEx w15:paraId="6A7DCD4C" w15:paraIdParent="0E95612B" w15:done="1"/>
  <w15:commentEx w15:paraId="5DF67B73" w15:paraIdParent="0E95612B" w15:done="1"/>
  <w15:commentEx w15:paraId="0E95612C" w15:done="1"/>
  <w15:commentEx w15:paraId="4BE27843" w15:done="1"/>
  <w15:commentEx w15:paraId="6691F99F" w15:paraIdParent="4BE27843" w15:done="1"/>
  <w15:commentEx w15:paraId="726C66BF" w15:paraIdParent="4BE27843" w15:done="1"/>
  <w15:commentEx w15:paraId="43AE91DE" w15:paraIdParent="4BE27843" w15:done="1"/>
  <w15:commentEx w15:paraId="4F363E73" w15:paraIdParent="4BE27843" w15:done="1"/>
  <w15:commentEx w15:paraId="6714E455" w15:paraIdParent="4BE27843" w15:done="1"/>
  <w15:commentEx w15:paraId="7228C7EF" w15:paraIdParent="4BE27843" w15:done="1"/>
  <w15:commentEx w15:paraId="115A8211" w15:done="1"/>
  <w15:commentEx w15:paraId="24C7DF53" w15:paraIdParent="115A8211" w15:done="1"/>
  <w15:commentEx w15:paraId="0E956131" w15:done="1"/>
  <w15:commentEx w15:paraId="0E956132" w15:done="0"/>
  <w15:commentEx w15:paraId="2F0934F6" w15:paraIdParent="0E956132" w15:done="0"/>
  <w15:commentEx w15:paraId="76632A66" w15:paraIdParent="0E956132" w15:done="0"/>
  <w15:commentEx w15:paraId="5F7DCE31" w15:paraIdParent="0E956132" w15:done="0"/>
  <w15:commentEx w15:paraId="7986D50A" w15:paraIdParent="0E956132" w15:done="0"/>
  <w15:commentEx w15:paraId="53B9628B" w15:paraIdParent="0E956132" w15:done="0"/>
  <w15:commentEx w15:paraId="7C416543" w15:paraIdParent="0E956132" w15:done="0"/>
  <w15:commentEx w15:paraId="2E2AAF7B" w15:done="1"/>
  <w15:commentEx w15:paraId="369ABF20" w15:paraIdParent="2E2AAF7B" w15:done="1"/>
  <w15:commentEx w15:paraId="69A3065D" w15:paraIdParent="2E2AAF7B" w15:done="1"/>
  <w15:commentEx w15:paraId="5595A546" w15:done="0"/>
  <w15:commentEx w15:paraId="4F275CCE" w15:paraIdParent="5595A546" w15:done="0"/>
  <w15:commentEx w15:paraId="0A2568D3" w15:done="0"/>
  <w15:commentEx w15:paraId="6A0ADC79" w15:paraIdParent="0A2568D3" w15:done="0"/>
  <w15:commentEx w15:paraId="395B6AF1" w15:paraIdParent="0A2568D3" w15:done="0"/>
  <w15:commentEx w15:paraId="44C66F57" w15:done="0"/>
  <w15:commentEx w15:paraId="0BAA3DA4" w15:paraIdParent="44C66F57" w15:done="0"/>
  <w15:commentEx w15:paraId="1D0B78AC" w15:paraIdParent="44C66F57" w15:done="0"/>
  <w15:commentEx w15:paraId="6948B725" w15:paraIdParent="44C66F57" w15:done="0"/>
  <w15:commentEx w15:paraId="109E3354" w15:done="1"/>
  <w15:commentEx w15:paraId="2023DEC8" w15:paraIdParent="109E3354" w15:done="1"/>
  <w15:commentEx w15:paraId="1B265A27" w15:paraIdParent="109E3354" w15:done="1"/>
  <w15:commentEx w15:paraId="4097377D" w15:done="0"/>
  <w15:commentEx w15:paraId="0BEE9BEF" w15:paraIdParent="4097377D" w15:done="0"/>
  <w15:commentEx w15:paraId="0E956136" w15:done="1"/>
  <w15:commentEx w15:paraId="0E956137" w15:done="0"/>
  <w15:commentEx w15:paraId="1309DD50" w15:paraIdParent="0E956137" w15:done="0"/>
  <w15:commentEx w15:paraId="0E956138" w15:done="0"/>
  <w15:commentEx w15:paraId="7B8606A3" w15:paraIdParent="0E956138" w15:done="0"/>
  <w15:commentEx w15:paraId="3B880A78" w15:paraIdParent="0E956138" w15:done="0"/>
  <w15:commentEx w15:paraId="63005DA0" w15:paraIdParent="0E956138" w15:done="0"/>
  <w15:commentEx w15:paraId="45EB3E7F" w15:done="0"/>
  <w15:commentEx w15:paraId="236DCF1C" w15:paraIdParent="45EB3E7F" w15:done="0"/>
  <w15:commentEx w15:paraId="1B124E02" w15:done="0"/>
  <w15:commentEx w15:paraId="67DFADE6" w15:paraIdParent="1B124E02" w15:done="0"/>
  <w15:commentEx w15:paraId="1FD057D1" w15:paraIdParent="1B124E02" w15:done="0"/>
  <w15:commentEx w15:paraId="24D9196A" w15:done="0"/>
  <w15:commentEx w15:paraId="16C1A8FA" w15:paraIdParent="24D9196A" w15:done="0"/>
  <w15:commentEx w15:paraId="4493726B" w15:done="0"/>
  <w15:commentEx w15:paraId="7B75AFC5" w15:paraIdParent="4493726B" w15:done="0"/>
  <w15:commentEx w15:paraId="16BA6724" w15:done="0"/>
  <w15:commentEx w15:paraId="32DDA895" w15:done="0"/>
  <w15:commentEx w15:paraId="6A77C6F7" w15:paraIdParent="32DDA895" w15:done="0"/>
  <w15:commentEx w15:paraId="500A79A2" w15:done="0"/>
  <w15:commentEx w15:paraId="7A0053B3" w15:done="0"/>
  <w15:commentEx w15:paraId="6908A6F9" w15:paraIdParent="7A0053B3" w15:done="0"/>
  <w15:commentEx w15:paraId="75F42796" w15:done="0"/>
  <w15:commentEx w15:paraId="0C005AAA" w15:paraIdParent="75F42796" w15:done="0"/>
  <w15:commentEx w15:paraId="6A79BA2F" w15:done="0"/>
  <w15:commentEx w15:paraId="020D01E6" w15:paraIdParent="6A79BA2F" w15:done="0"/>
  <w15:commentEx w15:paraId="480E86FC" w15:paraIdParent="6A79BA2F" w15:done="0"/>
  <w15:commentEx w15:paraId="43829DDE" w15:paraIdParent="6A79BA2F" w15:done="0"/>
  <w15:commentEx w15:paraId="6566A65F" w15:paraIdParent="6A79BA2F" w15:done="0"/>
  <w15:commentEx w15:paraId="53B9D11B" w15:done="1"/>
  <w15:commentEx w15:paraId="1A97D499" w15:paraIdParent="53B9D11B" w15:done="1"/>
  <w15:commentEx w15:paraId="4DC3B89D" w15:paraIdParent="53B9D11B" w15:done="1"/>
  <w15:commentEx w15:paraId="7A1B4ADF" w15:done="1"/>
  <w15:commentEx w15:paraId="04144068" w15:paraIdParent="7A1B4ADF" w15:done="1"/>
  <w15:commentEx w15:paraId="17F77EC5" w15:paraIdParent="7A1B4ADF" w15:done="1"/>
  <w15:commentEx w15:paraId="0CC70CC2" w15:paraIdParent="7A1B4ADF" w15:done="1"/>
  <w15:commentEx w15:paraId="4B412300" w15:paraIdParent="7A1B4ADF" w15:done="1"/>
  <w15:commentEx w15:paraId="662B5BE7" w15:done="1"/>
  <w15:commentEx w15:paraId="4A1D6120" w15:paraIdParent="662B5BE7" w15:done="1"/>
  <w15:commentEx w15:paraId="1B416EA2" w15:paraIdParent="662B5BE7" w15:done="1"/>
  <w15:commentEx w15:paraId="0E956143" w15:done="1"/>
  <w15:commentEx w15:paraId="0E956144" w15:done="1"/>
  <w15:commentEx w15:paraId="69A89EA3" w15:done="1"/>
  <w15:commentEx w15:paraId="041517DB" w15:paraIdParent="69A89EA3" w15:done="1"/>
  <w15:commentEx w15:paraId="0E956145" w15:done="1"/>
  <w15:commentEx w15:paraId="0E956146" w15:done="1"/>
  <w15:commentEx w15:paraId="2F663361" w15:paraIdParent="0E956146" w15:done="1"/>
  <w15:commentEx w15:paraId="5F23225C" w15:done="1"/>
  <w15:commentEx w15:paraId="290B1FF7" w15:paraIdParent="5F23225C" w15:done="1"/>
  <w15:commentEx w15:paraId="2D479A71" w15:done="1"/>
  <w15:commentEx w15:paraId="0E956147" w15:done="1"/>
  <w15:commentEx w15:paraId="0E956148" w15:done="1"/>
  <w15:commentEx w15:paraId="0E956149" w15:done="0"/>
  <w15:commentEx w15:paraId="0E95614A" w15:done="1"/>
  <w15:commentEx w15:paraId="0E95614B" w15:done="1"/>
  <w15:commentEx w15:paraId="52CB75C8" w15:done="1"/>
  <w15:commentEx w15:paraId="7C229B52" w15:paraIdParent="52CB75C8" w15:done="1"/>
  <w15:commentEx w15:paraId="12FD2EF2" w15:paraIdParent="52CB75C8" w15:done="1"/>
  <w15:commentEx w15:paraId="515834AA" w15:done="1"/>
  <w15:commentEx w15:paraId="41540A91" w15:paraIdParent="515834AA" w15:done="1"/>
  <w15:commentEx w15:paraId="0E95614C" w15:done="1"/>
  <w15:commentEx w15:paraId="0E95614D" w15:done="1"/>
  <w15:commentEx w15:paraId="0E95614E" w15:done="1"/>
  <w15:commentEx w15:paraId="0E95614F" w15:done="1"/>
  <w15:commentEx w15:paraId="0E956150" w15:done="1"/>
  <w15:commentEx w15:paraId="414C90D9" w15:done="0"/>
  <w15:commentEx w15:paraId="5E2ED975" w15:paraIdParent="414C90D9" w15:done="0"/>
  <w15:commentEx w15:paraId="75EA3F1D" w15:paraIdParent="414C90D9" w15:done="0"/>
  <w15:commentEx w15:paraId="013BDF03" w15:paraIdParent="414C90D9" w15:done="0"/>
  <w15:commentEx w15:paraId="2BDCA5AE" w15:done="1"/>
  <w15:commentEx w15:paraId="7907736D" w15:paraIdParent="2BDCA5AE" w15:done="1"/>
  <w15:commentEx w15:paraId="5A6ABA85" w15:done="1"/>
  <w15:commentEx w15:paraId="02135D0D" w15:paraIdParent="5A6ABA85" w15:done="1"/>
  <w15:commentEx w15:paraId="66ADC867" w15:done="1"/>
  <w15:commentEx w15:paraId="73FCB8E0" w15:paraIdParent="66ADC867" w15:done="1"/>
  <w15:commentEx w15:paraId="0E956153" w15:done="0"/>
  <w15:commentEx w15:paraId="21210118" w15:paraIdParent="0E956153" w15:done="0"/>
  <w15:commentEx w15:paraId="53CA3328" w15:paraIdParent="0E956153" w15:done="0"/>
  <w15:commentEx w15:paraId="0E956154" w15:done="1"/>
  <w15:commentEx w15:paraId="2CBF7985" w15:paraIdParent="0E956154" w15:done="1"/>
  <w15:commentEx w15:paraId="0E956156" w15:done="0"/>
  <w15:commentEx w15:paraId="0E956157" w15:done="0"/>
  <w15:commentEx w15:paraId="3017A76B" w15:paraIdParent="0E956157" w15:done="0"/>
  <w15:commentEx w15:paraId="4E05F2E1" w15:paraIdParent="0E956157" w15:done="0"/>
  <w15:commentEx w15:paraId="61338E5E" w15:paraIdParent="0E956157" w15:done="0"/>
  <w15:commentEx w15:paraId="2A0C84DB" w15:done="0"/>
  <w15:commentEx w15:paraId="0E956158" w15:done="0"/>
  <w15:commentEx w15:paraId="45FCA1F6" w15:paraIdParent="0E956158" w15:done="0"/>
  <w15:commentEx w15:paraId="0E956159" w15:done="0"/>
  <w15:commentEx w15:paraId="5C8AF3E4" w15:paraIdParent="0E956159" w15:done="0"/>
  <w15:commentEx w15:paraId="0E95615B" w15:done="0"/>
  <w15:commentEx w15:paraId="0E95615C" w15:done="0"/>
  <w15:commentEx w15:paraId="0E95615D" w15:done="0"/>
  <w15:commentEx w15:paraId="7C6634BD" w15:paraIdParent="0E95615D" w15:done="0"/>
  <w15:commentEx w15:paraId="0E95615F" w15:done="0"/>
  <w15:commentEx w15:paraId="0E956160" w15:done="0"/>
  <w15:commentEx w15:paraId="7BEC538C" w15:paraIdParent="0E956160" w15:done="0"/>
  <w15:commentEx w15:paraId="098ED00B" w15:paraIdParent="0E956160" w15:done="0"/>
  <w15:commentEx w15:paraId="788AE9CB" w15:done="0"/>
  <w15:commentEx w15:paraId="288B6773" w15:paraIdParent="788AE9CB" w15:done="0"/>
  <w15:commentEx w15:paraId="67A308CA" w15:done="0"/>
  <w15:commentEx w15:paraId="08D8ECF6" w15:paraIdParent="67A308CA" w15:done="0"/>
  <w15:commentEx w15:paraId="0A270FB6" w15:paraIdParent="67A308CA" w15:done="0"/>
  <w15:commentEx w15:paraId="4FC22FBD" w15:done="0"/>
  <w15:commentEx w15:paraId="0FE8E79A" w15:paraIdParent="4FC22FBD" w15:done="0"/>
  <w15:commentEx w15:paraId="0E9561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87DDC0" w16cex:dateUtc="2025-07-07T02:29:00Z"/>
  <w16cex:commentExtensible w16cex:durableId="14D780BB" w16cex:dateUtc="2025-07-07T02:28:00Z"/>
  <w16cex:commentExtensible w16cex:durableId="69114A3C" w16cex:dateUtc="2025-06-24T02:10:00Z"/>
  <w16cex:commentExtensible w16cex:durableId="43AEFE2A" w16cex:dateUtc="2025-06-03T01:37:00Z"/>
  <w16cex:commentExtensible w16cex:durableId="4F7341E6" w16cex:dateUtc="2025-06-03T06:19:00Z"/>
  <w16cex:commentExtensible w16cex:durableId="1DCDE8EF" w16cex:dateUtc="2025-06-09T02:01:00Z"/>
  <w16cex:commentExtensible w16cex:durableId="4948EC99" w16cex:dateUtc="2025-06-11T04:08:00Z"/>
  <w16cex:commentExtensible w16cex:durableId="34263338" w16cex:dateUtc="2025-06-13T02:37:00Z"/>
  <w16cex:commentExtensible w16cex:durableId="30D5AE32" w16cex:dateUtc="2025-06-03T01:38:00Z"/>
  <w16cex:commentExtensible w16cex:durableId="71CA527E" w16cex:dateUtc="2025-06-10T09:21:00Z"/>
  <w16cex:commentExtensible w16cex:durableId="51C7C55C" w16cex:dateUtc="2025-06-11T04:10:00Z"/>
  <w16cex:commentExtensible w16cex:durableId="57D079F9" w16cex:dateUtc="2024-06-26T08:21:00Z"/>
  <w16cex:commentExtensible w16cex:durableId="24FAF17F" w16cex:dateUtc="2025-05-15T07:09:00Z"/>
  <w16cex:commentExtensible w16cex:durableId="18936E4D" w16cex:dateUtc="2025-06-03T01:47:00Z"/>
  <w16cex:commentExtensible w16cex:durableId="7DD7459A" w16cex:dateUtc="2025-06-11T06:38:00Z"/>
  <w16cex:commentExtensible w16cex:durableId="2002B148" w16cex:dateUtc="2024-06-26T06:59:00Z"/>
  <w16cex:commentExtensible w16cex:durableId="3E8A953E" w16cex:dateUtc="2024-06-26T08:32:00Z"/>
  <w16cex:commentExtensible w16cex:durableId="79FB70BF" w16cex:dateUtc="2024-07-01T12:02:00Z"/>
  <w16cex:commentExtensible w16cex:durableId="31FB7CE3" w16cex:dateUtc="2024-07-02T01:56:00Z"/>
  <w16cex:commentExtensible w16cex:durableId="79B9EAD4" w16cex:dateUtc="2025-05-15T07:13:00Z"/>
  <w16cex:commentExtensible w16cex:durableId="1C2B6097" w16cex:dateUtc="2025-06-04T00:51:00Z"/>
  <w16cex:commentExtensible w16cex:durableId="04FE36BF" w16cex:dateUtc="2025-06-11T06:47:00Z"/>
  <w16cex:commentExtensible w16cex:durableId="58DA8CC8" w16cex:dateUtc="2025-06-12T08:15:00Z"/>
  <w16cex:commentExtensible w16cex:durableId="0EE62D20" w16cex:dateUtc="2025-06-20T01:02:00Z"/>
  <w16cex:commentExtensible w16cex:durableId="4C706BF9" w16cex:dateUtc="2025-06-03T02:02:00Z"/>
  <w16cex:commentExtensible w16cex:durableId="68207D6C" w16cex:dateUtc="2025-06-11T06:49:00Z"/>
  <w16cex:commentExtensible w16cex:durableId="1F23F8BC" w16cex:dateUtc="2025-06-03T02:02:00Z"/>
  <w16cex:commentExtensible w16cex:durableId="4EE21E00" w16cex:dateUtc="2025-06-11T05:25:00Z"/>
  <w16cex:commentExtensible w16cex:durableId="2E57B8A0" w16cex:dateUtc="2025-06-03T02:04:00Z"/>
  <w16cex:commentExtensible w16cex:durableId="7CA98D68" w16cex:dateUtc="2025-06-11T06:53:00Z"/>
  <w16cex:commentExtensible w16cex:durableId="4D262680" w16cex:dateUtc="2025-06-03T02:11:00Z"/>
  <w16cex:commentExtensible w16cex:durableId="67F8AB16" w16cex:dateUtc="2025-06-11T05:26:00Z"/>
  <w16cex:commentExtensible w16cex:durableId="24D6DA5B" w16cex:dateUtc="2025-06-03T02:13:00Z"/>
  <w16cex:commentExtensible w16cex:durableId="22F4EA63" w16cex:dateUtc="2025-06-11T06:55:00Z"/>
  <w16cex:commentExtensible w16cex:durableId="590EBF62" w16cex:dateUtc="2025-06-03T02:15:00Z"/>
  <w16cex:commentExtensible w16cex:durableId="333662B8" w16cex:dateUtc="2025-06-11T06:55:00Z"/>
  <w16cex:commentExtensible w16cex:durableId="3EAD66B5" w16cex:dateUtc="2025-06-03T02:16:00Z"/>
  <w16cex:commentExtensible w16cex:durableId="19F3C606" w16cex:dateUtc="2025-06-11T05:29:00Z"/>
  <w16cex:commentExtensible w16cex:durableId="3B8067DD" w16cex:dateUtc="2025-06-23T05:04:00Z"/>
  <w16cex:commentExtensible w16cex:durableId="2A4AE0A4" w16cex:dateUtc="2025-06-03T02:25:00Z"/>
  <w16cex:commentExtensible w16cex:durableId="7604BB77" w16cex:dateUtc="2025-06-20T01:11:00Z"/>
  <w16cex:commentExtensible w16cex:durableId="3728FA00" w16cex:dateUtc="2025-06-03T02:36:00Z"/>
  <w16cex:commentExtensible w16cex:durableId="24D649BB" w16cex:dateUtc="2025-06-05T06:16:00Z"/>
  <w16cex:commentExtensible w16cex:durableId="476D6B04" w16cex:dateUtc="2025-06-24T08:02:00Z"/>
  <w16cex:commentExtensible w16cex:durableId="3A157788" w16cex:dateUtc="2025-06-03T02:34:00Z"/>
  <w16cex:commentExtensible w16cex:durableId="0329BA27" w16cex:dateUtc="2025-06-05T06:15:00Z"/>
  <w16cex:commentExtensible w16cex:durableId="3337C9AC" w16cex:dateUtc="2025-05-15T02:30:00Z"/>
  <w16cex:commentExtensible w16cex:durableId="023006E3" w16cex:dateUtc="2025-05-15T07:30:00Z"/>
  <w16cex:commentExtensible w16cex:durableId="07B5E4DB" w16cex:dateUtc="2025-06-10T09:26:00Z"/>
  <w16cex:commentExtensible w16cex:durableId="4B404C9D" w16cex:dateUtc="2024-06-26T08:33:00Z"/>
  <w16cex:commentExtensible w16cex:durableId="5988B485" w16cex:dateUtc="2025-06-03T06:15:00Z"/>
  <w16cex:commentExtensible w16cex:durableId="7CDE64C2" w16cex:dateUtc="2025-06-03T06:27:00Z"/>
  <w16cex:commentExtensible w16cex:durableId="77405707" w16cex:dateUtc="2025-06-09T02:04:00Z"/>
  <w16cex:commentExtensible w16cex:durableId="5D8593F3" w16cex:dateUtc="2025-06-10T06:32:00Z"/>
  <w16cex:commentExtensible w16cex:durableId="09F7A14B" w16cex:dateUtc="2025-06-12T02:21:00Z"/>
  <w16cex:commentExtensible w16cex:durableId="4C28C853" w16cex:dateUtc="2025-05-27T09:20:00Z"/>
  <w16cex:commentExtensible w16cex:durableId="7D8C98A2" w16cex:dateUtc="2025-06-20T01:14:00Z"/>
  <w16cex:commentExtensible w16cex:durableId="7B9651FD" w16cex:dateUtc="2024-07-01T12:24:00Z"/>
  <w16cex:commentExtensible w16cex:durableId="570588C5" w16cex:dateUtc="2024-07-12T07:31:00Z"/>
  <w16cex:commentExtensible w16cex:durableId="55BE34C5" w16cex:dateUtc="2025-05-15T08:54:00Z"/>
  <w16cex:commentExtensible w16cex:durableId="572D0819" w16cex:dateUtc="2025-06-23T05:07:00Z"/>
  <w16cex:commentExtensible w16cex:durableId="7DBB57B0" w16cex:dateUtc="2025-06-24T01:59:00Z"/>
  <w16cex:commentExtensible w16cex:durableId="3733C874" w16cex:dateUtc="2025-06-03T07:50:00Z"/>
  <w16cex:commentExtensible w16cex:durableId="14F7E6BA" w16cex:dateUtc="2025-06-11T07:22:00Z"/>
  <w16cex:commentExtensible w16cex:durableId="403FD454" w16cex:dateUtc="2025-05-15T08:55:00Z"/>
  <w16cex:commentExtensible w16cex:durableId="4CA0A1B9" w16cex:dateUtc="2024-06-26T06:41:00Z"/>
  <w16cex:commentExtensible w16cex:durableId="7F6D3F45" w16cex:dateUtc="2024-07-03T08:19:00Z"/>
  <w16cex:commentExtensible w16cex:durableId="40E59580" w16cex:dateUtc="2024-08-05T02:02:00Z"/>
  <w16cex:commentExtensible w16cex:durableId="71C1C2E7" w16cex:dateUtc="2024-07-01T12:28:00Z"/>
  <w16cex:commentExtensible w16cex:durableId="76517378" w16cex:dateUtc="2024-07-03T08:14:00Z"/>
  <w16cex:commentExtensible w16cex:durableId="28394855" w16cex:dateUtc="2024-06-26T06:55:00Z"/>
  <w16cex:commentExtensible w16cex:durableId="0C041350" w16cex:dateUtc="2024-07-03T08:25:00Z"/>
  <w16cex:commentExtensible w16cex:durableId="0B84A475" w16cex:dateUtc="2024-07-12T07:18:00Z"/>
  <w16cex:commentExtensible w16cex:durableId="25C35F5D" w16cex:dateUtc="2024-08-05T08:11:00Z"/>
  <w16cex:commentExtensible w16cex:durableId="6836DEF9" w16cex:dateUtc="2024-05-29T07:42:00Z"/>
  <w16cex:commentExtensible w16cex:durableId="1130A87C" w16cex:dateUtc="2024-05-30T07:58:00Z"/>
  <w16cex:commentExtensible w16cex:durableId="49B80C4F" w16cex:dateUtc="2024-06-25T06:43:00Z"/>
  <w16cex:commentExtensible w16cex:durableId="736E2936" w16cex:dateUtc="2024-07-02T01:58:00Z"/>
  <w16cex:commentExtensible w16cex:durableId="1144D488" w16cex:dateUtc="2024-07-03T08:27:00Z"/>
  <w16cex:commentExtensible w16cex:durableId="74390DD3" w16cex:dateUtc="2024-08-05T03:20:00Z"/>
  <w16cex:commentExtensible w16cex:durableId="0CFB4F90" w16cex:dateUtc="2025-06-09T02:14:00Z"/>
  <w16cex:commentExtensible w16cex:durableId="5CEF82A4" w16cex:dateUtc="2025-06-11T07:24:00Z"/>
  <w16cex:commentExtensible w16cex:durableId="58570B20" w16cex:dateUtc="2024-06-26T08:38:00Z"/>
  <w16cex:commentExtensible w16cex:durableId="2515B2F5" w16cex:dateUtc="2025-06-03T06:27:00Z"/>
  <w16cex:commentExtensible w16cex:durableId="533B0F60" w16cex:dateUtc="2025-06-11T07:28:00Z"/>
  <w16cex:commentExtensible w16cex:durableId="784E017A" w16cex:dateUtc="2025-06-12T08:52:00Z"/>
  <w16cex:commentExtensible w16cex:durableId="32FFF6E3" w16cex:dateUtc="2025-06-24T08:04:00Z"/>
  <w16cex:commentExtensible w16cex:durableId="5C30BD3D" w16cex:dateUtc="2025-06-24T08:27:00Z"/>
  <w16cex:commentExtensible w16cex:durableId="2509E110" w16cex:dateUtc="2024-05-16T03:13:00Z"/>
  <w16cex:commentExtensible w16cex:durableId="071CC2A4" w16cex:dateUtc="2024-06-25T06:43:00Z"/>
  <w16cex:commentExtensible w16cex:durableId="376A1A8B" w16cex:dateUtc="2025-06-05T06:23:00Z"/>
  <w16cex:commentExtensible w16cex:durableId="05EB46BB" w16cex:dateUtc="2025-06-10T04:47:00Z"/>
  <w16cex:commentExtensible w16cex:durableId="053878AA" w16cex:dateUtc="2025-06-23T05:23:00Z"/>
  <w16cex:commentExtensible w16cex:durableId="153EBF27" w16cex:dateUtc="2025-07-02T08:38:00Z"/>
  <w16cex:commentExtensible w16cex:durableId="2175B721" w16cex:dateUtc="2025-07-03T05:26:00Z"/>
  <w16cex:commentExtensible w16cex:durableId="667E9359" w16cex:dateUtc="2025-06-03T09:24:00Z"/>
  <w16cex:commentExtensible w16cex:durableId="62112A02" w16cex:dateUtc="2025-06-05T05:51:00Z"/>
  <w16cex:commentExtensible w16cex:durableId="0FAB0112" w16cex:dateUtc="2025-06-12T08:22:00Z"/>
  <w16cex:commentExtensible w16cex:durableId="130D3A6A" w16cex:dateUtc="2025-06-24T08:29:00Z"/>
  <w16cex:commentExtensible w16cex:durableId="2499767A" w16cex:dateUtc="2024-05-17T02:31:00Z"/>
  <w16cex:commentExtensible w16cex:durableId="559BC538" w16cex:dateUtc="2024-06-25T06:44:00Z"/>
  <w16cex:commentExtensible w16cex:durableId="359F8FA4" w16cex:dateUtc="2025-06-09T05:33:00Z"/>
  <w16cex:commentExtensible w16cex:durableId="79921875" w16cex:dateUtc="2025-06-24T06:33:00Z"/>
  <w16cex:commentExtensible w16cex:durableId="3D906AF0" w16cex:dateUtc="2024-06-26T08:47:00Z"/>
  <w16cex:commentExtensible w16cex:durableId="6B6F4FEB" w16cex:dateUtc="2024-06-26T08:44:00Z"/>
  <w16cex:commentExtensible w16cex:durableId="758D792A" w16cex:dateUtc="2025-06-03T09:21:00Z"/>
  <w16cex:commentExtensible w16cex:durableId="477EC91E" w16cex:dateUtc="2025-06-05T05:55:00Z"/>
  <w16cex:commentExtensible w16cex:durableId="54659FD0" w16cex:dateUtc="2025-06-05T05:51:00Z"/>
  <w16cex:commentExtensible w16cex:durableId="75E21630" w16cex:dateUtc="2025-06-12T03:49:00Z"/>
  <w16cex:commentExtensible w16cex:durableId="326870E8" w16cex:dateUtc="2025-06-03T09:24:00Z"/>
  <w16cex:commentExtensible w16cex:durableId="0CADBA58" w16cex:dateUtc="2025-06-05T05:51:00Z"/>
  <w16cex:commentExtensible w16cex:durableId="2E8E4347" w16cex:dateUtc="2025-06-12T08:22:00Z"/>
  <w16cex:commentExtensible w16cex:durableId="4AA37529" w16cex:dateUtc="2024-07-01T12:44:00Z"/>
  <w16cex:commentExtensible w16cex:durableId="72F0304D" w16cex:dateUtc="2024-07-02T02:03:00Z"/>
  <w16cex:commentExtensible w16cex:durableId="25B47E10" w16cex:dateUtc="2025-06-09T07:13:00Z"/>
  <w16cex:commentExtensible w16cex:durableId="79CEE359" w16cex:dateUtc="2025-06-12T08:21:00Z"/>
  <w16cex:commentExtensible w16cex:durableId="5D4AAB33" w16cex:dateUtc="2025-06-05T07:06:00Z"/>
  <w16cex:commentExtensible w16cex:durableId="4170C444" w16cex:dateUtc="2025-06-04T01:57:00Z"/>
  <w16cex:commentExtensible w16cex:durableId="2708E444" w16cex:dateUtc="2025-06-11T09:13:00Z"/>
  <w16cex:commentExtensible w16cex:durableId="2504D3A2" w16cex:dateUtc="2025-08-11T07:25:00Z"/>
  <w16cex:commentExtensible w16cex:durableId="51E88C0B" w16cex:dateUtc="2025-06-03T05:00:00Z"/>
  <w16cex:commentExtensible w16cex:durableId="77423943" w16cex:dateUtc="2025-06-11T09:26:00Z"/>
  <w16cex:commentExtensible w16cex:durableId="1FCCBF47" w16cex:dateUtc="2025-06-04T02:08:00Z"/>
  <w16cex:commentExtensible w16cex:durableId="35064954" w16cex:dateUtc="2025-06-11T09:25:00Z"/>
  <w16cex:commentExtensible w16cex:durableId="13DA1FAD" w16cex:dateUtc="2025-05-22T07:14:00Z"/>
  <w16cex:commentExtensible w16cex:durableId="131A7BB5" w16cex:dateUtc="2025-05-22T08:43:00Z"/>
  <w16cex:commentExtensible w16cex:durableId="5F3D8730" w16cex:dateUtc="2025-05-26T03:28:00Z"/>
  <w16cex:commentExtensible w16cex:durableId="52E9164E" w16cex:dateUtc="2025-06-03T04:56:00Z"/>
  <w16cex:commentExtensible w16cex:durableId="70F75782" w16cex:dateUtc="2025-06-12T03:53:00Z"/>
  <w16cex:commentExtensible w16cex:durableId="284F05A2" w16cex:dateUtc="2024-05-17T07:17:00Z"/>
  <w16cex:commentExtensible w16cex:durableId="57313338" w16cex:dateUtc="2024-06-25T06:45:00Z"/>
  <w16cex:commentExtensible w16cex:durableId="7D5640A4" w16cex:dateUtc="2024-05-17T07:18:00Z"/>
  <w16cex:commentExtensible w16cex:durableId="32DD5FC8" w16cex:dateUtc="2024-05-29T08:42:00Z"/>
  <w16cex:commentExtensible w16cex:durableId="0DCEAEA4" w16cex:dateUtc="2024-05-30T03:03:00Z"/>
  <w16cex:commentExtensible w16cex:durableId="7A875B71" w16cex:dateUtc="2024-06-25T06:45:00Z"/>
  <w16cex:commentExtensible w16cex:durableId="221757B8" w16cex:dateUtc="2024-07-01T12:52:00Z"/>
  <w16cex:commentExtensible w16cex:durableId="424E9671" w16cex:dateUtc="2024-07-02T02:06:00Z"/>
  <w16cex:commentExtensible w16cex:durableId="6C29FA17" w16cex:dateUtc="2024-07-03T08:29:00Z"/>
  <w16cex:commentExtensible w16cex:durableId="27D19340" w16cex:dateUtc="2024-07-03T02:30:00Z"/>
  <w16cex:commentExtensible w16cex:durableId="1B1AE262" w16cex:dateUtc="2024-07-12T07:49:00Z"/>
  <w16cex:commentExtensible w16cex:durableId="3156452D" w16cex:dateUtc="2024-06-26T08:54:00Z"/>
  <w16cex:commentExtensible w16cex:durableId="7BF8D103" w16cex:dateUtc="2025-06-03T05:10:00Z"/>
  <w16cex:commentExtensible w16cex:durableId="174493AD" w16cex:dateUtc="2025-06-20T02:19:00Z"/>
  <w16cex:commentExtensible w16cex:durableId="0FFDBA6F" w16cex:dateUtc="2025-06-10T06:36:00Z"/>
  <w16cex:commentExtensible w16cex:durableId="2CDB0845" w16cex:dateUtc="2025-06-04T07:21:00Z"/>
  <w16cex:commentExtensible w16cex:durableId="7AC2B411" w16cex:dateUtc="2025-06-10T06:34:00Z"/>
  <w16cex:commentExtensible w16cex:durableId="2FF1538D" w16cex:dateUtc="2025-06-12T03:13:00Z"/>
  <w16cex:commentExtensible w16cex:durableId="0916AD71" w16cex:dateUtc="2025-06-03T05:43:00Z"/>
  <w16cex:commentExtensible w16cex:durableId="3E389BAA" w16cex:dateUtc="2025-06-12T03:13:00Z"/>
  <w16cex:commentExtensible w16cex:durableId="0B4191C9" w16cex:dateUtc="2025-06-03T07:07:00Z"/>
  <w16cex:commentExtensible w16cex:durableId="55AC3DDC" w16cex:dateUtc="2025-06-03T07:19:00Z"/>
  <w16cex:commentExtensible w16cex:durableId="16C0CEB9" w16cex:dateUtc="2025-07-02T08:40:00Z"/>
  <w16cex:commentExtensible w16cex:durableId="4D675744" w16cex:dateUtc="2025-07-03T04:20:00Z"/>
  <w16cex:commentExtensible w16cex:durableId="3A857D5A" w16cex:dateUtc="2024-07-11T03:58:00Z"/>
  <w16cex:commentExtensible w16cex:durableId="79F4BA81" w16cex:dateUtc="2024-07-29T03:30:00Z"/>
  <w16cex:commentExtensible w16cex:durableId="6324A3E5" w16cex:dateUtc="2024-07-11T03:52:00Z"/>
  <w16cex:commentExtensible w16cex:durableId="60467CB6" w16cex:dateUtc="2024-07-29T03:33:00Z"/>
  <w16cex:commentExtensible w16cex:durableId="4F209056" w16cex:dateUtc="2024-07-11T03:47:00Z"/>
  <w16cex:commentExtensible w16cex:durableId="734D622C" w16cex:dateUtc="2024-07-29T03:34:00Z"/>
  <w16cex:commentExtensible w16cex:durableId="2168A02E" w16cex:dateUtc="2025-06-10T09:46:00Z"/>
  <w16cex:commentExtensible w16cex:durableId="58C86D8D" w16cex:dateUtc="2025-06-11T12:53:00Z"/>
  <w16cex:commentExtensible w16cex:durableId="56CFE3C0" w16cex:dateUtc="2024-06-26T09:06:00Z"/>
  <w16cex:commentExtensible w16cex:durableId="5344C21A" w16cex:dateUtc="2024-06-26T09:08:00Z"/>
  <w16cex:commentExtensible w16cex:durableId="0D1FF4EE" w16cex:dateUtc="2025-07-02T08:47:00Z"/>
  <w16cex:commentExtensible w16cex:durableId="053EF7DC" w16cex:dateUtc="2025-07-03T09:23:00Z"/>
  <w16cex:commentExtensible w16cex:durableId="1557700A" w16cex:dateUtc="2025-07-03T09:21:00Z"/>
  <w16cex:commentExtensible w16cex:durableId="3C017C11" w16cex:dateUtc="2025-06-24T06:37:00Z"/>
  <w16cex:commentExtensible w16cex:durableId="53BC41CF" w16cex:dateUtc="2024-06-26T09:09:00Z"/>
  <w16cex:commentExtensible w16cex:durableId="05A78527" w16cex:dateUtc="2024-06-26T09:11:00Z"/>
  <w16cex:commentExtensible w16cex:durableId="52F3D906" w16cex:dateUtc="2024-06-26T09:12:00Z"/>
  <w16cex:commentExtensible w16cex:durableId="00BDA9F4" w16cex:dateUtc="2025-06-24T06:37:00Z"/>
  <w16cex:commentExtensible w16cex:durableId="1427501F" w16cex:dateUtc="2025-07-02T08:50:00Z"/>
  <w16cex:commentExtensible w16cex:durableId="7A8159C5" w16cex:dateUtc="2025-07-03T04:25:00Z"/>
  <w16cex:commentExtensible w16cex:durableId="747C6460" w16cex:dateUtc="2025-06-03T06:59:00Z"/>
  <w16cex:commentExtensible w16cex:durableId="20F59324" w16cex:dateUtc="2025-06-11T01:22:00Z"/>
  <w16cex:commentExtensible w16cex:durableId="0EF60F6D" w16cex:dateUtc="2025-06-11T12:56:00Z"/>
  <w16cex:commentExtensible w16cex:durableId="0A699E34" w16cex:dateUtc="2025-06-04T07:35:00Z"/>
  <w16cex:commentExtensible w16cex:durableId="7668D25B" w16cex:dateUtc="2025-06-13T04: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956107" w16cid:durableId="05C86A32"/>
  <w16cid:commentId w16cid:paraId="0E956108" w16cid:durableId="2FCDBC9F"/>
  <w16cid:commentId w16cid:paraId="6C33B447" w16cid:durableId="3A87DDC0"/>
  <w16cid:commentId w16cid:paraId="424107E2" w16cid:durableId="14D780BB"/>
  <w16cid:commentId w16cid:paraId="62F7C6F0" w16cid:durableId="6D0BC48C"/>
  <w16cid:commentId w16cid:paraId="7620FFDB" w16cid:durableId="3C1FC4A5"/>
  <w16cid:commentId w16cid:paraId="7BC11E5E" w16cid:durableId="086C67D4"/>
  <w16cid:commentId w16cid:paraId="0E95610B" w16cid:durableId="4025AB87"/>
  <w16cid:commentId w16cid:paraId="7F9050F4" w16cid:durableId="69114A3C"/>
  <w16cid:commentId w16cid:paraId="1C333167" w16cid:durableId="43AEFE2A"/>
  <w16cid:commentId w16cid:paraId="610A9BBE" w16cid:durableId="4F7341E6"/>
  <w16cid:commentId w16cid:paraId="4694CC5E" w16cid:durableId="1DCDE8EF"/>
  <w16cid:commentId w16cid:paraId="4BAEC852" w16cid:durableId="4948EC99"/>
  <w16cid:commentId w16cid:paraId="02A12812" w16cid:durableId="34263338"/>
  <w16cid:commentId w16cid:paraId="103C31E9" w16cid:durableId="30D5AE32"/>
  <w16cid:commentId w16cid:paraId="5AEA31F0" w16cid:durableId="71CA527E"/>
  <w16cid:commentId w16cid:paraId="31D8BE7E" w16cid:durableId="51C7C55C"/>
  <w16cid:commentId w16cid:paraId="0E95610C" w16cid:durableId="4A189EB9"/>
  <w16cid:commentId w16cid:paraId="0E95610D" w16cid:durableId="31DB6EC4"/>
  <w16cid:commentId w16cid:paraId="1581A1DD" w16cid:durableId="57D079F9"/>
  <w16cid:commentId w16cid:paraId="0E956113" w16cid:durableId="08079A3A"/>
  <w16cid:commentId w16cid:paraId="7403216A" w16cid:durableId="24FAF17F"/>
  <w16cid:commentId w16cid:paraId="332998BB" w16cid:durableId="18936E4D"/>
  <w16cid:commentId w16cid:paraId="14C54D22" w16cid:durableId="7DD7459A"/>
  <w16cid:commentId w16cid:paraId="0E956114" w16cid:durableId="520B9018"/>
  <w16cid:commentId w16cid:paraId="01A9B60D" w16cid:durableId="2002B148"/>
  <w16cid:commentId w16cid:paraId="2A03824E" w16cid:durableId="3E8A953E"/>
  <w16cid:commentId w16cid:paraId="5E9F5E39" w16cid:durableId="79FB70BF"/>
  <w16cid:commentId w16cid:paraId="4A174E58" w16cid:durableId="31FB7CE3"/>
  <w16cid:commentId w16cid:paraId="35A57033" w16cid:durableId="79B9EAD4"/>
  <w16cid:commentId w16cid:paraId="1E63A710" w16cid:durableId="1C2B6097"/>
  <w16cid:commentId w16cid:paraId="2525A6A2" w16cid:durableId="04FE36BF"/>
  <w16cid:commentId w16cid:paraId="0C22551C" w16cid:durableId="58DA8CC8"/>
  <w16cid:commentId w16cid:paraId="4203E2CD" w16cid:durableId="0EE62D20"/>
  <w16cid:commentId w16cid:paraId="5F86DD12" w16cid:durableId="4C706BF9"/>
  <w16cid:commentId w16cid:paraId="007688C3" w16cid:durableId="68207D6C"/>
  <w16cid:commentId w16cid:paraId="1E38CB18" w16cid:durableId="1F23F8BC"/>
  <w16cid:commentId w16cid:paraId="171CB963" w16cid:durableId="4EE21E00"/>
  <w16cid:commentId w16cid:paraId="267B3280" w16cid:durableId="2E57B8A0"/>
  <w16cid:commentId w16cid:paraId="7EEAAEE5" w16cid:durableId="7CA98D68"/>
  <w16cid:commentId w16cid:paraId="1FDB5812" w16cid:durableId="4D262680"/>
  <w16cid:commentId w16cid:paraId="09EC46B7" w16cid:durableId="67F8AB16"/>
  <w16cid:commentId w16cid:paraId="2B122E7F" w16cid:durableId="24D6DA5B"/>
  <w16cid:commentId w16cid:paraId="0B817551" w16cid:durableId="22F4EA63"/>
  <w16cid:commentId w16cid:paraId="4ABC76F0" w16cid:durableId="590EBF62"/>
  <w16cid:commentId w16cid:paraId="51EDCD19" w16cid:durableId="333662B8"/>
  <w16cid:commentId w16cid:paraId="5179B2E6" w16cid:durableId="3EAD66B5"/>
  <w16cid:commentId w16cid:paraId="237307AC" w16cid:durableId="19F3C606"/>
  <w16cid:commentId w16cid:paraId="4AFF7E12" w16cid:durableId="3B8067DD"/>
  <w16cid:commentId w16cid:paraId="0AB7FA81" w16cid:durableId="2A4AE0A4"/>
  <w16cid:commentId w16cid:paraId="3F87C4C9" w16cid:durableId="7604BB77"/>
  <w16cid:commentId w16cid:paraId="7F0CE968" w16cid:durableId="3728FA00"/>
  <w16cid:commentId w16cid:paraId="65F9B014" w16cid:durableId="24D649BB"/>
  <w16cid:commentId w16cid:paraId="68B14869" w16cid:durableId="476D6B04"/>
  <w16cid:commentId w16cid:paraId="1308A40C" w16cid:durableId="3A157788"/>
  <w16cid:commentId w16cid:paraId="5E66866C" w16cid:durableId="0329BA27"/>
  <w16cid:commentId w16cid:paraId="726541DE" w16cid:durableId="3337C9AC"/>
  <w16cid:commentId w16cid:paraId="066E50B6" w16cid:durableId="023006E3"/>
  <w16cid:commentId w16cid:paraId="469584DC" w16cid:durableId="07B5E4DB"/>
  <w16cid:commentId w16cid:paraId="0E956116" w16cid:durableId="09A0872D"/>
  <w16cid:commentId w16cid:paraId="0E956119" w16cid:durableId="05AB662E"/>
  <w16cid:commentId w16cid:paraId="613AE47D" w16cid:durableId="4B404C9D"/>
  <w16cid:commentId w16cid:paraId="0E95611A" w16cid:durableId="6BEEB68D"/>
  <w16cid:commentId w16cid:paraId="0E95611B" w16cid:durableId="725D27BD"/>
  <w16cid:commentId w16cid:paraId="0E95611C" w16cid:durableId="7ABF595E"/>
  <w16cid:commentId w16cid:paraId="004FDB8A" w16cid:durableId="5988B485"/>
  <w16cid:commentId w16cid:paraId="0D563A91" w16cid:durableId="7CDE64C2"/>
  <w16cid:commentId w16cid:paraId="07D98031" w16cid:durableId="77405707"/>
  <w16cid:commentId w16cid:paraId="20B83922" w16cid:durableId="5D8593F3"/>
  <w16cid:commentId w16cid:paraId="0E3A78BA" w16cid:durableId="09F7A14B"/>
  <w16cid:commentId w16cid:paraId="0E956123" w16cid:durableId="55F749CD"/>
  <w16cid:commentId w16cid:paraId="0E956124" w16cid:durableId="5847C35D"/>
  <w16cid:commentId w16cid:paraId="73614607" w16cid:durableId="4C28C853"/>
  <w16cid:commentId w16cid:paraId="24208C9A" w16cid:durableId="7D8C98A2"/>
  <w16cid:commentId w16cid:paraId="763B9F9B" w16cid:durableId="7B9651FD"/>
  <w16cid:commentId w16cid:paraId="35A9C2C1" w16cid:durableId="570588C5"/>
  <w16cid:commentId w16cid:paraId="209C00D5" w16cid:durableId="55BE34C5"/>
  <w16cid:commentId w16cid:paraId="00D714E9" w16cid:durableId="572D0819"/>
  <w16cid:commentId w16cid:paraId="288DC5D5" w16cid:durableId="7DBB57B0"/>
  <w16cid:commentId w16cid:paraId="41E24363" w16cid:durableId="3733C874"/>
  <w16cid:commentId w16cid:paraId="3C3E5298" w16cid:durableId="14F7E6BA"/>
  <w16cid:commentId w16cid:paraId="0E956125" w16cid:durableId="2B7DD1AF"/>
  <w16cid:commentId w16cid:paraId="0E956126" w16cid:durableId="5D6DE2A9"/>
  <w16cid:commentId w16cid:paraId="0E956127" w16cid:durableId="56102EF0"/>
  <w16cid:commentId w16cid:paraId="33E44207" w16cid:durableId="403FD454"/>
  <w16cid:commentId w16cid:paraId="0E956128" w16cid:durableId="2BDE1A18"/>
  <w16cid:commentId w16cid:paraId="17DB6C21" w16cid:durableId="4CA0A1B9"/>
  <w16cid:commentId w16cid:paraId="7319191D" w16cid:durableId="7F6D3F45"/>
  <w16cid:commentId w16cid:paraId="0E3FE9BC" w16cid:durableId="40E59580"/>
  <w16cid:commentId w16cid:paraId="3C343364" w16cid:durableId="71C1C2E7"/>
  <w16cid:commentId w16cid:paraId="699D7A32" w16cid:durableId="76517378"/>
  <w16cid:commentId w16cid:paraId="0E956129" w16cid:durableId="638408D2"/>
  <w16cid:commentId w16cid:paraId="0E95612A" w16cid:durableId="5955B476"/>
  <w16cid:commentId w16cid:paraId="0E95612B" w16cid:durableId="2525A63C"/>
  <w16cid:commentId w16cid:paraId="45FADABE" w16cid:durableId="28394855"/>
  <w16cid:commentId w16cid:paraId="0EBFE8A5" w16cid:durableId="0C041350"/>
  <w16cid:commentId w16cid:paraId="6A7DCD4C" w16cid:durableId="0B84A475"/>
  <w16cid:commentId w16cid:paraId="5DF67B73" w16cid:durableId="25C35F5D"/>
  <w16cid:commentId w16cid:paraId="0E95612C" w16cid:durableId="4D17AA95"/>
  <w16cid:commentId w16cid:paraId="4BE27843" w16cid:durableId="6836DEF9"/>
  <w16cid:commentId w16cid:paraId="6691F99F" w16cid:durableId="1130A87C"/>
  <w16cid:commentId w16cid:paraId="726C66BF" w16cid:durableId="49B80C4F"/>
  <w16cid:commentId w16cid:paraId="43AE91DE" w16cid:durableId="5CAA7FB5"/>
  <w16cid:commentId w16cid:paraId="4F363E73" w16cid:durableId="736E2936"/>
  <w16cid:commentId w16cid:paraId="6714E455" w16cid:durableId="1144D488"/>
  <w16cid:commentId w16cid:paraId="7228C7EF" w16cid:durableId="74390DD3"/>
  <w16cid:commentId w16cid:paraId="115A8211" w16cid:durableId="0CFB4F90"/>
  <w16cid:commentId w16cid:paraId="24C7DF53" w16cid:durableId="5CEF82A4"/>
  <w16cid:commentId w16cid:paraId="0E956131" w16cid:durableId="74B023F9"/>
  <w16cid:commentId w16cid:paraId="0E956132" w16cid:durableId="68BA84DC"/>
  <w16cid:commentId w16cid:paraId="2F0934F6" w16cid:durableId="58570B20"/>
  <w16cid:commentId w16cid:paraId="76632A66" w16cid:durableId="2515B2F5"/>
  <w16cid:commentId w16cid:paraId="5F7DCE31" w16cid:durableId="533B0F60"/>
  <w16cid:commentId w16cid:paraId="7986D50A" w16cid:durableId="784E017A"/>
  <w16cid:commentId w16cid:paraId="53B9628B" w16cid:durableId="32FFF6E3"/>
  <w16cid:commentId w16cid:paraId="7C416543" w16cid:durableId="5C30BD3D"/>
  <w16cid:commentId w16cid:paraId="2E2AAF7B" w16cid:durableId="2509E110"/>
  <w16cid:commentId w16cid:paraId="369ABF20" w16cid:durableId="071CC2A4"/>
  <w16cid:commentId w16cid:paraId="69A3065D" w16cid:durableId="3F169E0E"/>
  <w16cid:commentId w16cid:paraId="5595A546" w16cid:durableId="376A1A8B"/>
  <w16cid:commentId w16cid:paraId="4F275CCE" w16cid:durableId="05EB46BB"/>
  <w16cid:commentId w16cid:paraId="0A2568D3" w16cid:durableId="053878AA"/>
  <w16cid:commentId w16cid:paraId="6A0ADC79" w16cid:durableId="153EBF27"/>
  <w16cid:commentId w16cid:paraId="395B6AF1" w16cid:durableId="2175B721"/>
  <w16cid:commentId w16cid:paraId="44C66F57" w16cid:durableId="667E9359"/>
  <w16cid:commentId w16cid:paraId="0BAA3DA4" w16cid:durableId="62112A02"/>
  <w16cid:commentId w16cid:paraId="1D0B78AC" w16cid:durableId="0FAB0112"/>
  <w16cid:commentId w16cid:paraId="6948B725" w16cid:durableId="130D3A6A"/>
  <w16cid:commentId w16cid:paraId="109E3354" w16cid:durableId="2499767A"/>
  <w16cid:commentId w16cid:paraId="2023DEC8" w16cid:durableId="559BC538"/>
  <w16cid:commentId w16cid:paraId="1B265A27" w16cid:durableId="205E5CF1"/>
  <w16cid:commentId w16cid:paraId="4097377D" w16cid:durableId="359F8FA4"/>
  <w16cid:commentId w16cid:paraId="0BEE9BEF" w16cid:durableId="79921875"/>
  <w16cid:commentId w16cid:paraId="0E956136" w16cid:durableId="5EA72693"/>
  <w16cid:commentId w16cid:paraId="0E956137" w16cid:durableId="585EFB9E"/>
  <w16cid:commentId w16cid:paraId="1309DD50" w16cid:durableId="3D906AF0"/>
  <w16cid:commentId w16cid:paraId="0E956138" w16cid:durableId="7EEAE872"/>
  <w16cid:commentId w16cid:paraId="7B8606A3" w16cid:durableId="6B6F4FEB"/>
  <w16cid:commentId w16cid:paraId="3B880A78" w16cid:durableId="758D792A"/>
  <w16cid:commentId w16cid:paraId="63005DA0" w16cid:durableId="477EC91E"/>
  <w16cid:commentId w16cid:paraId="45EB3E7F" w16cid:durableId="54659FD0"/>
  <w16cid:commentId w16cid:paraId="236DCF1C" w16cid:durableId="75E21630"/>
  <w16cid:commentId w16cid:paraId="1B124E02" w16cid:durableId="326870E8"/>
  <w16cid:commentId w16cid:paraId="67DFADE6" w16cid:durableId="0CADBA58"/>
  <w16cid:commentId w16cid:paraId="1FD057D1" w16cid:durableId="2E8E4347"/>
  <w16cid:commentId w16cid:paraId="24D9196A" w16cid:durableId="4AA37529"/>
  <w16cid:commentId w16cid:paraId="16C1A8FA" w16cid:durableId="72F0304D"/>
  <w16cid:commentId w16cid:paraId="4493726B" w16cid:durableId="25B47E10"/>
  <w16cid:commentId w16cid:paraId="7B75AFC5" w16cid:durableId="79CEE359"/>
  <w16cid:commentId w16cid:paraId="16BA6724" w16cid:durableId="5D4AAB33"/>
  <w16cid:commentId w16cid:paraId="32DDA895" w16cid:durableId="4170C444"/>
  <w16cid:commentId w16cid:paraId="6A77C6F7" w16cid:durableId="2708E444"/>
  <w16cid:commentId w16cid:paraId="500A79A2" w16cid:durableId="2504D3A2"/>
  <w16cid:commentId w16cid:paraId="7A0053B3" w16cid:durableId="51E88C0B"/>
  <w16cid:commentId w16cid:paraId="6908A6F9" w16cid:durableId="77423943"/>
  <w16cid:commentId w16cid:paraId="75F42796" w16cid:durableId="1FCCBF47"/>
  <w16cid:commentId w16cid:paraId="0C005AAA" w16cid:durableId="35064954"/>
  <w16cid:commentId w16cid:paraId="6A79BA2F" w16cid:durableId="13DA1FAD"/>
  <w16cid:commentId w16cid:paraId="020D01E6" w16cid:durableId="131A7BB5"/>
  <w16cid:commentId w16cid:paraId="480E86FC" w16cid:durableId="5F3D8730"/>
  <w16cid:commentId w16cid:paraId="43829DDE" w16cid:durableId="52E9164E"/>
  <w16cid:commentId w16cid:paraId="6566A65F" w16cid:durableId="70F75782"/>
  <w16cid:commentId w16cid:paraId="53B9D11B" w16cid:durableId="284F05A2"/>
  <w16cid:commentId w16cid:paraId="1A97D499" w16cid:durableId="57313338"/>
  <w16cid:commentId w16cid:paraId="4DC3B89D" w16cid:durableId="27E429A9"/>
  <w16cid:commentId w16cid:paraId="7A1B4ADF" w16cid:durableId="7D5640A4"/>
  <w16cid:commentId w16cid:paraId="04144068" w16cid:durableId="32DD5FC8"/>
  <w16cid:commentId w16cid:paraId="17F77EC5" w16cid:durableId="0DCEAEA4"/>
  <w16cid:commentId w16cid:paraId="0CC70CC2" w16cid:durableId="7A875B71"/>
  <w16cid:commentId w16cid:paraId="4B412300" w16cid:durableId="1563CBEB"/>
  <w16cid:commentId w16cid:paraId="662B5BE7" w16cid:durableId="221757B8"/>
  <w16cid:commentId w16cid:paraId="4A1D6120" w16cid:durableId="424E9671"/>
  <w16cid:commentId w16cid:paraId="1B416EA2" w16cid:durableId="6C29FA17"/>
  <w16cid:commentId w16cid:paraId="0E956143" w16cid:durableId="4A24E28F"/>
  <w16cid:commentId w16cid:paraId="0E956144" w16cid:durableId="3EC331CF"/>
  <w16cid:commentId w16cid:paraId="69A89EA3" w16cid:durableId="27D19340"/>
  <w16cid:commentId w16cid:paraId="041517DB" w16cid:durableId="1B1AE262"/>
  <w16cid:commentId w16cid:paraId="0E956145" w16cid:durableId="17E703AA"/>
  <w16cid:commentId w16cid:paraId="0E956146" w16cid:durableId="39B28F08"/>
  <w16cid:commentId w16cid:paraId="2F663361" w16cid:durableId="3156452D"/>
  <w16cid:commentId w16cid:paraId="5F23225C" w16cid:durableId="7BF8D103"/>
  <w16cid:commentId w16cid:paraId="290B1FF7" w16cid:durableId="174493AD"/>
  <w16cid:commentId w16cid:paraId="2D479A71" w16cid:durableId="0FFDBA6F"/>
  <w16cid:commentId w16cid:paraId="0E956147" w16cid:durableId="563BD0BE"/>
  <w16cid:commentId w16cid:paraId="0E956148" w16cid:durableId="3F3A35F6"/>
  <w16cid:commentId w16cid:paraId="0E956149" w16cid:durableId="3D6553AE"/>
  <w16cid:commentId w16cid:paraId="0E95614A" w16cid:durableId="60C91402"/>
  <w16cid:commentId w16cid:paraId="0E95614B" w16cid:durableId="19A95703"/>
  <w16cid:commentId w16cid:paraId="52CB75C8" w16cid:durableId="2CDB0845"/>
  <w16cid:commentId w16cid:paraId="7C229B52" w16cid:durableId="7AC2B411"/>
  <w16cid:commentId w16cid:paraId="12FD2EF2" w16cid:durableId="2FF1538D"/>
  <w16cid:commentId w16cid:paraId="515834AA" w16cid:durableId="0916AD71"/>
  <w16cid:commentId w16cid:paraId="41540A91" w16cid:durableId="3E389BAA"/>
  <w16cid:commentId w16cid:paraId="0E95614C" w16cid:durableId="673D07B6"/>
  <w16cid:commentId w16cid:paraId="0E95614D" w16cid:durableId="777A5B9F"/>
  <w16cid:commentId w16cid:paraId="0E95614E" w16cid:durableId="1B469D38"/>
  <w16cid:commentId w16cid:paraId="0E95614F" w16cid:durableId="4FD343CC"/>
  <w16cid:commentId w16cid:paraId="0E956150" w16cid:durableId="3D3F60A0"/>
  <w16cid:commentId w16cid:paraId="414C90D9" w16cid:durableId="0B4191C9"/>
  <w16cid:commentId w16cid:paraId="5E2ED975" w16cid:durableId="55AC3DDC"/>
  <w16cid:commentId w16cid:paraId="75EA3F1D" w16cid:durableId="16C0CEB9"/>
  <w16cid:commentId w16cid:paraId="013BDF03" w16cid:durableId="4D675744"/>
  <w16cid:commentId w16cid:paraId="2BDCA5AE" w16cid:durableId="3A857D5A"/>
  <w16cid:commentId w16cid:paraId="7907736D" w16cid:durableId="79F4BA81"/>
  <w16cid:commentId w16cid:paraId="5A6ABA85" w16cid:durableId="6324A3E5"/>
  <w16cid:commentId w16cid:paraId="02135D0D" w16cid:durableId="60467CB6"/>
  <w16cid:commentId w16cid:paraId="66ADC867" w16cid:durableId="4F209056"/>
  <w16cid:commentId w16cid:paraId="73FCB8E0" w16cid:durableId="734D622C"/>
  <w16cid:commentId w16cid:paraId="0E956153" w16cid:durableId="79483CF9"/>
  <w16cid:commentId w16cid:paraId="21210118" w16cid:durableId="2168A02E"/>
  <w16cid:commentId w16cid:paraId="53CA3328" w16cid:durableId="58C86D8D"/>
  <w16cid:commentId w16cid:paraId="0E956154" w16cid:durableId="05057A48"/>
  <w16cid:commentId w16cid:paraId="2CBF7985" w16cid:durableId="56CFE3C0"/>
  <w16cid:commentId w16cid:paraId="0E956156" w16cid:durableId="58CBBFD8"/>
  <w16cid:commentId w16cid:paraId="0E956157" w16cid:durableId="484D826D"/>
  <w16cid:commentId w16cid:paraId="3017A76B" w16cid:durableId="5344C21A"/>
  <w16cid:commentId w16cid:paraId="4E05F2E1" w16cid:durableId="0D1FF4EE"/>
  <w16cid:commentId w16cid:paraId="61338E5E" w16cid:durableId="053EF7DC"/>
  <w16cid:commentId w16cid:paraId="2A0C84DB" w16cid:durableId="1557700A"/>
  <w16cid:commentId w16cid:paraId="0E956158" w16cid:durableId="3A461119"/>
  <w16cid:commentId w16cid:paraId="45FCA1F6" w16cid:durableId="3C017C11"/>
  <w16cid:commentId w16cid:paraId="0E956159" w16cid:durableId="3838A457"/>
  <w16cid:commentId w16cid:paraId="5C8AF3E4" w16cid:durableId="53BC41CF"/>
  <w16cid:commentId w16cid:paraId="0E95615B" w16cid:durableId="352E2775"/>
  <w16cid:commentId w16cid:paraId="0E95615C" w16cid:durableId="1D2FF8BC"/>
  <w16cid:commentId w16cid:paraId="0E95615D" w16cid:durableId="40054CAA"/>
  <w16cid:commentId w16cid:paraId="7C6634BD" w16cid:durableId="05A78527"/>
  <w16cid:commentId w16cid:paraId="0E95615F" w16cid:durableId="2727BB58"/>
  <w16cid:commentId w16cid:paraId="0E956160" w16cid:durableId="5FB076BC"/>
  <w16cid:commentId w16cid:paraId="7BEC538C" w16cid:durableId="52F3D906"/>
  <w16cid:commentId w16cid:paraId="098ED00B" w16cid:durableId="00BDA9F4"/>
  <w16cid:commentId w16cid:paraId="788AE9CB" w16cid:durableId="1427501F"/>
  <w16cid:commentId w16cid:paraId="288B6773" w16cid:durableId="7A8159C5"/>
  <w16cid:commentId w16cid:paraId="67A308CA" w16cid:durableId="747C6460"/>
  <w16cid:commentId w16cid:paraId="08D8ECF6" w16cid:durableId="20F59324"/>
  <w16cid:commentId w16cid:paraId="0A270FB6" w16cid:durableId="0EF60F6D"/>
  <w16cid:commentId w16cid:paraId="4FC22FBD" w16cid:durableId="0A699E34"/>
  <w16cid:commentId w16cid:paraId="0FE8E79A" w16cid:durableId="7668D25B"/>
  <w16cid:commentId w16cid:paraId="0E956164" w16cid:durableId="4A40A1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08BE" w:rsidRDefault="002808BE" w14:paraId="1B98787F" w14:textId="77777777">
      <w:pPr>
        <w:spacing w:before="0" w:after="0"/>
      </w:pPr>
      <w:r>
        <w:separator/>
      </w:r>
    </w:p>
  </w:endnote>
  <w:endnote w:type="continuationSeparator" w:id="0">
    <w:p w:rsidR="002808BE" w:rsidRDefault="002808BE" w14:paraId="7344CB75" w14:textId="77777777">
      <w:pPr>
        <w:spacing w:before="0" w:after="0"/>
      </w:pPr>
      <w:r>
        <w:continuationSeparator/>
      </w:r>
    </w:p>
  </w:endnote>
  <w:endnote w:type="continuationNotice" w:id="1">
    <w:p w:rsidR="002808BE" w:rsidRDefault="002808BE" w14:paraId="3AF617A9"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Arial Unicode MS">
    <w:altName w:val="Arial"/>
    <w:panose1 w:val="020B0604020202020204"/>
    <w:charset w:val="00"/>
    <w:family w:val="roman"/>
    <w:pitch w:val="variable"/>
    <w:sig w:usb0="00000003" w:usb1="00000000" w:usb2="00000000" w:usb3="00000000" w:csb0="00000001" w:csb1="00000000"/>
  </w:font>
  <w:font w:name="MS Mincho">
    <w:altName w:val="Yu Gothic"/>
    <w:panose1 w:val="02020609040205080304"/>
    <w:charset w:val="80"/>
    <w:family w:val="roman"/>
    <w:pitch w:val="fixed"/>
    <w:sig w:usb0="00000001" w:usb1="08070000" w:usb2="00000010" w:usb3="00000000" w:csb0="00020000" w:csb1="00000000"/>
  </w:font>
  <w:font w:name="Cordia New">
    <w:panose1 w:val="020B0304020202020204"/>
    <w:charset w:val="DE"/>
    <w:family w:val="roman"/>
    <w:pitch w:val="variable"/>
    <w:sig w:usb0="01000001" w:usb1="00000000" w:usb2="00000000" w:usb3="00000000" w:csb0="00010000" w:csb1="00000000"/>
  </w:font>
  <w:font w:name="Times New Roman Bold">
    <w:altName w:val="Times New Roman"/>
    <w:panose1 w:val="02020803070505020304"/>
    <w:charset w:val="00"/>
    <w:family w:val="roman"/>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altName w:val="Arial"/>
    <w:charset w:val="00"/>
    <w:family w:val="swiss"/>
    <w:pitch w:val="variable"/>
    <w:sig w:usb0="00000287" w:usb1="00000800" w:usb2="00000000" w:usb3="00000000" w:csb0="0000009F" w:csb1="00000000"/>
  </w:font>
  <w:font w:name="DengXian">
    <w:altName w:val="等线"/>
    <w:panose1 w:val="02010600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5397" w:rsidRDefault="00075397" w14:paraId="5975961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957"/>
      <w:gridCol w:w="4393"/>
    </w:tblGrid>
    <w:tr w:rsidR="002330F8" w14:paraId="0E95616C" w14:textId="77777777">
      <w:trPr>
        <w:jc w:val="center"/>
      </w:trPr>
      <w:tc>
        <w:tcPr>
          <w:tcW w:w="2651" w:type="pct"/>
        </w:tcPr>
        <w:p w:rsidR="002330F8" w:rsidRDefault="0097759B" w14:paraId="0E95616A" w14:textId="77777777">
          <w:pPr>
            <w:pStyle w:val="para1"/>
            <w:ind w:left="0"/>
            <w:rPr>
              <w:rStyle w:val="PageNumber"/>
              <w:rFonts w:eastAsia="MS Gothic" w:asciiTheme="minorHAnsi" w:hAnsiTheme="minorHAnsi"/>
              <w:sz w:val="18"/>
              <w:szCs w:val="18"/>
            </w:rPr>
          </w:pPr>
          <w:sdt>
            <w:sdtPr>
              <w:id w:val="969400743"/>
              <w:placeholder>
                <w:docPart w:val="EC7198B8BA8F426C82DC85C93ED7A475"/>
              </w:placeholder>
              <w:temporary/>
              <w:showingPlcHdr/>
              <w15:appearance w15:val="hidden"/>
            </w:sdtPr>
            <w:sdtEndPr/>
            <w:sdtContent/>
          </w:sdt>
          <w:r w:rsidR="00394453">
            <w:rPr>
              <w:rFonts w:asciiTheme="minorHAnsi" w:hAnsiTheme="minorHAnsi"/>
              <w:sz w:val="18"/>
              <w:szCs w:val="18"/>
            </w:rPr>
            <w:t xml:space="preserve">QMS Document Name: </w:t>
          </w:r>
          <w:r w:rsidR="00394453">
            <w:rPr>
              <w:rStyle w:val="PageNumber"/>
              <w:rFonts w:eastAsia="MS Gothic" w:cs="Calibri"/>
              <w:sz w:val="18"/>
              <w:szCs w:val="18"/>
            </w:rPr>
            <w:t>Statistical Analysis Plan Template (CN)</w:t>
          </w:r>
        </w:p>
      </w:tc>
      <w:tc>
        <w:tcPr>
          <w:tcW w:w="2349" w:type="pct"/>
        </w:tcPr>
        <w:p w:rsidR="002330F8" w:rsidRDefault="00394453" w14:paraId="0E95616B" w14:textId="77777777">
          <w:pPr>
            <w:pStyle w:val="para1"/>
            <w:ind w:left="0"/>
            <w:jc w:val="right"/>
            <w:rPr>
              <w:rFonts w:asciiTheme="minorHAnsi" w:hAnsiTheme="minorHAnsi"/>
              <w:sz w:val="18"/>
              <w:szCs w:val="18"/>
            </w:rPr>
          </w:pPr>
          <w:r>
            <w:rPr>
              <w:rFonts w:hint="eastAsia" w:ascii="SimSun" w:hAnsi="SimSun" w:eastAsia="SimSun" w:cs="SimSun"/>
              <w:sz w:val="18"/>
              <w:szCs w:val="18"/>
              <w:lang w:eastAsia="zh-CN"/>
            </w:rPr>
            <w:t>第</w:t>
          </w:r>
          <w:r>
            <w:rPr>
              <w:rFonts w:asciiTheme="minorHAnsi" w:hAnsiTheme="minorHAnsi"/>
              <w:sz w:val="18"/>
              <w:szCs w:val="18"/>
            </w:rPr>
            <w:t xml:space="preserve"> </w:t>
          </w:r>
          <w:r>
            <w:rPr>
              <w:rFonts w:asciiTheme="minorHAnsi" w:hAnsiTheme="minorHAnsi"/>
              <w:sz w:val="18"/>
              <w:szCs w:val="18"/>
            </w:rPr>
            <w:fldChar w:fldCharType="begin"/>
          </w:r>
          <w:r>
            <w:rPr>
              <w:rFonts w:asciiTheme="minorHAnsi" w:hAnsiTheme="minorHAnsi"/>
              <w:sz w:val="18"/>
              <w:szCs w:val="18"/>
            </w:rPr>
            <w:instrText xml:space="preserve"> PAGE </w:instrText>
          </w:r>
          <w:r>
            <w:rPr>
              <w:rFonts w:asciiTheme="minorHAnsi" w:hAnsiTheme="minorHAnsi"/>
              <w:sz w:val="18"/>
              <w:szCs w:val="18"/>
            </w:rPr>
            <w:fldChar w:fldCharType="separate"/>
          </w:r>
          <w:r>
            <w:rPr>
              <w:rFonts w:asciiTheme="minorHAnsi" w:hAnsiTheme="minorHAnsi"/>
              <w:sz w:val="18"/>
              <w:szCs w:val="18"/>
            </w:rPr>
            <w:t>37</w:t>
          </w:r>
          <w:r>
            <w:rPr>
              <w:rFonts w:asciiTheme="minorHAnsi" w:hAnsiTheme="minorHAnsi"/>
              <w:sz w:val="18"/>
              <w:szCs w:val="18"/>
            </w:rPr>
            <w:fldChar w:fldCharType="end"/>
          </w:r>
          <w:r>
            <w:rPr>
              <w:rFonts w:asciiTheme="minorHAnsi" w:hAnsiTheme="minorHAnsi"/>
              <w:sz w:val="18"/>
              <w:szCs w:val="18"/>
            </w:rPr>
            <w:t xml:space="preserve"> </w:t>
          </w:r>
          <w:r>
            <w:rPr>
              <w:rFonts w:hint="eastAsia" w:ascii="SimSun" w:hAnsi="SimSun" w:eastAsia="SimSun" w:cs="SimSun"/>
              <w:sz w:val="18"/>
              <w:szCs w:val="18"/>
              <w:lang w:eastAsia="zh-CN"/>
            </w:rPr>
            <w:t>页，共</w:t>
          </w:r>
          <w:r>
            <w:rPr>
              <w:rFonts w:asciiTheme="minorHAnsi" w:hAnsiTheme="minorHAnsi"/>
              <w:sz w:val="18"/>
              <w:szCs w:val="18"/>
            </w:rPr>
            <w:t xml:space="preserve"> </w:t>
          </w:r>
          <w:r>
            <w:rPr>
              <w:rFonts w:asciiTheme="minorHAnsi" w:hAnsiTheme="minorHAnsi"/>
              <w:sz w:val="18"/>
              <w:szCs w:val="18"/>
            </w:rPr>
            <w:fldChar w:fldCharType="begin"/>
          </w:r>
          <w:r>
            <w:rPr>
              <w:rFonts w:asciiTheme="minorHAnsi" w:hAnsiTheme="minorHAnsi"/>
              <w:sz w:val="18"/>
              <w:szCs w:val="18"/>
            </w:rPr>
            <w:instrText xml:space="preserve"> NUMPAGES </w:instrText>
          </w:r>
          <w:r>
            <w:rPr>
              <w:rFonts w:asciiTheme="minorHAnsi" w:hAnsiTheme="minorHAnsi"/>
              <w:sz w:val="18"/>
              <w:szCs w:val="18"/>
            </w:rPr>
            <w:fldChar w:fldCharType="separate"/>
          </w:r>
          <w:r>
            <w:rPr>
              <w:rFonts w:asciiTheme="minorHAnsi" w:hAnsiTheme="minorHAnsi"/>
              <w:sz w:val="18"/>
              <w:szCs w:val="18"/>
            </w:rPr>
            <w:t>37</w:t>
          </w:r>
          <w:r>
            <w:rPr>
              <w:rFonts w:asciiTheme="minorHAnsi" w:hAnsiTheme="minorHAnsi"/>
              <w:sz w:val="18"/>
              <w:szCs w:val="18"/>
            </w:rPr>
            <w:fldChar w:fldCharType="end"/>
          </w:r>
          <w:r>
            <w:rPr>
              <w:rFonts w:hint="eastAsia" w:ascii="SimSun" w:hAnsi="SimSun" w:eastAsia="SimSun" w:cs="SimSun"/>
              <w:sz w:val="18"/>
              <w:szCs w:val="18"/>
              <w:lang w:eastAsia="zh-CN"/>
            </w:rPr>
            <w:t>页</w:t>
          </w:r>
        </w:p>
      </w:tc>
    </w:tr>
    <w:tr w:rsidR="002330F8" w14:paraId="0E95616F" w14:textId="77777777">
      <w:trPr>
        <w:jc w:val="center"/>
      </w:trPr>
      <w:tc>
        <w:tcPr>
          <w:tcW w:w="2651" w:type="pct"/>
        </w:tcPr>
        <w:p w:rsidR="002330F8" w:rsidRDefault="00394453" w14:paraId="0E95616D" w14:textId="77777777">
          <w:pPr>
            <w:pStyle w:val="para1"/>
            <w:ind w:left="0"/>
            <w:rPr>
              <w:rStyle w:val="PageNumber"/>
              <w:rFonts w:eastAsia="MS Gothic" w:asciiTheme="minorHAnsi" w:hAnsiTheme="minorHAnsi"/>
              <w:sz w:val="18"/>
              <w:szCs w:val="18"/>
            </w:rPr>
          </w:pPr>
          <w:r>
            <w:rPr>
              <w:rFonts w:asciiTheme="minorHAnsi" w:hAnsiTheme="minorHAnsi"/>
              <w:sz w:val="18"/>
              <w:szCs w:val="18"/>
            </w:rPr>
            <w:t>QMS No (include version ref): STF-432-GL.00</w:t>
          </w:r>
        </w:p>
      </w:tc>
      <w:tc>
        <w:tcPr>
          <w:tcW w:w="2349" w:type="pct"/>
        </w:tcPr>
        <w:p w:rsidR="002330F8" w:rsidRDefault="00394453" w14:paraId="0E95616E" w14:textId="77777777">
          <w:pPr>
            <w:pStyle w:val="para1"/>
            <w:ind w:left="0"/>
            <w:jc w:val="right"/>
            <w:rPr>
              <w:rFonts w:asciiTheme="minorHAnsi" w:hAnsiTheme="minorHAnsi"/>
              <w:sz w:val="18"/>
              <w:szCs w:val="18"/>
            </w:rPr>
          </w:pPr>
          <w:r>
            <w:rPr>
              <w:rFonts w:asciiTheme="minorHAnsi" w:hAnsiTheme="minorHAnsi"/>
              <w:sz w:val="18"/>
              <w:szCs w:val="18"/>
            </w:rPr>
            <w:t>Document date: 14JUL2022</w:t>
          </w:r>
        </w:p>
      </w:tc>
    </w:tr>
    <w:tr w:rsidR="002330F8" w14:paraId="0E956171" w14:textId="77777777">
      <w:trPr>
        <w:jc w:val="center"/>
      </w:trPr>
      <w:tc>
        <w:tcPr>
          <w:tcW w:w="5000" w:type="pct"/>
          <w:gridSpan w:val="2"/>
        </w:tcPr>
        <w:p w:rsidR="002330F8" w:rsidRDefault="00394453" w14:paraId="0E956170" w14:textId="77777777">
          <w:pPr>
            <w:pStyle w:val="para1"/>
            <w:ind w:left="0"/>
            <w:jc w:val="center"/>
            <w:rPr>
              <w:rFonts w:asciiTheme="minorHAnsi" w:hAnsiTheme="minorHAnsi"/>
              <w:b/>
              <w:sz w:val="18"/>
              <w:szCs w:val="18"/>
            </w:rPr>
          </w:pPr>
          <w:r>
            <w:rPr>
              <w:rFonts w:asciiTheme="minorHAnsi" w:hAnsiTheme="minorHAnsi"/>
              <w:b/>
              <w:sz w:val="18"/>
              <w:szCs w:val="18"/>
            </w:rPr>
            <w:t>CONFIDENTIAL</w:t>
          </w:r>
        </w:p>
      </w:tc>
    </w:tr>
  </w:tbl>
  <w:p w:rsidR="002330F8" w:rsidRDefault="002330F8" w14:paraId="0E956172" w14:textId="77777777">
    <w:pPr>
      <w:pStyle w:val="Footer"/>
      <w:rPr>
        <w:rFonts w:hint="eastAsia" w:ascii="SimSun" w:hAnsi="SimSun"/>
        <w:i/>
        <w:sz w:val="16"/>
        <w:szCs w:val="16"/>
      </w:rPr>
    </w:pPr>
  </w:p>
  <w:p w:rsidR="002330F8" w:rsidRDefault="002330F8" w14:paraId="0E956173" w14:textId="77777777">
    <w:pPr>
      <w:pStyle w:val="Footer"/>
      <w:jc w:val="right"/>
      <w:rPr>
        <w:rFonts w:hint="eastAsia" w:ascii="SimSun" w:hAnsi="SimSun"/>
        <w:i/>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5397" w:rsidRDefault="00075397" w14:paraId="03FDA32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08BE" w:rsidRDefault="002808BE" w14:paraId="1B9F4A95" w14:textId="77777777">
      <w:pPr>
        <w:spacing w:before="0" w:after="0"/>
      </w:pPr>
      <w:r>
        <w:separator/>
      </w:r>
    </w:p>
  </w:footnote>
  <w:footnote w:type="continuationSeparator" w:id="0">
    <w:p w:rsidR="002808BE" w:rsidRDefault="002808BE" w14:paraId="28D00A1A" w14:textId="77777777">
      <w:pPr>
        <w:spacing w:before="0" w:after="0"/>
      </w:pPr>
      <w:r>
        <w:continuationSeparator/>
      </w:r>
    </w:p>
  </w:footnote>
  <w:footnote w:type="continuationNotice" w:id="1">
    <w:p w:rsidR="002808BE" w:rsidRDefault="002808BE" w14:paraId="7FDA5D65" w14:textId="7777777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5397" w:rsidRDefault="00075397" w14:paraId="7EBAEDA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330F8" w:rsidRDefault="00394453" w14:paraId="0E956167" w14:textId="77777777">
    <w:pPr>
      <w:rPr>
        <w:rFonts w:hint="eastAsia" w:ascii="SimSun" w:hAnsi="SimSun" w:eastAsia="SimSun" w:cs="SimSun"/>
        <w:lang w:eastAsia="zh-CN"/>
      </w:rPr>
    </w:pPr>
    <w:r>
      <w:rPr>
        <w:rFonts w:hint="eastAsia"/>
        <w:noProof/>
      </w:rPr>
      <w:drawing>
        <wp:inline distT="0" distB="0" distL="0" distR="0" wp14:anchorId="0E956174" wp14:editId="0E956175">
          <wp:extent cx="1527175" cy="4318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27175" cy="431800"/>
                  </a:xfrm>
                  <a:prstGeom prst="rect">
                    <a:avLst/>
                  </a:prstGeom>
                  <a:noFill/>
                  <a:ln>
                    <a:noFill/>
                  </a:ln>
                </pic:spPr>
              </pic:pic>
            </a:graphicData>
          </a:graphic>
        </wp:inline>
      </w:drawing>
    </w:r>
  </w:p>
  <w:p w:rsidR="002330F8" w:rsidP="00CF56ED" w:rsidRDefault="00394453" w14:paraId="0E956168" w14:textId="4B37C160">
    <w:pPr>
      <w:rPr>
        <w:lang w:eastAsia="zh-CN"/>
      </w:rPr>
    </w:pPr>
    <w:r>
      <w:rPr>
        <w:rFonts w:hint="eastAsia" w:ascii="SimSun" w:hAnsi="SimSun" w:cs="SimSun"/>
        <w:lang w:eastAsia="zh-CN"/>
      </w:rPr>
      <w:t>方案编号：</w:t>
    </w:r>
    <w:sdt>
      <w:sdtPr>
        <w:rPr>
          <w:rFonts w:hint="eastAsia"/>
          <w:lang w:eastAsia="zh-CN"/>
        </w:rPr>
        <w:alias w:val="CPT:ProtocolID"/>
        <w:tag w:val="ProtocolID"/>
        <w:id w:val="1319924349"/>
        <w:text/>
      </w:sdtPr>
      <w:sdtEndPr/>
      <w:sdtContent>
        <w:r>
          <w:rPr>
            <w:lang w:eastAsia="zh-CN"/>
          </w:rPr>
          <w:t>IMM01-008</w:t>
        </w:r>
      </w:sdtContent>
    </w:sdt>
    <w:r>
      <w:ptab w:alignment="right" w:relativeTo="margin" w:leader="none"/>
    </w:r>
    <w:r>
      <w:rPr>
        <w:rFonts w:hint="eastAsia" w:ascii="SimSun" w:hAnsi="SimSun" w:cs="SimSun"/>
        <w:lang w:eastAsia="zh-CN"/>
      </w:rPr>
      <w:t>统计分析计划</w:t>
    </w:r>
    <w:sdt>
      <w:sdtPr>
        <w:alias w:val="CPT:SAPVersion"/>
        <w:tag w:val="SAPVersion"/>
        <w:id w:val="1088430835"/>
        <w:lock w:val="sdtLocked"/>
        <w:placeholder>
          <w:docPart w:val="BB0364FB000C4F28B7BEEFC64B9422A2"/>
        </w:placeholder>
      </w:sdtPr>
      <w:sdtEndPr/>
      <w:sdtContent>
        <w:r w:rsidR="00CF56ED">
          <w:rPr>
            <w:rStyle w:val="CPTVariable"/>
            <w:rFonts w:cs="Times New Roman"/>
            <w:color w:val="0000FF"/>
            <w:szCs w:val="24"/>
            <w:lang w:val="en-GB" w:eastAsia="zh-CN"/>
          </w:rPr>
          <w:t>V</w:t>
        </w:r>
        <w:r w:rsidR="00CF56ED">
          <w:rPr>
            <w:rStyle w:val="CPTVariable"/>
            <w:rFonts w:hint="eastAsia" w:cs="Times New Roman"/>
            <w:color w:val="0000FF"/>
            <w:szCs w:val="24"/>
            <w:lang w:val="en-GB" w:eastAsia="zh-CN"/>
          </w:rPr>
          <w:t>0.5</w:t>
        </w:r>
      </w:sdtContent>
    </w:sdt>
    <w:r>
      <w:rPr>
        <w:lang w:eastAsia="zh-CN"/>
      </w:rPr>
      <w:t xml:space="preserve"> </w:t>
    </w:r>
    <w:sdt>
      <w:sdtPr>
        <w:alias w:val="CPT:SAPEffectiveDate"/>
        <w:tag w:val="SAPEffectiveDate"/>
        <w:id w:val="1392394525"/>
        <w:lock w:val="sdtLocked"/>
        <w:placeholder>
          <w:docPart w:val="23C0EDA297024B5E8C179DFA8599089C"/>
        </w:placeholder>
      </w:sdtPr>
      <w:sdtEndPr/>
      <w:sdtContent>
        <w:r>
          <w:rPr>
            <w:rStyle w:val="CPTVariable"/>
            <w:rFonts w:cs="Times New Roman"/>
            <w:color w:val="0000FF"/>
            <w:szCs w:val="24"/>
            <w:lang w:val="en-GB" w:eastAsia="zh-CN"/>
          </w:rPr>
          <w:t>[</w:t>
        </w:r>
        <w:r>
          <w:rPr>
            <w:rStyle w:val="CPTVariable"/>
            <w:rFonts w:hint="eastAsia" w:cs="Times New Roman"/>
            <w:color w:val="0000FF"/>
            <w:szCs w:val="24"/>
            <w:lang w:val="en-GB" w:eastAsia="zh-CN"/>
          </w:rPr>
          <w:t>YYYY</w:t>
        </w:r>
        <w:r>
          <w:rPr>
            <w:rStyle w:val="CPTVariable"/>
            <w:rFonts w:hint="eastAsia" w:cs="Times New Roman"/>
            <w:color w:val="0000FF"/>
            <w:szCs w:val="24"/>
            <w:lang w:val="en-GB" w:eastAsia="zh-CN"/>
          </w:rPr>
          <w:t>年</w:t>
        </w:r>
        <w:r>
          <w:rPr>
            <w:rStyle w:val="CPTVariable"/>
            <w:rFonts w:hint="eastAsia" w:cs="Times New Roman"/>
            <w:color w:val="0000FF"/>
            <w:szCs w:val="24"/>
            <w:lang w:val="en-GB" w:eastAsia="zh-CN"/>
          </w:rPr>
          <w:t>MM</w:t>
        </w:r>
        <w:r>
          <w:rPr>
            <w:rStyle w:val="CPTVariable"/>
            <w:rFonts w:hint="eastAsia" w:cs="Times New Roman"/>
            <w:color w:val="0000FF"/>
            <w:szCs w:val="24"/>
            <w:lang w:val="en-GB" w:eastAsia="zh-CN"/>
          </w:rPr>
          <w:t>月</w:t>
        </w:r>
        <w:r>
          <w:rPr>
            <w:rStyle w:val="CPTVariable"/>
            <w:rFonts w:hint="eastAsia" w:cs="Times New Roman"/>
            <w:color w:val="0000FF"/>
            <w:szCs w:val="24"/>
            <w:lang w:val="en-GB" w:eastAsia="zh-CN"/>
          </w:rPr>
          <w:t>DD</w:t>
        </w:r>
        <w:r>
          <w:rPr>
            <w:rStyle w:val="CPTVariable"/>
            <w:rFonts w:hint="eastAsia" w:cs="Times New Roman"/>
            <w:color w:val="0000FF"/>
            <w:szCs w:val="24"/>
            <w:lang w:val="en-GB" w:eastAsia="zh-CN"/>
          </w:rPr>
          <w:t>日</w:t>
        </w:r>
        <w:r>
          <w:rPr>
            <w:rStyle w:val="CPTVariable"/>
            <w:rFonts w:cs="Times New Roman"/>
            <w:color w:val="0000FF"/>
            <w:szCs w:val="24"/>
            <w:lang w:val="en-GB" w:eastAsia="zh-CN"/>
          </w:rPr>
          <w:t>]</w:t>
        </w:r>
      </w:sdtContent>
    </w:sdt>
  </w:p>
  <w:p w:rsidR="002330F8" w:rsidRDefault="002330F8" w14:paraId="0E956169" w14:textId="77777777">
    <w:pPr>
      <w:tabs>
        <w:tab w:val="center" w:pos="6660"/>
        <w:tab w:val="right" w:pos="13230"/>
      </w:tabs>
      <w:spacing w:before="0" w:after="0"/>
      <w:rPr>
        <w:bCs/>
        <w:sz w:val="4"/>
        <w:szCs w:val="4"/>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5397" w:rsidRDefault="00075397" w14:paraId="31D1487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1440"/>
        </w:tabs>
        <w:ind w:left="-144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440"/>
        </w:tabs>
        <w:ind w:left="144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1800"/>
        </w:tabs>
        <w:ind w:left="1800" w:hanging="360"/>
      </w:pPr>
      <w:rPr>
        <w:rFonts w:hint="default" w:ascii="Symbol" w:hAnsi="Symbol"/>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hint="default" w:ascii="Symbol" w:hAnsi="Symbol"/>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hint="default" w:ascii="Symbol" w:hAnsi="Symbol"/>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hint="default" w:ascii="Symbol" w:hAnsi="Symbol"/>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9" w15:restartNumberingAfterBreak="0">
    <w:nsid w:val="00B24F4A"/>
    <w:multiLevelType w:val="multilevel"/>
    <w:tmpl w:val="00B24F4A"/>
    <w:lvl w:ilvl="0">
      <w:start w:val="1"/>
      <w:numFmt w:val="decimal"/>
      <w:lvlText w:val="%1."/>
      <w:lvlJc w:val="left"/>
      <w:pPr>
        <w:ind w:left="3338" w:hanging="360"/>
      </w:pPr>
      <w:rPr>
        <w:rFonts w:hint="default" w:ascii="Times New Roman" w:hAnsi="Times New Roman"/>
        <w:b/>
        <w:i w:val="0"/>
        <w:caps w:val="0"/>
        <w:strike w:val="0"/>
        <w:dstrike w:val="0"/>
        <w:snapToGrid w:val="0"/>
        <w:vanish w:val="0"/>
        <w:color w:val="auto"/>
        <w:spacing w:val="0"/>
        <w:w w:val="100"/>
        <w:kern w:val="0"/>
        <w:position w:val="0"/>
        <w:sz w:val="32"/>
        <w:u w:val="none"/>
        <w:vertAlign w:val="baseline"/>
      </w:rPr>
    </w:lvl>
    <w:lvl w:ilvl="1">
      <w:start w:val="1"/>
      <w:numFmt w:val="decimal"/>
      <w:lvlText w:val="%1.%2."/>
      <w:lvlJc w:val="left"/>
      <w:pPr>
        <w:tabs>
          <w:tab w:val="left" w:pos="720"/>
        </w:tabs>
        <w:ind w:left="720" w:hanging="720"/>
      </w:pPr>
      <w:rPr>
        <w:rFonts w:hint="default" w:ascii="Arial" w:hAnsi="Arial" w:eastAsia="MS Gothic" w:cs="Times New Roman"/>
        <w:b/>
        <w:i w:val="0"/>
        <w:caps w:val="0"/>
        <w:strike w:val="0"/>
        <w:dstrike w:val="0"/>
        <w:snapToGrid w:val="0"/>
        <w:vanish w:val="0"/>
        <w:color w:val="auto"/>
        <w:spacing w:val="0"/>
        <w:w w:val="100"/>
        <w:kern w:val="0"/>
        <w:position w:val="0"/>
        <w:sz w:val="24"/>
        <w:u w:val="none"/>
        <w:vertAlign w:val="baseline"/>
      </w:rPr>
    </w:lvl>
    <w:lvl w:ilvl="2">
      <w:start w:val="1"/>
      <w:numFmt w:val="decimal"/>
      <w:lvlText w:val="%1.%2.%3."/>
      <w:lvlJc w:val="left"/>
      <w:pPr>
        <w:tabs>
          <w:tab w:val="left" w:pos="3738"/>
        </w:tabs>
        <w:ind w:left="3738" w:hanging="902"/>
      </w:pPr>
      <w:rPr>
        <w:rFonts w:hint="default" w:ascii="Arial" w:hAnsi="Arial" w:eastAsia="MS Gothic" w:cs="Times New Roman"/>
        <w:b/>
        <w:i/>
        <w:caps w:val="0"/>
        <w:strike w:val="0"/>
        <w:dstrike w:val="0"/>
        <w:snapToGrid w:val="0"/>
        <w:vanish w:val="0"/>
        <w:color w:val="auto"/>
        <w:spacing w:val="0"/>
        <w:w w:val="100"/>
        <w:kern w:val="0"/>
        <w:position w:val="0"/>
        <w:sz w:val="28"/>
        <w:u w:val="none"/>
        <w:vertAlign w:val="baseline"/>
      </w:rPr>
    </w:lvl>
    <w:lvl w:ilvl="3">
      <w:start w:val="1"/>
      <w:numFmt w:val="decimal"/>
      <w:lvlText w:val="%1.%2.%3.%4."/>
      <w:lvlJc w:val="left"/>
      <w:pPr>
        <w:tabs>
          <w:tab w:val="left" w:pos="1009"/>
        </w:tabs>
        <w:ind w:left="1009" w:hanging="1009"/>
      </w:pPr>
      <w:rPr>
        <w:rFonts w:hint="default" w:ascii="Arial" w:hAnsi="Arial" w:eastAsia="MS Gothic" w:cs="Times New Roman"/>
        <w:b/>
        <w:i w:val="0"/>
        <w:caps w:val="0"/>
        <w:strike w:val="0"/>
        <w:dstrike w:val="0"/>
        <w:snapToGrid w:val="0"/>
        <w:vanish w:val="0"/>
        <w:color w:val="auto"/>
        <w:spacing w:val="0"/>
        <w:w w:val="100"/>
        <w:kern w:val="0"/>
        <w:position w:val="0"/>
        <w:sz w:val="24"/>
        <w:u w:val="none"/>
        <w:vertAlign w:val="baseline"/>
      </w:rPr>
    </w:lvl>
    <w:lvl w:ilvl="4">
      <w:start w:val="1"/>
      <w:numFmt w:val="decimal"/>
      <w:lvlText w:val="%1.%2.%3.%4.%5."/>
      <w:lvlJc w:val="left"/>
      <w:pPr>
        <w:tabs>
          <w:tab w:val="left" w:pos="1168"/>
        </w:tabs>
        <w:ind w:left="1168" w:hanging="1168"/>
      </w:pPr>
      <w:rPr>
        <w:rFonts w:hint="default" w:ascii="Arial" w:hAnsi="Arial" w:eastAsia="MS Gothic" w:cs="Times New Roman"/>
        <w:b/>
        <w:i/>
        <w:caps w:val="0"/>
        <w:strike w:val="0"/>
        <w:dstrike w:val="0"/>
        <w:snapToGrid w:val="0"/>
        <w:vanish w:val="0"/>
        <w:color w:val="auto"/>
        <w:spacing w:val="0"/>
        <w:w w:val="100"/>
        <w:kern w:val="0"/>
        <w:position w:val="0"/>
        <w:sz w:val="24"/>
        <w:u w:val="none"/>
        <w:vertAlign w:val="baseline"/>
      </w:rPr>
    </w:lvl>
    <w:lvl w:ilvl="5">
      <w:start w:val="1"/>
      <w:numFmt w:val="decimal"/>
      <w:lvlText w:val="%1.%2.%3.%4.%5.%6."/>
      <w:lvlJc w:val="left"/>
      <w:pPr>
        <w:tabs>
          <w:tab w:val="left" w:pos="1355"/>
        </w:tabs>
        <w:ind w:left="1355" w:hanging="1355"/>
      </w:pPr>
      <w:rPr>
        <w:rFonts w:hint="default" w:ascii="Arial" w:hAnsi="Arial" w:eastAsia="MS Gothic" w:cs="Times New Roman"/>
        <w:b/>
        <w:i w:val="0"/>
        <w:caps w:val="0"/>
        <w:strike w:val="0"/>
        <w:dstrike w:val="0"/>
        <w:snapToGrid w:val="0"/>
        <w:vanish w:val="0"/>
        <w:color w:val="auto"/>
        <w:spacing w:val="0"/>
        <w:w w:val="100"/>
        <w:kern w:val="0"/>
        <w:position w:val="0"/>
        <w:sz w:val="22"/>
        <w:u w:val="none"/>
        <w:vertAlign w:val="baseline"/>
      </w:rPr>
    </w:lvl>
    <w:lvl w:ilvl="6">
      <w:start w:val="1"/>
      <w:numFmt w:val="decimal"/>
      <w:pStyle w:val="Heading7"/>
      <w:lvlText w:val="%1.%2.%3.%4.%5.%6.%7."/>
      <w:lvlJc w:val="left"/>
      <w:pPr>
        <w:tabs>
          <w:tab w:val="left" w:pos="1531"/>
        </w:tabs>
        <w:ind w:left="1531" w:hanging="1531"/>
      </w:pPr>
      <w:rPr>
        <w:rFonts w:hint="default" w:ascii="Arial" w:hAnsi="Arial" w:eastAsia="MS Gothic" w:cs="Times New Roman"/>
        <w:b/>
        <w:i/>
        <w:caps w:val="0"/>
        <w:strike w:val="0"/>
        <w:dstrike w:val="0"/>
        <w:snapToGrid w:val="0"/>
        <w:vanish w:val="0"/>
        <w:color w:val="auto"/>
        <w:spacing w:val="0"/>
        <w:w w:val="100"/>
        <w:kern w:val="0"/>
        <w:position w:val="0"/>
        <w:sz w:val="22"/>
        <w:u w:val="none"/>
        <w:vertAlign w:val="baseline"/>
      </w:rPr>
    </w:lvl>
    <w:lvl w:ilvl="7">
      <w:start w:val="1"/>
      <w:numFmt w:val="decimal"/>
      <w:pStyle w:val="Heading8"/>
      <w:lvlText w:val="%1.%2.%3.%4.%5.%6.%7.%8."/>
      <w:lvlJc w:val="left"/>
      <w:pPr>
        <w:tabs>
          <w:tab w:val="left" w:pos="1758"/>
        </w:tabs>
        <w:ind w:left="1758" w:hanging="1758"/>
      </w:pPr>
      <w:rPr>
        <w:rFonts w:hint="default" w:ascii="Arial" w:hAnsi="Arial" w:eastAsia="MS Gothic" w:cs="Times New Roman"/>
        <w:b/>
        <w:i w:val="0"/>
        <w:caps w:val="0"/>
        <w:strike w:val="0"/>
        <w:dstrike w:val="0"/>
        <w:snapToGrid w:val="0"/>
        <w:vanish w:val="0"/>
        <w:color w:val="auto"/>
        <w:spacing w:val="0"/>
        <w:w w:val="100"/>
        <w:kern w:val="0"/>
        <w:position w:val="0"/>
        <w:sz w:val="21"/>
        <w:u w:val="none"/>
        <w:vertAlign w:val="baseline"/>
      </w:rPr>
    </w:lvl>
    <w:lvl w:ilvl="8">
      <w:start w:val="1"/>
      <w:numFmt w:val="decimal"/>
      <w:pStyle w:val="Heading9"/>
      <w:lvlText w:val="%1.%2.%3.%4.%5.%6.%7.%8.%9."/>
      <w:lvlJc w:val="left"/>
      <w:pPr>
        <w:tabs>
          <w:tab w:val="left" w:pos="1985"/>
        </w:tabs>
        <w:ind w:left="1985" w:hanging="1985"/>
      </w:pPr>
      <w:rPr>
        <w:rFonts w:hint="default" w:ascii="Arial" w:hAnsi="Arial" w:eastAsia="MS Gothic" w:cs="Times New Roman"/>
        <w:b/>
        <w:i/>
        <w:caps w:val="0"/>
        <w:strike w:val="0"/>
        <w:dstrike w:val="0"/>
        <w:snapToGrid w:val="0"/>
        <w:vanish w:val="0"/>
        <w:color w:val="auto"/>
        <w:spacing w:val="0"/>
        <w:w w:val="100"/>
        <w:kern w:val="0"/>
        <w:position w:val="0"/>
        <w:sz w:val="21"/>
        <w:u w:val="none"/>
        <w:vertAlign w:val="baseline"/>
      </w:rPr>
    </w:lvl>
  </w:abstractNum>
  <w:abstractNum w:abstractNumId="10" w15:restartNumberingAfterBreak="0">
    <w:nsid w:val="020D584C"/>
    <w:multiLevelType w:val="multilevel"/>
    <w:tmpl w:val="020D584C"/>
    <w:lvl w:ilvl="0">
      <w:start w:val="1"/>
      <w:numFmt w:val="bullet"/>
      <w:lvlText w:val=""/>
      <w:lvlJc w:val="left"/>
      <w:pPr>
        <w:ind w:left="420" w:hanging="420"/>
      </w:pPr>
      <w:rPr>
        <w:rFonts w:hint="default" w:ascii="Symbol" w:hAnsi="Symbol"/>
        <w:color w:val="auto"/>
        <w:sz w:val="20"/>
        <w:szCs w:val="20"/>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11" w15:restartNumberingAfterBreak="0">
    <w:nsid w:val="03353479"/>
    <w:multiLevelType w:val="multilevel"/>
    <w:tmpl w:val="03353479"/>
    <w:lvl w:ilvl="0">
      <w:start w:val="1"/>
      <w:numFmt w:val="bullet"/>
      <w:lvlText w:val=""/>
      <w:lvlJc w:val="left"/>
      <w:pPr>
        <w:ind w:left="420" w:hanging="420"/>
      </w:pPr>
      <w:rPr>
        <w:rFonts w:hint="default" w:ascii="Symbol" w:hAnsi="Symbol"/>
        <w:color w:val="auto"/>
        <w:sz w:val="20"/>
        <w:szCs w:val="20"/>
      </w:rPr>
    </w:lvl>
    <w:lvl w:ilvl="1">
      <w:start w:val="1"/>
      <w:numFmt w:val="bullet"/>
      <w:lvlText w:val="o"/>
      <w:lvlJc w:val="left"/>
      <w:pPr>
        <w:ind w:left="839" w:hanging="419"/>
      </w:pPr>
      <w:rPr>
        <w:rFonts w:ascii="Courier New" w:hAnsi="Courier New" w:cs="Courier New"/>
      </w:rPr>
    </w:lvl>
    <w:lvl w:ilvl="2">
      <w:start w:val="1"/>
      <w:numFmt w:val="bullet"/>
      <w:lvlText w:val="­"/>
      <w:lvlJc w:val="left"/>
      <w:pPr>
        <w:ind w:left="1259" w:hanging="420"/>
      </w:pPr>
      <w:rPr>
        <w:rFonts w:ascii="Courier New" w:hAnsi="Courier New" w:cs="Courier New"/>
      </w:rPr>
    </w:lvl>
    <w:lvl w:ilvl="3">
      <w:start w:val="1"/>
      <w:numFmt w:val="bullet"/>
      <w:lvlText w:val=""/>
      <w:lvlJc w:val="left"/>
      <w:pPr>
        <w:ind w:left="1678" w:hanging="419"/>
      </w:pPr>
      <w:rPr>
        <w:rFonts w:hint="default" w:ascii="Wingdings" w:hAnsi="Wingdings" w:cs="Wingdings"/>
      </w:rPr>
    </w:lvl>
    <w:lvl w:ilvl="4">
      <w:start w:val="1"/>
      <w:numFmt w:val="bullet"/>
      <w:lvlText w:val=""/>
      <w:lvlJc w:val="left"/>
      <w:pPr>
        <w:ind w:left="2098" w:hanging="420"/>
      </w:pPr>
      <w:rPr>
        <w:rFonts w:hint="default" w:ascii="Symbol" w:hAnsi="Symbol" w:cs="Symbol"/>
      </w:rPr>
    </w:lvl>
    <w:lvl w:ilvl="5">
      <w:start w:val="1"/>
      <w:numFmt w:val="bullet"/>
      <w:lvlText w:val=""/>
      <w:lvlJc w:val="left"/>
      <w:pPr>
        <w:ind w:left="2517" w:hanging="419"/>
      </w:pPr>
      <w:rPr>
        <w:rFonts w:hint="default" w:ascii="Wingdings" w:hAnsi="Wingdings" w:cs="Wingdings"/>
      </w:rPr>
    </w:lvl>
    <w:lvl w:ilvl="6">
      <w:start w:val="1"/>
      <w:numFmt w:val="bullet"/>
      <w:lvlText w:val=""/>
      <w:lvlJc w:val="left"/>
      <w:pPr>
        <w:ind w:left="2942" w:hanging="425"/>
      </w:pPr>
      <w:rPr>
        <w:rFonts w:hint="default" w:ascii="Wingdings" w:hAnsi="Wingdings" w:cs="Wingdings"/>
      </w:rPr>
    </w:lvl>
    <w:lvl w:ilvl="7">
      <w:start w:val="1"/>
      <w:numFmt w:val="bullet"/>
      <w:lvlText w:val=""/>
      <w:lvlJc w:val="left"/>
      <w:pPr>
        <w:ind w:left="3362" w:hanging="420"/>
      </w:pPr>
      <w:rPr>
        <w:rFonts w:hint="default" w:ascii="Wingdings" w:hAnsi="Wingdings" w:cs="Wingdings"/>
      </w:rPr>
    </w:lvl>
    <w:lvl w:ilvl="8">
      <w:start w:val="1"/>
      <w:numFmt w:val="bullet"/>
      <w:lvlText w:val=""/>
      <w:lvlJc w:val="left"/>
      <w:pPr>
        <w:ind w:left="3781" w:hanging="419"/>
      </w:pPr>
      <w:rPr>
        <w:rFonts w:hint="default" w:ascii="Wingdings" w:hAnsi="Wingdings" w:cs="Wingdings"/>
      </w:rPr>
    </w:lvl>
  </w:abstractNum>
  <w:abstractNum w:abstractNumId="12" w15:restartNumberingAfterBreak="0">
    <w:nsid w:val="03C37BCA"/>
    <w:multiLevelType w:val="hybridMultilevel"/>
    <w:tmpl w:val="6DDAD4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080610AD"/>
    <w:multiLevelType w:val="multilevel"/>
    <w:tmpl w:val="080610AD"/>
    <w:lvl w:ilvl="0">
      <w:start w:val="1"/>
      <w:numFmt w:val="bullet"/>
      <w:lvlText w:val=""/>
      <w:lvlJc w:val="left"/>
      <w:pPr>
        <w:ind w:left="440" w:hanging="440"/>
      </w:pPr>
      <w:rPr>
        <w:rFonts w:hint="default" w:ascii="Symbol" w:hAnsi="Symbol" w:cs="Symbol"/>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15:restartNumberingAfterBreak="0">
    <w:nsid w:val="08253220"/>
    <w:multiLevelType w:val="multilevel"/>
    <w:tmpl w:val="08253220"/>
    <w:lvl w:ilvl="0">
      <w:start w:val="1"/>
      <w:numFmt w:val="bullet"/>
      <w:lvlText w:val=""/>
      <w:lvlJc w:val="left"/>
      <w:pPr>
        <w:ind w:left="420" w:hanging="420"/>
      </w:pPr>
      <w:rPr>
        <w:rFonts w:hint="default" w:ascii="Symbol" w:hAnsi="Symbol"/>
        <w:color w:val="auto"/>
        <w:sz w:val="20"/>
        <w:szCs w:val="20"/>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15" w15:restartNumberingAfterBreak="0">
    <w:nsid w:val="08CE7C91"/>
    <w:multiLevelType w:val="multilevel"/>
    <w:tmpl w:val="08CE7C91"/>
    <w:lvl w:ilvl="0">
      <w:start w:val="1"/>
      <w:numFmt w:val="bullet"/>
      <w:lvlText w:val=""/>
      <w:lvlJc w:val="left"/>
      <w:pPr>
        <w:ind w:left="420" w:hanging="420"/>
      </w:pPr>
      <w:rPr>
        <w:rFonts w:hint="default" w:ascii="Symbol" w:hAnsi="Symbol" w:cs="Symbol"/>
        <w:sz w:val="20"/>
        <w:szCs w:val="21"/>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16" w15:restartNumberingAfterBreak="0">
    <w:nsid w:val="09094C56"/>
    <w:multiLevelType w:val="multilevel"/>
    <w:tmpl w:val="09094C56"/>
    <w:lvl w:ilvl="0">
      <w:start w:val="1"/>
      <w:numFmt w:val="bullet"/>
      <w:lvlText w:val=""/>
      <w:lvlJc w:val="left"/>
      <w:pPr>
        <w:ind w:left="440" w:hanging="440"/>
      </w:pPr>
      <w:rPr>
        <w:rFonts w:hint="default" w:ascii="Symbol" w:hAnsi="Symbol" w:cs="Symbol"/>
      </w:rPr>
    </w:lvl>
    <w:lvl w:ilvl="1">
      <w:start w:val="1"/>
      <w:numFmt w:val="bullet"/>
      <w:lvlText w:val="o"/>
      <w:lvlJc w:val="left"/>
      <w:pPr>
        <w:ind w:left="1160" w:hanging="440"/>
      </w:pPr>
      <w:rPr>
        <w:rFonts w:hint="default" w:ascii="Courier New" w:hAnsi="Courier New" w:cs="Courier New"/>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 w15:restartNumberingAfterBreak="0">
    <w:nsid w:val="094F4B22"/>
    <w:multiLevelType w:val="multilevel"/>
    <w:tmpl w:val="094F4B22"/>
    <w:lvl w:ilvl="0">
      <w:start w:val="1"/>
      <w:numFmt w:val="bullet"/>
      <w:lvlText w:val=""/>
      <w:lvlJc w:val="left"/>
      <w:pPr>
        <w:ind w:left="440" w:hanging="440"/>
      </w:pPr>
      <w:rPr>
        <w:rFonts w:hint="default" w:ascii="Symbol" w:hAnsi="Symbol" w:cs="Symbol"/>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 w15:restartNumberingAfterBreak="0">
    <w:nsid w:val="09716C1B"/>
    <w:multiLevelType w:val="multilevel"/>
    <w:tmpl w:val="09716C1B"/>
    <w:lvl w:ilvl="0">
      <w:start w:val="1"/>
      <w:numFmt w:val="bullet"/>
      <w:lvlText w:val=""/>
      <w:lvlJc w:val="left"/>
      <w:pPr>
        <w:ind w:left="420" w:hanging="420"/>
      </w:pPr>
      <w:rPr>
        <w:rFonts w:hint="default" w:ascii="Symbol" w:hAnsi="Symbol"/>
        <w:color w:val="auto"/>
        <w:sz w:val="20"/>
        <w:szCs w:val="20"/>
      </w:rPr>
    </w:lvl>
    <w:lvl w:ilvl="1">
      <w:start w:val="1"/>
      <w:numFmt w:val="bullet"/>
      <w:lvlText w:val="o"/>
      <w:lvlJc w:val="left"/>
      <w:pPr>
        <w:ind w:left="839" w:hanging="419"/>
      </w:pPr>
      <w:rPr>
        <w:rFonts w:ascii="Courier New" w:hAnsi="Courier New" w:cs="Courier New"/>
      </w:rPr>
    </w:lvl>
    <w:lvl w:ilvl="2">
      <w:start w:val="1"/>
      <w:numFmt w:val="bullet"/>
      <w:lvlText w:val="­"/>
      <w:lvlJc w:val="left"/>
      <w:pPr>
        <w:ind w:left="1259" w:hanging="420"/>
      </w:pPr>
      <w:rPr>
        <w:rFonts w:ascii="Courier New" w:hAnsi="Courier New" w:cs="Courier New"/>
      </w:rPr>
    </w:lvl>
    <w:lvl w:ilvl="3">
      <w:start w:val="1"/>
      <w:numFmt w:val="bullet"/>
      <w:lvlText w:val=""/>
      <w:lvlJc w:val="left"/>
      <w:pPr>
        <w:ind w:left="1678" w:hanging="419"/>
      </w:pPr>
      <w:rPr>
        <w:rFonts w:hint="default" w:ascii="Wingdings" w:hAnsi="Wingdings" w:cs="Wingdings"/>
      </w:rPr>
    </w:lvl>
    <w:lvl w:ilvl="4">
      <w:start w:val="1"/>
      <w:numFmt w:val="bullet"/>
      <w:lvlText w:val=""/>
      <w:lvlJc w:val="left"/>
      <w:pPr>
        <w:ind w:left="2098" w:hanging="420"/>
      </w:pPr>
      <w:rPr>
        <w:rFonts w:hint="default" w:ascii="Symbol" w:hAnsi="Symbol" w:cs="Symbol"/>
      </w:rPr>
    </w:lvl>
    <w:lvl w:ilvl="5">
      <w:start w:val="1"/>
      <w:numFmt w:val="bullet"/>
      <w:lvlText w:val=""/>
      <w:lvlJc w:val="left"/>
      <w:pPr>
        <w:ind w:left="2517" w:hanging="419"/>
      </w:pPr>
      <w:rPr>
        <w:rFonts w:hint="default" w:ascii="Wingdings" w:hAnsi="Wingdings" w:cs="Wingdings"/>
      </w:rPr>
    </w:lvl>
    <w:lvl w:ilvl="6">
      <w:start w:val="1"/>
      <w:numFmt w:val="bullet"/>
      <w:lvlText w:val=""/>
      <w:lvlJc w:val="left"/>
      <w:pPr>
        <w:ind w:left="2942" w:hanging="425"/>
      </w:pPr>
      <w:rPr>
        <w:rFonts w:hint="default" w:ascii="Wingdings" w:hAnsi="Wingdings" w:cs="Wingdings"/>
      </w:rPr>
    </w:lvl>
    <w:lvl w:ilvl="7">
      <w:start w:val="1"/>
      <w:numFmt w:val="bullet"/>
      <w:lvlText w:val=""/>
      <w:lvlJc w:val="left"/>
      <w:pPr>
        <w:ind w:left="3362" w:hanging="420"/>
      </w:pPr>
      <w:rPr>
        <w:rFonts w:hint="default" w:ascii="Wingdings" w:hAnsi="Wingdings" w:cs="Wingdings"/>
      </w:rPr>
    </w:lvl>
    <w:lvl w:ilvl="8">
      <w:start w:val="1"/>
      <w:numFmt w:val="bullet"/>
      <w:lvlText w:val=""/>
      <w:lvlJc w:val="left"/>
      <w:pPr>
        <w:ind w:left="3781" w:hanging="419"/>
      </w:pPr>
      <w:rPr>
        <w:rFonts w:hint="default" w:ascii="Wingdings" w:hAnsi="Wingdings" w:cs="Wingdings"/>
      </w:rPr>
    </w:lvl>
  </w:abstractNum>
  <w:abstractNum w:abstractNumId="19" w15:restartNumberingAfterBreak="0">
    <w:nsid w:val="09B35438"/>
    <w:multiLevelType w:val="hybridMultilevel"/>
    <w:tmpl w:val="BEF44446"/>
    <w:lvl w:ilvl="0" w:tplc="04090003">
      <w:start w:val="1"/>
      <w:numFmt w:val="bullet"/>
      <w:lvlText w:val="o"/>
      <w:lvlJc w:val="left"/>
      <w:rPr>
        <w:rFonts w:hint="default" w:ascii="Courier New" w:hAnsi="Courier New" w:cs="Courier New"/>
        <w:sz w:val="20"/>
        <w:szCs w:val="20"/>
      </w:rPr>
    </w:lvl>
    <w:lvl w:ilvl="1" w:tplc="FFFFFFFF" w:tentative="1">
      <w:start w:val="1"/>
      <w:numFmt w:val="bullet"/>
      <w:lvlText w:val=""/>
      <w:lvlJc w:val="left"/>
      <w:pPr>
        <w:ind w:left="1800" w:hanging="420"/>
      </w:pPr>
      <w:rPr>
        <w:rFonts w:hint="default" w:ascii="Wingdings" w:hAnsi="Wingdings"/>
      </w:rPr>
    </w:lvl>
    <w:lvl w:ilvl="2" w:tplc="FFFFFFFF" w:tentative="1">
      <w:start w:val="1"/>
      <w:numFmt w:val="bullet"/>
      <w:lvlText w:val=""/>
      <w:lvlJc w:val="left"/>
      <w:pPr>
        <w:ind w:left="2220" w:hanging="420"/>
      </w:pPr>
      <w:rPr>
        <w:rFonts w:hint="default" w:ascii="Wingdings" w:hAnsi="Wingdings"/>
      </w:rPr>
    </w:lvl>
    <w:lvl w:ilvl="3" w:tplc="FFFFFFFF" w:tentative="1">
      <w:start w:val="1"/>
      <w:numFmt w:val="bullet"/>
      <w:lvlText w:val=""/>
      <w:lvlJc w:val="left"/>
      <w:pPr>
        <w:ind w:left="2640" w:hanging="420"/>
      </w:pPr>
      <w:rPr>
        <w:rFonts w:hint="default" w:ascii="Wingdings" w:hAnsi="Wingdings"/>
      </w:rPr>
    </w:lvl>
    <w:lvl w:ilvl="4" w:tplc="FFFFFFFF" w:tentative="1">
      <w:start w:val="1"/>
      <w:numFmt w:val="bullet"/>
      <w:lvlText w:val=""/>
      <w:lvlJc w:val="left"/>
      <w:pPr>
        <w:ind w:left="3060" w:hanging="420"/>
      </w:pPr>
      <w:rPr>
        <w:rFonts w:hint="default" w:ascii="Wingdings" w:hAnsi="Wingdings"/>
      </w:rPr>
    </w:lvl>
    <w:lvl w:ilvl="5" w:tplc="FFFFFFFF" w:tentative="1">
      <w:start w:val="1"/>
      <w:numFmt w:val="bullet"/>
      <w:lvlText w:val=""/>
      <w:lvlJc w:val="left"/>
      <w:pPr>
        <w:ind w:left="3480" w:hanging="420"/>
      </w:pPr>
      <w:rPr>
        <w:rFonts w:hint="default" w:ascii="Wingdings" w:hAnsi="Wingdings"/>
      </w:rPr>
    </w:lvl>
    <w:lvl w:ilvl="6" w:tplc="FFFFFFFF" w:tentative="1">
      <w:start w:val="1"/>
      <w:numFmt w:val="bullet"/>
      <w:lvlText w:val=""/>
      <w:lvlJc w:val="left"/>
      <w:pPr>
        <w:ind w:left="3900" w:hanging="420"/>
      </w:pPr>
      <w:rPr>
        <w:rFonts w:hint="default" w:ascii="Wingdings" w:hAnsi="Wingdings"/>
      </w:rPr>
    </w:lvl>
    <w:lvl w:ilvl="7" w:tplc="FFFFFFFF" w:tentative="1">
      <w:start w:val="1"/>
      <w:numFmt w:val="bullet"/>
      <w:lvlText w:val=""/>
      <w:lvlJc w:val="left"/>
      <w:pPr>
        <w:ind w:left="4320" w:hanging="420"/>
      </w:pPr>
      <w:rPr>
        <w:rFonts w:hint="default" w:ascii="Wingdings" w:hAnsi="Wingdings"/>
      </w:rPr>
    </w:lvl>
    <w:lvl w:ilvl="8" w:tplc="FFFFFFFF" w:tentative="1">
      <w:start w:val="1"/>
      <w:numFmt w:val="bullet"/>
      <w:lvlText w:val=""/>
      <w:lvlJc w:val="left"/>
      <w:pPr>
        <w:ind w:left="4740" w:hanging="420"/>
      </w:pPr>
      <w:rPr>
        <w:rFonts w:hint="default" w:ascii="Wingdings" w:hAnsi="Wingdings"/>
      </w:rPr>
    </w:lvl>
  </w:abstractNum>
  <w:abstractNum w:abstractNumId="20" w15:restartNumberingAfterBreak="0">
    <w:nsid w:val="0A103947"/>
    <w:multiLevelType w:val="multilevel"/>
    <w:tmpl w:val="0A103947"/>
    <w:lvl w:ilvl="0">
      <w:start w:val="1"/>
      <w:numFmt w:val="bullet"/>
      <w:lvlText w:val=""/>
      <w:lvlJc w:val="left"/>
      <w:pPr>
        <w:ind w:left="440" w:hanging="440"/>
      </w:pPr>
      <w:rPr>
        <w:rFonts w:hint="default" w:ascii="Symbol" w:hAnsi="Symbol" w:cs="Symbol"/>
      </w:rPr>
    </w:lvl>
    <w:lvl w:ilvl="1">
      <w:start w:val="1"/>
      <w:numFmt w:val="bullet"/>
      <w:lvlText w:val="o"/>
      <w:lvlJc w:val="left"/>
      <w:pPr>
        <w:ind w:left="1160" w:hanging="440"/>
      </w:pPr>
      <w:rPr>
        <w:rFonts w:hint="default" w:ascii="Courier New" w:hAnsi="Courier New" w:cs="Courier New"/>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 w15:restartNumberingAfterBreak="0">
    <w:nsid w:val="0A801142"/>
    <w:multiLevelType w:val="multilevel"/>
    <w:tmpl w:val="0A801142"/>
    <w:lvl w:ilvl="0">
      <w:start w:val="1"/>
      <w:numFmt w:val="bullet"/>
      <w:lvlText w:val=""/>
      <w:lvlJc w:val="left"/>
      <w:pPr>
        <w:ind w:left="440" w:hanging="440"/>
      </w:pPr>
      <w:rPr>
        <w:rFonts w:hint="default" w:ascii="Symbol" w:hAnsi="Symbol" w:cs="Symbol"/>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 w15:restartNumberingAfterBreak="0">
    <w:nsid w:val="0B1B4805"/>
    <w:multiLevelType w:val="multilevel"/>
    <w:tmpl w:val="0B1B4805"/>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23" w15:restartNumberingAfterBreak="0">
    <w:nsid w:val="0CA5A591"/>
    <w:multiLevelType w:val="hybridMultilevel"/>
    <w:tmpl w:val="FFFFFFFF"/>
    <w:lvl w:ilvl="0" w:tplc="D86C460A">
      <w:start w:val="1"/>
      <w:numFmt w:val="bullet"/>
      <w:lvlText w:val=""/>
      <w:lvlJc w:val="left"/>
      <w:pPr>
        <w:ind w:left="420" w:hanging="420"/>
      </w:pPr>
      <w:rPr>
        <w:rFonts w:hint="default" w:ascii="Symbol" w:hAnsi="Symbol"/>
      </w:rPr>
    </w:lvl>
    <w:lvl w:ilvl="1" w:tplc="68108D18">
      <w:start w:val="1"/>
      <w:numFmt w:val="bullet"/>
      <w:lvlText w:val="o"/>
      <w:lvlJc w:val="left"/>
      <w:pPr>
        <w:ind w:left="840" w:hanging="420"/>
      </w:pPr>
      <w:rPr>
        <w:rFonts w:hint="default" w:ascii="Courier New" w:hAnsi="Courier New"/>
      </w:rPr>
    </w:lvl>
    <w:lvl w:ilvl="2" w:tplc="4B7076F8">
      <w:start w:val="1"/>
      <w:numFmt w:val="bullet"/>
      <w:lvlText w:val=""/>
      <w:lvlJc w:val="left"/>
      <w:pPr>
        <w:ind w:left="1260" w:hanging="420"/>
      </w:pPr>
      <w:rPr>
        <w:rFonts w:hint="default" w:ascii="Wingdings" w:hAnsi="Wingdings"/>
      </w:rPr>
    </w:lvl>
    <w:lvl w:ilvl="3" w:tplc="A4C46C1A">
      <w:start w:val="1"/>
      <w:numFmt w:val="bullet"/>
      <w:lvlText w:val=""/>
      <w:lvlJc w:val="left"/>
      <w:pPr>
        <w:ind w:left="1680" w:hanging="420"/>
      </w:pPr>
      <w:rPr>
        <w:rFonts w:hint="default" w:ascii="Symbol" w:hAnsi="Symbol"/>
      </w:rPr>
    </w:lvl>
    <w:lvl w:ilvl="4" w:tplc="92704E12">
      <w:start w:val="1"/>
      <w:numFmt w:val="bullet"/>
      <w:lvlText w:val="o"/>
      <w:lvlJc w:val="left"/>
      <w:pPr>
        <w:ind w:left="2100" w:hanging="420"/>
      </w:pPr>
      <w:rPr>
        <w:rFonts w:hint="default" w:ascii="Courier New" w:hAnsi="Courier New"/>
      </w:rPr>
    </w:lvl>
    <w:lvl w:ilvl="5" w:tplc="651EC590">
      <w:start w:val="1"/>
      <w:numFmt w:val="bullet"/>
      <w:lvlText w:val=""/>
      <w:lvlJc w:val="left"/>
      <w:pPr>
        <w:ind w:left="2520" w:hanging="420"/>
      </w:pPr>
      <w:rPr>
        <w:rFonts w:hint="default" w:ascii="Wingdings" w:hAnsi="Wingdings"/>
      </w:rPr>
    </w:lvl>
    <w:lvl w:ilvl="6" w:tplc="DCC2B740">
      <w:start w:val="1"/>
      <w:numFmt w:val="bullet"/>
      <w:lvlText w:val=""/>
      <w:lvlJc w:val="left"/>
      <w:pPr>
        <w:ind w:left="2940" w:hanging="420"/>
      </w:pPr>
      <w:rPr>
        <w:rFonts w:hint="default" w:ascii="Symbol" w:hAnsi="Symbol"/>
      </w:rPr>
    </w:lvl>
    <w:lvl w:ilvl="7" w:tplc="C2B2A89A">
      <w:start w:val="1"/>
      <w:numFmt w:val="bullet"/>
      <w:lvlText w:val="o"/>
      <w:lvlJc w:val="left"/>
      <w:pPr>
        <w:ind w:left="3360" w:hanging="420"/>
      </w:pPr>
      <w:rPr>
        <w:rFonts w:hint="default" w:ascii="Courier New" w:hAnsi="Courier New"/>
      </w:rPr>
    </w:lvl>
    <w:lvl w:ilvl="8" w:tplc="90F8DD22">
      <w:start w:val="1"/>
      <w:numFmt w:val="bullet"/>
      <w:lvlText w:val=""/>
      <w:lvlJc w:val="left"/>
      <w:pPr>
        <w:ind w:left="3780" w:hanging="420"/>
      </w:pPr>
      <w:rPr>
        <w:rFonts w:hint="default" w:ascii="Wingdings" w:hAnsi="Wingdings"/>
      </w:rPr>
    </w:lvl>
  </w:abstractNum>
  <w:abstractNum w:abstractNumId="24" w15:restartNumberingAfterBreak="0">
    <w:nsid w:val="0D4418AA"/>
    <w:multiLevelType w:val="multilevel"/>
    <w:tmpl w:val="0D4418AA"/>
    <w:lvl w:ilvl="0">
      <w:start w:val="1"/>
      <w:numFmt w:val="bullet"/>
      <w:lvlText w:val=""/>
      <w:lvlJc w:val="left"/>
      <w:pPr>
        <w:ind w:left="420" w:hanging="420"/>
      </w:pPr>
      <w:rPr>
        <w:rFonts w:hint="default" w:ascii="Wingdings" w:hAnsi="Wingdings"/>
      </w:rPr>
    </w:lvl>
    <w:lvl w:ilvl="1">
      <w:start w:val="1"/>
      <w:numFmt w:val="bullet"/>
      <w:lvlText w:val="−"/>
      <w:lvlJc w:val="left"/>
      <w:pPr>
        <w:ind w:left="840" w:hanging="420"/>
      </w:pPr>
      <w:rPr>
        <w:rFonts w:hint="default" w:ascii="Times New Roman" w:hAnsi="Times New Roman" w:cs="Times New Roman"/>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25" w15:restartNumberingAfterBreak="0">
    <w:nsid w:val="0D8B40B8"/>
    <w:multiLevelType w:val="multilevel"/>
    <w:tmpl w:val="0D8B40B8"/>
    <w:lvl w:ilvl="0">
      <w:start w:val="1"/>
      <w:numFmt w:val="bullet"/>
      <w:lvlText w:val=""/>
      <w:lvlJc w:val="left"/>
      <w:pPr>
        <w:ind w:left="440" w:hanging="440"/>
      </w:pPr>
      <w:rPr>
        <w:rFonts w:hint="default" w:ascii="Symbol" w:hAnsi="Symbol" w:cs="Symbol"/>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 w15:restartNumberingAfterBreak="0">
    <w:nsid w:val="0E8B0CA5"/>
    <w:multiLevelType w:val="multilevel"/>
    <w:tmpl w:val="0E8B0CA5"/>
    <w:lvl w:ilvl="0">
      <w:start w:val="1"/>
      <w:numFmt w:val="bullet"/>
      <w:lvlText w:val=""/>
      <w:lvlJc w:val="left"/>
      <w:pPr>
        <w:ind w:left="420" w:hanging="420"/>
      </w:pPr>
      <w:rPr>
        <w:rFonts w:hint="default" w:ascii="Symbol" w:hAnsi="Symbol" w:cs="Symbol"/>
        <w:color w:val="auto"/>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27" w15:restartNumberingAfterBreak="0">
    <w:nsid w:val="0F0D1A44"/>
    <w:multiLevelType w:val="multilevel"/>
    <w:tmpl w:val="0F0D1A44"/>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28" w15:restartNumberingAfterBreak="0">
    <w:nsid w:val="0F4E5AC4"/>
    <w:multiLevelType w:val="multilevel"/>
    <w:tmpl w:val="0F4E5AC4"/>
    <w:lvl w:ilvl="0">
      <w:start w:val="1"/>
      <w:numFmt w:val="decimal"/>
      <w:pStyle w:val="listnum"/>
      <w:lvlText w:val="%1."/>
      <w:lvlJc w:val="left"/>
      <w:pPr>
        <w:tabs>
          <w:tab w:val="left" w:pos="432"/>
        </w:tabs>
        <w:ind w:left="432" w:hanging="432"/>
      </w:pPr>
      <w:rPr>
        <w:rFonts w:hint="default"/>
      </w:rPr>
    </w:lvl>
    <w:lvl w:ilvl="1">
      <w:start w:val="3"/>
      <w:numFmt w:val="decimalZero"/>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9" w15:restartNumberingAfterBreak="0">
    <w:nsid w:val="119E0225"/>
    <w:multiLevelType w:val="hybridMultilevel"/>
    <w:tmpl w:val="EA265F92"/>
    <w:lvl w:ilvl="0" w:tplc="639E2F7E">
      <w:start w:val="3"/>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3223CA"/>
    <w:multiLevelType w:val="hybridMultilevel"/>
    <w:tmpl w:val="730060D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134E4DA5"/>
    <w:multiLevelType w:val="multilevel"/>
    <w:tmpl w:val="134E4DA5"/>
    <w:lvl w:ilvl="0">
      <w:start w:val="1"/>
      <w:numFmt w:val="bullet"/>
      <w:pStyle w:val="CPTListBullet"/>
      <w:lvlText w:val=""/>
      <w:lvlJc w:val="left"/>
      <w:pPr>
        <w:ind w:left="72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440" w:hanging="360"/>
      </w:pPr>
      <w:rPr>
        <w:rFonts w:hint="default" w:ascii="Wingdings" w:hAnsi="Wingdings"/>
      </w:rPr>
    </w:lvl>
    <w:lvl w:ilvl="3">
      <w:start w:val="1"/>
      <w:numFmt w:val="bullet"/>
      <w:lvlText w:val=""/>
      <w:lvlJc w:val="left"/>
      <w:pPr>
        <w:ind w:left="1800" w:hanging="360"/>
      </w:pPr>
      <w:rPr>
        <w:rFonts w:hint="default" w:ascii="Wingdings" w:hAnsi="Wingdings"/>
      </w:rPr>
    </w:lvl>
    <w:lvl w:ilvl="4">
      <w:start w:val="1"/>
      <w:numFmt w:val="bullet"/>
      <w:lvlText w:val=""/>
      <w:lvlJc w:val="left"/>
      <w:pPr>
        <w:ind w:left="2160" w:hanging="360"/>
      </w:pPr>
      <w:rPr>
        <w:rFonts w:hint="default" w:ascii="Symbol" w:hAnsi="Symbol"/>
      </w:rPr>
    </w:lvl>
    <w:lvl w:ilvl="5">
      <w:start w:val="1"/>
      <w:numFmt w:val="bullet"/>
      <w:lvlText w:val=""/>
      <w:lvlJc w:val="left"/>
      <w:pPr>
        <w:ind w:left="2520" w:hanging="360"/>
      </w:pPr>
      <w:rPr>
        <w:rFonts w:hint="default" w:ascii="Wingdings" w:hAnsi="Wingdings"/>
      </w:rPr>
    </w:lvl>
    <w:lvl w:ilvl="6">
      <w:start w:val="1"/>
      <w:numFmt w:val="bullet"/>
      <w:lvlText w:val=""/>
      <w:lvlJc w:val="left"/>
      <w:pPr>
        <w:ind w:left="2880" w:hanging="360"/>
      </w:pPr>
      <w:rPr>
        <w:rFonts w:hint="default" w:ascii="Wingdings" w:hAnsi="Wingdings"/>
      </w:rPr>
    </w:lvl>
    <w:lvl w:ilvl="7">
      <w:start w:val="1"/>
      <w:numFmt w:val="bullet"/>
      <w:lvlText w:val=""/>
      <w:lvlJc w:val="left"/>
      <w:pPr>
        <w:ind w:left="3240" w:hanging="360"/>
      </w:pPr>
      <w:rPr>
        <w:rFonts w:hint="default" w:ascii="Symbol" w:hAnsi="Symbol"/>
      </w:rPr>
    </w:lvl>
    <w:lvl w:ilvl="8">
      <w:start w:val="1"/>
      <w:numFmt w:val="bullet"/>
      <w:lvlText w:val=""/>
      <w:lvlJc w:val="left"/>
      <w:pPr>
        <w:ind w:left="3600" w:hanging="360"/>
      </w:pPr>
      <w:rPr>
        <w:rFonts w:hint="default" w:ascii="Symbol" w:hAnsi="Symbol"/>
      </w:rPr>
    </w:lvl>
  </w:abstractNum>
  <w:abstractNum w:abstractNumId="32" w15:restartNumberingAfterBreak="0">
    <w:nsid w:val="13514FC7"/>
    <w:multiLevelType w:val="singleLevel"/>
    <w:tmpl w:val="13514FC7"/>
    <w:lvl w:ilvl="0">
      <w:start w:val="1"/>
      <w:numFmt w:val="lowerLetter"/>
      <w:pStyle w:val="listalpha"/>
      <w:lvlText w:val="%1."/>
      <w:lvlJc w:val="left"/>
      <w:pPr>
        <w:tabs>
          <w:tab w:val="left" w:pos="432"/>
        </w:tabs>
        <w:ind w:left="432" w:hanging="432"/>
      </w:pPr>
    </w:lvl>
  </w:abstractNum>
  <w:abstractNum w:abstractNumId="33" w15:restartNumberingAfterBreak="0">
    <w:nsid w:val="13AC636C"/>
    <w:multiLevelType w:val="multilevel"/>
    <w:tmpl w:val="13AC636C"/>
    <w:lvl w:ilvl="0">
      <w:start w:val="1"/>
      <w:numFmt w:val="bullet"/>
      <w:lvlText w:val=""/>
      <w:lvlJc w:val="left"/>
      <w:pPr>
        <w:ind w:left="420" w:hanging="420"/>
      </w:pPr>
      <w:rPr>
        <w:rFonts w:hint="default" w:ascii="Symbol" w:hAnsi="Symbol" w:cs="Symbol"/>
        <w:sz w:val="20"/>
        <w:szCs w:val="21"/>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34" w15:restartNumberingAfterBreak="0">
    <w:nsid w:val="15256C75"/>
    <w:multiLevelType w:val="hybridMultilevel"/>
    <w:tmpl w:val="260AA68A"/>
    <w:lvl w:ilvl="0" w:tplc="693477DA">
      <w:start w:val="1"/>
      <w:numFmt w:val="decimal"/>
      <w:lvlText w:val="%1."/>
      <w:lvlJc w:val="left"/>
      <w:pPr>
        <w:ind w:left="1020" w:hanging="360"/>
      </w:pPr>
    </w:lvl>
    <w:lvl w:ilvl="1" w:tplc="7F822CB6">
      <w:start w:val="1"/>
      <w:numFmt w:val="decimal"/>
      <w:lvlText w:val="%2."/>
      <w:lvlJc w:val="left"/>
      <w:pPr>
        <w:ind w:left="1020" w:hanging="360"/>
      </w:pPr>
    </w:lvl>
    <w:lvl w:ilvl="2" w:tplc="A51A52FA">
      <w:start w:val="1"/>
      <w:numFmt w:val="decimal"/>
      <w:lvlText w:val="%3."/>
      <w:lvlJc w:val="left"/>
      <w:pPr>
        <w:ind w:left="1020" w:hanging="360"/>
      </w:pPr>
    </w:lvl>
    <w:lvl w:ilvl="3" w:tplc="DB701456">
      <w:start w:val="1"/>
      <w:numFmt w:val="decimal"/>
      <w:lvlText w:val="%4."/>
      <w:lvlJc w:val="left"/>
      <w:pPr>
        <w:ind w:left="1020" w:hanging="360"/>
      </w:pPr>
    </w:lvl>
    <w:lvl w:ilvl="4" w:tplc="9B20A790">
      <w:start w:val="1"/>
      <w:numFmt w:val="decimal"/>
      <w:lvlText w:val="%5."/>
      <w:lvlJc w:val="left"/>
      <w:pPr>
        <w:ind w:left="1020" w:hanging="360"/>
      </w:pPr>
    </w:lvl>
    <w:lvl w:ilvl="5" w:tplc="C13CCB32">
      <w:start w:val="1"/>
      <w:numFmt w:val="decimal"/>
      <w:lvlText w:val="%6."/>
      <w:lvlJc w:val="left"/>
      <w:pPr>
        <w:ind w:left="1020" w:hanging="360"/>
      </w:pPr>
    </w:lvl>
    <w:lvl w:ilvl="6" w:tplc="D9122E2E">
      <w:start w:val="1"/>
      <w:numFmt w:val="decimal"/>
      <w:lvlText w:val="%7."/>
      <w:lvlJc w:val="left"/>
      <w:pPr>
        <w:ind w:left="1020" w:hanging="360"/>
      </w:pPr>
    </w:lvl>
    <w:lvl w:ilvl="7" w:tplc="01A09ADE">
      <w:start w:val="1"/>
      <w:numFmt w:val="decimal"/>
      <w:lvlText w:val="%8."/>
      <w:lvlJc w:val="left"/>
      <w:pPr>
        <w:ind w:left="1020" w:hanging="360"/>
      </w:pPr>
    </w:lvl>
    <w:lvl w:ilvl="8" w:tplc="A9243CE6">
      <w:start w:val="1"/>
      <w:numFmt w:val="decimal"/>
      <w:lvlText w:val="%9."/>
      <w:lvlJc w:val="left"/>
      <w:pPr>
        <w:ind w:left="1020" w:hanging="360"/>
      </w:pPr>
    </w:lvl>
  </w:abstractNum>
  <w:abstractNum w:abstractNumId="35" w15:restartNumberingAfterBreak="0">
    <w:nsid w:val="153E11EA"/>
    <w:multiLevelType w:val="multilevel"/>
    <w:tmpl w:val="153E11EA"/>
    <w:lvl w:ilvl="0">
      <w:start w:val="1"/>
      <w:numFmt w:val="bullet"/>
      <w:lvlText w:val=""/>
      <w:lvlJc w:val="left"/>
      <w:pPr>
        <w:ind w:left="440" w:hanging="440"/>
      </w:pPr>
      <w:rPr>
        <w:rFonts w:hint="default" w:ascii="Symbol" w:hAnsi="Symbol" w:cs="Symbol"/>
      </w:rPr>
    </w:lvl>
    <w:lvl w:ilvl="1">
      <w:start w:val="1"/>
      <w:numFmt w:val="bullet"/>
      <w:lvlText w:val="o"/>
      <w:lvlJc w:val="left"/>
      <w:pPr>
        <w:ind w:left="1160" w:hanging="440"/>
      </w:pPr>
      <w:rPr>
        <w:rFonts w:hint="default" w:ascii="Courier New" w:hAnsi="Courier New" w:cs="Courier New"/>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6" w15:restartNumberingAfterBreak="0">
    <w:nsid w:val="161E27FB"/>
    <w:multiLevelType w:val="hybridMultilevel"/>
    <w:tmpl w:val="26CCE986"/>
    <w:lvl w:ilvl="0" w:tplc="6046DBE2">
      <w:start w:val="1"/>
      <w:numFmt w:val="decimal"/>
      <w:lvlText w:val="%1."/>
      <w:lvlJc w:val="left"/>
      <w:pPr>
        <w:ind w:left="1020" w:hanging="360"/>
      </w:pPr>
    </w:lvl>
    <w:lvl w:ilvl="1" w:tplc="0CFEB8A6">
      <w:start w:val="1"/>
      <w:numFmt w:val="decimal"/>
      <w:lvlText w:val="%2."/>
      <w:lvlJc w:val="left"/>
      <w:pPr>
        <w:ind w:left="1020" w:hanging="360"/>
      </w:pPr>
    </w:lvl>
    <w:lvl w:ilvl="2" w:tplc="64244788">
      <w:start w:val="1"/>
      <w:numFmt w:val="decimal"/>
      <w:lvlText w:val="%3."/>
      <w:lvlJc w:val="left"/>
      <w:pPr>
        <w:ind w:left="1020" w:hanging="360"/>
      </w:pPr>
    </w:lvl>
    <w:lvl w:ilvl="3" w:tplc="88EEA5F4">
      <w:start w:val="1"/>
      <w:numFmt w:val="decimal"/>
      <w:lvlText w:val="%4."/>
      <w:lvlJc w:val="left"/>
      <w:pPr>
        <w:ind w:left="1020" w:hanging="360"/>
      </w:pPr>
    </w:lvl>
    <w:lvl w:ilvl="4" w:tplc="265C201A">
      <w:start w:val="1"/>
      <w:numFmt w:val="decimal"/>
      <w:lvlText w:val="%5."/>
      <w:lvlJc w:val="left"/>
      <w:pPr>
        <w:ind w:left="1020" w:hanging="360"/>
      </w:pPr>
    </w:lvl>
    <w:lvl w:ilvl="5" w:tplc="E2DCA4B0">
      <w:start w:val="1"/>
      <w:numFmt w:val="decimal"/>
      <w:lvlText w:val="%6."/>
      <w:lvlJc w:val="left"/>
      <w:pPr>
        <w:ind w:left="1020" w:hanging="360"/>
      </w:pPr>
    </w:lvl>
    <w:lvl w:ilvl="6" w:tplc="85B2A86E">
      <w:start w:val="1"/>
      <w:numFmt w:val="decimal"/>
      <w:lvlText w:val="%7."/>
      <w:lvlJc w:val="left"/>
      <w:pPr>
        <w:ind w:left="1020" w:hanging="360"/>
      </w:pPr>
    </w:lvl>
    <w:lvl w:ilvl="7" w:tplc="0F521BB2">
      <w:start w:val="1"/>
      <w:numFmt w:val="decimal"/>
      <w:lvlText w:val="%8."/>
      <w:lvlJc w:val="left"/>
      <w:pPr>
        <w:ind w:left="1020" w:hanging="360"/>
      </w:pPr>
    </w:lvl>
    <w:lvl w:ilvl="8" w:tplc="BDE22422">
      <w:start w:val="1"/>
      <w:numFmt w:val="decimal"/>
      <w:lvlText w:val="%9."/>
      <w:lvlJc w:val="left"/>
      <w:pPr>
        <w:ind w:left="1020" w:hanging="360"/>
      </w:pPr>
    </w:lvl>
  </w:abstractNum>
  <w:abstractNum w:abstractNumId="37" w15:restartNumberingAfterBreak="0">
    <w:nsid w:val="179C6D36"/>
    <w:multiLevelType w:val="multilevel"/>
    <w:tmpl w:val="179C6D36"/>
    <w:lvl w:ilvl="0">
      <w:start w:val="1"/>
      <w:numFmt w:val="bullet"/>
      <w:lvlText w:val="−"/>
      <w:lvlJc w:val="left"/>
      <w:pPr>
        <w:ind w:left="420" w:hanging="420"/>
      </w:pPr>
      <w:rPr>
        <w:rFonts w:hint="default" w:ascii="Times New Roman" w:hAnsi="Times New Roman" w:cs="Times New Roman"/>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38" w15:restartNumberingAfterBreak="0">
    <w:nsid w:val="194B102C"/>
    <w:multiLevelType w:val="multilevel"/>
    <w:tmpl w:val="194B102C"/>
    <w:lvl w:ilvl="0">
      <w:start w:val="1"/>
      <w:numFmt w:val="bullet"/>
      <w:lvlText w:val=""/>
      <w:lvlJc w:val="left"/>
      <w:pPr>
        <w:ind w:left="420" w:hanging="420"/>
      </w:pPr>
      <w:rPr>
        <w:rFonts w:hint="default" w:ascii="Symbol" w:hAnsi="Symbol"/>
        <w:color w:val="auto"/>
        <w:sz w:val="20"/>
        <w:szCs w:val="20"/>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39" w15:restartNumberingAfterBreak="0">
    <w:nsid w:val="1969124B"/>
    <w:multiLevelType w:val="multilevel"/>
    <w:tmpl w:val="1969124B"/>
    <w:lvl w:ilvl="0">
      <w:start w:val="1"/>
      <w:numFmt w:val="lowerLetter"/>
      <w:lvlText w:val="%1)"/>
      <w:lvlJc w:val="left"/>
      <w:pPr>
        <w:ind w:left="920" w:hanging="440"/>
      </w:pPr>
      <w:rPr>
        <w:rFonts w:hint="default"/>
      </w:rPr>
    </w:lvl>
    <w:lvl w:ilvl="1">
      <w:start w:val="1"/>
      <w:numFmt w:val="bullet"/>
      <w:lvlText w:val=""/>
      <w:lvlJc w:val="left"/>
      <w:pPr>
        <w:ind w:left="1360" w:hanging="440"/>
      </w:pPr>
      <w:rPr>
        <w:rFonts w:hint="default" w:ascii="Wingdings" w:hAnsi="Wingdings"/>
      </w:rPr>
    </w:lvl>
    <w:lvl w:ilvl="2">
      <w:start w:val="1"/>
      <w:numFmt w:val="bullet"/>
      <w:lvlText w:val=""/>
      <w:lvlJc w:val="left"/>
      <w:pPr>
        <w:ind w:left="1800" w:hanging="440"/>
      </w:pPr>
      <w:rPr>
        <w:rFonts w:hint="default" w:ascii="Wingdings" w:hAnsi="Wingdings"/>
      </w:rPr>
    </w:lvl>
    <w:lvl w:ilvl="3">
      <w:start w:val="1"/>
      <w:numFmt w:val="bullet"/>
      <w:lvlText w:val=""/>
      <w:lvlJc w:val="left"/>
      <w:pPr>
        <w:ind w:left="2240" w:hanging="440"/>
      </w:pPr>
      <w:rPr>
        <w:rFonts w:hint="default" w:ascii="Wingdings" w:hAnsi="Wingdings"/>
      </w:rPr>
    </w:lvl>
    <w:lvl w:ilvl="4">
      <w:start w:val="1"/>
      <w:numFmt w:val="bullet"/>
      <w:lvlText w:val=""/>
      <w:lvlJc w:val="left"/>
      <w:pPr>
        <w:ind w:left="2680" w:hanging="440"/>
      </w:pPr>
      <w:rPr>
        <w:rFonts w:hint="default" w:ascii="Wingdings" w:hAnsi="Wingdings"/>
      </w:rPr>
    </w:lvl>
    <w:lvl w:ilvl="5">
      <w:start w:val="1"/>
      <w:numFmt w:val="bullet"/>
      <w:lvlText w:val=""/>
      <w:lvlJc w:val="left"/>
      <w:pPr>
        <w:ind w:left="3120" w:hanging="440"/>
      </w:pPr>
      <w:rPr>
        <w:rFonts w:hint="default" w:ascii="Wingdings" w:hAnsi="Wingdings"/>
      </w:rPr>
    </w:lvl>
    <w:lvl w:ilvl="6">
      <w:start w:val="1"/>
      <w:numFmt w:val="bullet"/>
      <w:lvlText w:val=""/>
      <w:lvlJc w:val="left"/>
      <w:pPr>
        <w:ind w:left="3560" w:hanging="440"/>
      </w:pPr>
      <w:rPr>
        <w:rFonts w:hint="default" w:ascii="Wingdings" w:hAnsi="Wingdings"/>
      </w:rPr>
    </w:lvl>
    <w:lvl w:ilvl="7">
      <w:start w:val="1"/>
      <w:numFmt w:val="bullet"/>
      <w:lvlText w:val=""/>
      <w:lvlJc w:val="left"/>
      <w:pPr>
        <w:ind w:left="4000" w:hanging="440"/>
      </w:pPr>
      <w:rPr>
        <w:rFonts w:hint="default" w:ascii="Wingdings" w:hAnsi="Wingdings"/>
      </w:rPr>
    </w:lvl>
    <w:lvl w:ilvl="8">
      <w:start w:val="1"/>
      <w:numFmt w:val="bullet"/>
      <w:lvlText w:val=""/>
      <w:lvlJc w:val="left"/>
      <w:pPr>
        <w:ind w:left="4440" w:hanging="440"/>
      </w:pPr>
      <w:rPr>
        <w:rFonts w:hint="default" w:ascii="Wingdings" w:hAnsi="Wingdings"/>
      </w:rPr>
    </w:lvl>
  </w:abstractNum>
  <w:abstractNum w:abstractNumId="40" w15:restartNumberingAfterBreak="0">
    <w:nsid w:val="19F2146E"/>
    <w:multiLevelType w:val="multilevel"/>
    <w:tmpl w:val="013CD944"/>
    <w:lvl w:ilvl="0">
      <w:start w:val="1"/>
      <w:numFmt w:val="bullet"/>
      <w:lvlText w:val=""/>
      <w:lvlJc w:val="left"/>
      <w:pPr>
        <w:ind w:left="420" w:hanging="420"/>
      </w:pPr>
      <w:rPr>
        <w:rFonts w:hint="default" w:ascii="Symbol" w:hAnsi="Symbol"/>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41" w15:restartNumberingAfterBreak="0">
    <w:nsid w:val="1A184BC7"/>
    <w:multiLevelType w:val="multilevel"/>
    <w:tmpl w:val="1A184BC7"/>
    <w:lvl w:ilvl="0">
      <w:start w:val="1"/>
      <w:numFmt w:val="bullet"/>
      <w:lvlText w:val=""/>
      <w:lvlJc w:val="left"/>
      <w:pPr>
        <w:ind w:left="360" w:hanging="360"/>
      </w:pPr>
      <w:rPr>
        <w:rFonts w:hint="default" w:ascii="Symbol" w:hAnsi="Symbol" w:cs="Symbol"/>
        <w:color w:val="auto"/>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42" w15:restartNumberingAfterBreak="0">
    <w:nsid w:val="1EF848F7"/>
    <w:multiLevelType w:val="multilevel"/>
    <w:tmpl w:val="1EF848F7"/>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3" w15:restartNumberingAfterBreak="0">
    <w:nsid w:val="1F2A3368"/>
    <w:multiLevelType w:val="hybridMultilevel"/>
    <w:tmpl w:val="B3E6F828"/>
    <w:lvl w:ilvl="0" w:tplc="B636AFDC">
      <w:start w:val="1"/>
      <w:numFmt w:val="decimal"/>
      <w:lvlText w:val="%1."/>
      <w:lvlJc w:val="left"/>
      <w:pPr>
        <w:ind w:left="1020" w:hanging="360"/>
      </w:pPr>
    </w:lvl>
    <w:lvl w:ilvl="1" w:tplc="028E84FA">
      <w:start w:val="1"/>
      <w:numFmt w:val="decimal"/>
      <w:lvlText w:val="%2."/>
      <w:lvlJc w:val="left"/>
      <w:pPr>
        <w:ind w:left="1020" w:hanging="360"/>
      </w:pPr>
    </w:lvl>
    <w:lvl w:ilvl="2" w:tplc="E228CB30">
      <w:start w:val="1"/>
      <w:numFmt w:val="decimal"/>
      <w:lvlText w:val="%3."/>
      <w:lvlJc w:val="left"/>
      <w:pPr>
        <w:ind w:left="1020" w:hanging="360"/>
      </w:pPr>
    </w:lvl>
    <w:lvl w:ilvl="3" w:tplc="8046A0EA">
      <w:start w:val="1"/>
      <w:numFmt w:val="decimal"/>
      <w:lvlText w:val="%4."/>
      <w:lvlJc w:val="left"/>
      <w:pPr>
        <w:ind w:left="1020" w:hanging="360"/>
      </w:pPr>
    </w:lvl>
    <w:lvl w:ilvl="4" w:tplc="A9D8727C">
      <w:start w:val="1"/>
      <w:numFmt w:val="decimal"/>
      <w:lvlText w:val="%5."/>
      <w:lvlJc w:val="left"/>
      <w:pPr>
        <w:ind w:left="1020" w:hanging="360"/>
      </w:pPr>
    </w:lvl>
    <w:lvl w:ilvl="5" w:tplc="6A246EF8">
      <w:start w:val="1"/>
      <w:numFmt w:val="decimal"/>
      <w:lvlText w:val="%6."/>
      <w:lvlJc w:val="left"/>
      <w:pPr>
        <w:ind w:left="1020" w:hanging="360"/>
      </w:pPr>
    </w:lvl>
    <w:lvl w:ilvl="6" w:tplc="BD807E4A">
      <w:start w:val="1"/>
      <w:numFmt w:val="decimal"/>
      <w:lvlText w:val="%7."/>
      <w:lvlJc w:val="left"/>
      <w:pPr>
        <w:ind w:left="1020" w:hanging="360"/>
      </w:pPr>
    </w:lvl>
    <w:lvl w:ilvl="7" w:tplc="5F129384">
      <w:start w:val="1"/>
      <w:numFmt w:val="decimal"/>
      <w:lvlText w:val="%8."/>
      <w:lvlJc w:val="left"/>
      <w:pPr>
        <w:ind w:left="1020" w:hanging="360"/>
      </w:pPr>
    </w:lvl>
    <w:lvl w:ilvl="8" w:tplc="9E64E2AE">
      <w:start w:val="1"/>
      <w:numFmt w:val="decimal"/>
      <w:lvlText w:val="%9."/>
      <w:lvlJc w:val="left"/>
      <w:pPr>
        <w:ind w:left="1020" w:hanging="360"/>
      </w:pPr>
    </w:lvl>
  </w:abstractNum>
  <w:abstractNum w:abstractNumId="44" w15:restartNumberingAfterBreak="0">
    <w:nsid w:val="22DA318B"/>
    <w:multiLevelType w:val="multilevel"/>
    <w:tmpl w:val="22DA318B"/>
    <w:lvl w:ilvl="0">
      <w:start w:val="1"/>
      <w:numFmt w:val="bullet"/>
      <w:lvlText w:val=""/>
      <w:lvlJc w:val="left"/>
      <w:pPr>
        <w:ind w:left="420" w:hanging="420"/>
      </w:pPr>
      <w:rPr>
        <w:rFonts w:hint="default" w:ascii="Symbol" w:hAnsi="Symbol" w:cs="Symbol"/>
        <w:color w:val="auto"/>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45" w15:restartNumberingAfterBreak="0">
    <w:nsid w:val="24FC0746"/>
    <w:multiLevelType w:val="hybridMultilevel"/>
    <w:tmpl w:val="808E53EA"/>
    <w:lvl w:ilvl="0" w:tplc="A87625BA">
      <w:start w:val="1"/>
      <w:numFmt w:val="decimal"/>
      <w:lvlText w:val="%1."/>
      <w:lvlJc w:val="left"/>
      <w:pPr>
        <w:ind w:left="1020" w:hanging="360"/>
      </w:pPr>
    </w:lvl>
    <w:lvl w:ilvl="1" w:tplc="C05C091A">
      <w:start w:val="1"/>
      <w:numFmt w:val="decimal"/>
      <w:lvlText w:val="%2."/>
      <w:lvlJc w:val="left"/>
      <w:pPr>
        <w:ind w:left="1020" w:hanging="360"/>
      </w:pPr>
    </w:lvl>
    <w:lvl w:ilvl="2" w:tplc="A0767820">
      <w:start w:val="1"/>
      <w:numFmt w:val="decimal"/>
      <w:lvlText w:val="%3."/>
      <w:lvlJc w:val="left"/>
      <w:pPr>
        <w:ind w:left="1020" w:hanging="360"/>
      </w:pPr>
    </w:lvl>
    <w:lvl w:ilvl="3" w:tplc="E8B61D98">
      <w:start w:val="1"/>
      <w:numFmt w:val="decimal"/>
      <w:lvlText w:val="%4."/>
      <w:lvlJc w:val="left"/>
      <w:pPr>
        <w:ind w:left="1020" w:hanging="360"/>
      </w:pPr>
    </w:lvl>
    <w:lvl w:ilvl="4" w:tplc="CC7C2C10">
      <w:start w:val="1"/>
      <w:numFmt w:val="decimal"/>
      <w:lvlText w:val="%5."/>
      <w:lvlJc w:val="left"/>
      <w:pPr>
        <w:ind w:left="1020" w:hanging="360"/>
      </w:pPr>
    </w:lvl>
    <w:lvl w:ilvl="5" w:tplc="C9AC43DA">
      <w:start w:val="1"/>
      <w:numFmt w:val="decimal"/>
      <w:lvlText w:val="%6."/>
      <w:lvlJc w:val="left"/>
      <w:pPr>
        <w:ind w:left="1020" w:hanging="360"/>
      </w:pPr>
    </w:lvl>
    <w:lvl w:ilvl="6" w:tplc="7272DEBE">
      <w:start w:val="1"/>
      <w:numFmt w:val="decimal"/>
      <w:lvlText w:val="%7."/>
      <w:lvlJc w:val="left"/>
      <w:pPr>
        <w:ind w:left="1020" w:hanging="360"/>
      </w:pPr>
    </w:lvl>
    <w:lvl w:ilvl="7" w:tplc="BCDCCCA4">
      <w:start w:val="1"/>
      <w:numFmt w:val="decimal"/>
      <w:lvlText w:val="%8."/>
      <w:lvlJc w:val="left"/>
      <w:pPr>
        <w:ind w:left="1020" w:hanging="360"/>
      </w:pPr>
    </w:lvl>
    <w:lvl w:ilvl="8" w:tplc="3188B1AE">
      <w:start w:val="1"/>
      <w:numFmt w:val="decimal"/>
      <w:lvlText w:val="%9."/>
      <w:lvlJc w:val="left"/>
      <w:pPr>
        <w:ind w:left="1020" w:hanging="360"/>
      </w:pPr>
    </w:lvl>
  </w:abstractNum>
  <w:abstractNum w:abstractNumId="46" w15:restartNumberingAfterBreak="0">
    <w:nsid w:val="25D514EE"/>
    <w:multiLevelType w:val="multilevel"/>
    <w:tmpl w:val="25D514EE"/>
    <w:lvl w:ilvl="0">
      <w:start w:val="1"/>
      <w:numFmt w:val="bullet"/>
      <w:lvlText w:val=""/>
      <w:lvlJc w:val="left"/>
      <w:pPr>
        <w:ind w:left="420" w:hanging="420"/>
      </w:pPr>
      <w:rPr>
        <w:rFonts w:hint="default" w:ascii="Symbol" w:hAnsi="Symbol"/>
        <w:color w:val="auto"/>
        <w:sz w:val="24"/>
      </w:rPr>
    </w:lvl>
    <w:lvl w:ilvl="1">
      <w:start w:val="1"/>
      <w:numFmt w:val="bullet"/>
      <w:lvlText w:val="o"/>
      <w:lvlJc w:val="left"/>
      <w:pPr>
        <w:ind w:left="839" w:hanging="419"/>
      </w:pPr>
      <w:rPr>
        <w:rFonts w:ascii="Courier New" w:hAnsi="Courier New" w:cs="Courier New"/>
      </w:rPr>
    </w:lvl>
    <w:lvl w:ilvl="2">
      <w:start w:val="1"/>
      <w:numFmt w:val="bullet"/>
      <w:lvlText w:val="­"/>
      <w:lvlJc w:val="left"/>
      <w:pPr>
        <w:ind w:left="1259" w:hanging="420"/>
      </w:pPr>
      <w:rPr>
        <w:rFonts w:ascii="Courier New" w:hAnsi="Courier New" w:cs="Courier New"/>
      </w:rPr>
    </w:lvl>
    <w:lvl w:ilvl="3">
      <w:start w:val="1"/>
      <w:numFmt w:val="bullet"/>
      <w:lvlText w:val=""/>
      <w:lvlJc w:val="left"/>
      <w:pPr>
        <w:ind w:left="1678" w:hanging="419"/>
      </w:pPr>
      <w:rPr>
        <w:rFonts w:hint="default" w:ascii="Wingdings" w:hAnsi="Wingdings"/>
      </w:rPr>
    </w:lvl>
    <w:lvl w:ilvl="4">
      <w:start w:val="1"/>
      <w:numFmt w:val="bullet"/>
      <w:lvlText w:val=""/>
      <w:lvlJc w:val="left"/>
      <w:pPr>
        <w:ind w:left="2098" w:hanging="420"/>
      </w:pPr>
      <w:rPr>
        <w:rFonts w:hint="default" w:ascii="Symbol" w:hAnsi="Symbol"/>
      </w:rPr>
    </w:lvl>
    <w:lvl w:ilvl="5">
      <w:start w:val="1"/>
      <w:numFmt w:val="bullet"/>
      <w:lvlText w:val=""/>
      <w:lvlJc w:val="left"/>
      <w:pPr>
        <w:ind w:left="2517" w:hanging="419"/>
      </w:pPr>
      <w:rPr>
        <w:rFonts w:hint="default" w:ascii="Wingdings" w:hAnsi="Wingdings"/>
      </w:rPr>
    </w:lvl>
    <w:lvl w:ilvl="6">
      <w:start w:val="1"/>
      <w:numFmt w:val="bullet"/>
      <w:lvlText w:val=""/>
      <w:lvlJc w:val="left"/>
      <w:pPr>
        <w:ind w:left="2942" w:hanging="425"/>
      </w:pPr>
      <w:rPr>
        <w:rFonts w:hint="default" w:ascii="Wingdings" w:hAnsi="Wingdings"/>
      </w:rPr>
    </w:lvl>
    <w:lvl w:ilvl="7">
      <w:start w:val="1"/>
      <w:numFmt w:val="bullet"/>
      <w:lvlText w:val=""/>
      <w:lvlJc w:val="left"/>
      <w:pPr>
        <w:ind w:left="3362" w:hanging="420"/>
      </w:pPr>
      <w:rPr>
        <w:rFonts w:hint="default" w:ascii="Wingdings" w:hAnsi="Wingdings"/>
      </w:rPr>
    </w:lvl>
    <w:lvl w:ilvl="8">
      <w:start w:val="1"/>
      <w:numFmt w:val="bullet"/>
      <w:lvlText w:val=""/>
      <w:lvlJc w:val="left"/>
      <w:pPr>
        <w:ind w:left="3781" w:hanging="419"/>
      </w:pPr>
      <w:rPr>
        <w:rFonts w:hint="default" w:ascii="Wingdings" w:hAnsi="Wingdings"/>
      </w:rPr>
    </w:lvl>
  </w:abstractNum>
  <w:abstractNum w:abstractNumId="47" w15:restartNumberingAfterBreak="0">
    <w:nsid w:val="26611AE8"/>
    <w:multiLevelType w:val="multilevel"/>
    <w:tmpl w:val="26611AE8"/>
    <w:lvl w:ilvl="0">
      <w:start w:val="1"/>
      <w:numFmt w:val="bullet"/>
      <w:lvlText w:val=""/>
      <w:lvlJc w:val="left"/>
      <w:pPr>
        <w:ind w:left="440" w:hanging="440"/>
      </w:pPr>
      <w:rPr>
        <w:rFonts w:hint="default" w:ascii="Symbol" w:hAnsi="Symbol" w:cs="Symbol"/>
        <w:color w:val="auto"/>
        <w:sz w:val="20"/>
        <w:szCs w:val="20"/>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8" w15:restartNumberingAfterBreak="0">
    <w:nsid w:val="272C72B4"/>
    <w:multiLevelType w:val="hybridMultilevel"/>
    <w:tmpl w:val="83665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8B6767E"/>
    <w:multiLevelType w:val="multilevel"/>
    <w:tmpl w:val="28B6767E"/>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50" w15:restartNumberingAfterBreak="0">
    <w:nsid w:val="29A85562"/>
    <w:multiLevelType w:val="multilevel"/>
    <w:tmpl w:val="29A85562"/>
    <w:lvl w:ilvl="0">
      <w:start w:val="1"/>
      <w:numFmt w:val="bullet"/>
      <w:lvlText w:val="-"/>
      <w:lvlJc w:val="left"/>
      <w:pPr>
        <w:ind w:left="360" w:hanging="360"/>
      </w:pPr>
      <w:rPr>
        <w:rFonts w:hint="default" w:ascii="Times New Roman" w:hAnsi="Times New Roman" w:eastAsia="SimSun" w:cs="Times New Roman"/>
        <w:sz w:val="20"/>
        <w:szCs w:val="20"/>
      </w:rPr>
    </w:lvl>
    <w:lvl w:ilvl="1">
      <w:start w:val="1"/>
      <w:numFmt w:val="bullet"/>
      <w:lvlText w:val="−"/>
      <w:lvlJc w:val="left"/>
      <w:pPr>
        <w:ind w:left="1080" w:hanging="360"/>
      </w:pPr>
      <w:rPr>
        <w:rFonts w:hint="eastAsia" w:ascii="Microsoft YaHei" w:hAnsi="Microsoft YaHei" w:eastAsia="Microsoft YaHei" w:cs="Times New Roman"/>
      </w:rPr>
    </w:lvl>
    <w:lvl w:ilvl="2">
      <w:start w:val="1"/>
      <w:numFmt w:val="bullet"/>
      <w:lvlText w:val="-"/>
      <w:lvlJc w:val="left"/>
      <w:pPr>
        <w:ind w:left="1980" w:hanging="360"/>
      </w:pPr>
      <w:rPr>
        <w:rFonts w:hint="default" w:ascii="Times New Roman" w:hAnsi="Times New Roman" w:eastAsia="SimSun" w:cs="Times New Roman"/>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1" w15:restartNumberingAfterBreak="0">
    <w:nsid w:val="2C642ADA"/>
    <w:multiLevelType w:val="multilevel"/>
    <w:tmpl w:val="2C642ADA"/>
    <w:lvl w:ilvl="0">
      <w:start w:val="1"/>
      <w:numFmt w:val="bullet"/>
      <w:lvlText w:val=""/>
      <w:lvlJc w:val="left"/>
      <w:pPr>
        <w:ind w:left="420" w:hanging="420"/>
      </w:pPr>
      <w:rPr>
        <w:rFonts w:hint="default" w:ascii="Symbol" w:hAnsi="Symbol" w:cs="Symbol"/>
        <w:sz w:val="20"/>
        <w:szCs w:val="21"/>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52" w15:restartNumberingAfterBreak="0">
    <w:nsid w:val="2DBE0276"/>
    <w:multiLevelType w:val="multilevel"/>
    <w:tmpl w:val="2DBE0276"/>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53" w15:restartNumberingAfterBreak="0">
    <w:nsid w:val="2F11485F"/>
    <w:multiLevelType w:val="multilevel"/>
    <w:tmpl w:val="2F11485F"/>
    <w:lvl w:ilvl="0">
      <w:start w:val="1"/>
      <w:numFmt w:val="decimal"/>
      <w:lvlText w:val="%1."/>
      <w:lvlJc w:val="left"/>
      <w:pPr>
        <w:ind w:left="420" w:hanging="420"/>
      </w:pPr>
      <w:rPr>
        <w:sz w:val="24"/>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4" w15:restartNumberingAfterBreak="0">
    <w:nsid w:val="2F8C584A"/>
    <w:multiLevelType w:val="multilevel"/>
    <w:tmpl w:val="2F8C584A"/>
    <w:lvl w:ilvl="0">
      <w:start w:val="1"/>
      <w:numFmt w:val="bullet"/>
      <w:lvlText w:val=""/>
      <w:lvlJc w:val="left"/>
      <w:pPr>
        <w:ind w:left="880" w:hanging="440"/>
      </w:pPr>
      <w:rPr>
        <w:rFonts w:hint="default" w:ascii="Wingdings" w:hAnsi="Wingdings"/>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55" w15:restartNumberingAfterBreak="0">
    <w:nsid w:val="2F922064"/>
    <w:multiLevelType w:val="multilevel"/>
    <w:tmpl w:val="225A2F66"/>
    <w:lvl w:ilvl="0">
      <w:start w:val="1"/>
      <w:numFmt w:val="bullet"/>
      <w:lvlText w:val=""/>
      <w:lvlJc w:val="left"/>
      <w:pPr>
        <w:ind w:left="420" w:hanging="420"/>
      </w:pPr>
      <w:rPr>
        <w:rFonts w:hint="default" w:ascii="Symbol" w:hAnsi="Symbol"/>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56" w15:restartNumberingAfterBreak="0">
    <w:nsid w:val="3035190D"/>
    <w:multiLevelType w:val="singleLevel"/>
    <w:tmpl w:val="3035190D"/>
    <w:lvl w:ilvl="0">
      <w:start w:val="1"/>
      <w:numFmt w:val="bullet"/>
      <w:lvlText w:val=""/>
      <w:lvlJc w:val="left"/>
      <w:pPr>
        <w:tabs>
          <w:tab w:val="left" w:pos="432"/>
        </w:tabs>
        <w:ind w:left="432" w:hanging="432"/>
      </w:pPr>
      <w:rPr>
        <w:rFonts w:hint="default" w:ascii="Symbol" w:hAnsi="Symbol" w:cs="Symbol"/>
      </w:rPr>
    </w:lvl>
  </w:abstractNum>
  <w:abstractNum w:abstractNumId="57" w15:restartNumberingAfterBreak="0">
    <w:nsid w:val="327D1D76"/>
    <w:multiLevelType w:val="multilevel"/>
    <w:tmpl w:val="327D1D76"/>
    <w:lvl w:ilvl="0">
      <w:start w:val="1"/>
      <w:numFmt w:val="bullet"/>
      <w:lvlText w:val=""/>
      <w:lvlJc w:val="left"/>
      <w:pPr>
        <w:ind w:left="420" w:hanging="420"/>
      </w:pPr>
      <w:rPr>
        <w:rFonts w:hint="default" w:ascii="Symbol" w:hAnsi="Symbol" w:cs="Symbol"/>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58" w15:restartNumberingAfterBreak="0">
    <w:nsid w:val="334E045F"/>
    <w:multiLevelType w:val="hybridMultilevel"/>
    <w:tmpl w:val="AD5671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9" w15:restartNumberingAfterBreak="0">
    <w:nsid w:val="35052F05"/>
    <w:multiLevelType w:val="multilevel"/>
    <w:tmpl w:val="35052F05"/>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0" w15:restartNumberingAfterBreak="0">
    <w:nsid w:val="3C7A604F"/>
    <w:multiLevelType w:val="multilevel"/>
    <w:tmpl w:val="3C7A604F"/>
    <w:lvl w:ilvl="0">
      <w:start w:val="1"/>
      <w:numFmt w:val="bullet"/>
      <w:lvlText w:val=""/>
      <w:lvlJc w:val="left"/>
      <w:pPr>
        <w:ind w:left="440" w:hanging="440"/>
      </w:pPr>
      <w:rPr>
        <w:rFonts w:hint="default" w:ascii="Symbol" w:hAnsi="Symbol" w:cs="Symbol"/>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1" w15:restartNumberingAfterBreak="0">
    <w:nsid w:val="3CBD5443"/>
    <w:multiLevelType w:val="multilevel"/>
    <w:tmpl w:val="3CBD5443"/>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62" w15:restartNumberingAfterBreak="0">
    <w:nsid w:val="3D732BDF"/>
    <w:multiLevelType w:val="multilevel"/>
    <w:tmpl w:val="3D732BDF"/>
    <w:lvl w:ilvl="0">
      <w:start w:val="1"/>
      <w:numFmt w:val="bullet"/>
      <w:lvlText w:val=""/>
      <w:lvlJc w:val="left"/>
      <w:pPr>
        <w:ind w:left="420" w:hanging="420"/>
      </w:pPr>
      <w:rPr>
        <w:rFonts w:hint="default" w:ascii="Symbol" w:hAnsi="Symbol" w:cs="Symbol"/>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63" w15:restartNumberingAfterBreak="0">
    <w:nsid w:val="3DC90D5C"/>
    <w:multiLevelType w:val="multilevel"/>
    <w:tmpl w:val="3DC90D5C"/>
    <w:lvl w:ilvl="0">
      <w:start w:val="1"/>
      <w:numFmt w:val="bullet"/>
      <w:lvlText w:val="•"/>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64" w15:restartNumberingAfterBreak="0">
    <w:nsid w:val="3E36555D"/>
    <w:multiLevelType w:val="multilevel"/>
    <w:tmpl w:val="3E36555D"/>
    <w:lvl w:ilvl="0">
      <w:start w:val="1"/>
      <w:numFmt w:val="bullet"/>
      <w:lvlText w:val=""/>
      <w:lvlJc w:val="left"/>
      <w:pPr>
        <w:ind w:left="420" w:hanging="420"/>
      </w:pPr>
      <w:rPr>
        <w:rFonts w:hint="default" w:ascii="Symbol" w:hAnsi="Symbol" w:cs="Symbol"/>
        <w:sz w:val="20"/>
        <w:szCs w:val="21"/>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65" w15:restartNumberingAfterBreak="0">
    <w:nsid w:val="3E980043"/>
    <w:multiLevelType w:val="multilevel"/>
    <w:tmpl w:val="3E980043"/>
    <w:lvl w:ilvl="0">
      <w:start w:val="1"/>
      <w:numFmt w:val="bullet"/>
      <w:lvlText w:val=""/>
      <w:lvlJc w:val="left"/>
      <w:pPr>
        <w:ind w:left="420" w:hanging="420"/>
      </w:pPr>
      <w:rPr>
        <w:rFonts w:hint="default" w:ascii="Symbol" w:hAnsi="Symbol" w:cs="Symbol"/>
        <w:sz w:val="20"/>
        <w:szCs w:val="21"/>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66" w15:restartNumberingAfterBreak="0">
    <w:nsid w:val="40291B1D"/>
    <w:multiLevelType w:val="multilevel"/>
    <w:tmpl w:val="40291B1D"/>
    <w:lvl w:ilvl="0">
      <w:start w:val="1"/>
      <w:numFmt w:val="bullet"/>
      <w:lvlText w:val="o"/>
      <w:lvlJc w:val="left"/>
      <w:pPr>
        <w:ind w:left="1160" w:hanging="720"/>
      </w:pPr>
      <w:rPr>
        <w:rFonts w:hint="default" w:ascii="Courier New" w:hAnsi="Courier New" w:cs="Courier New"/>
      </w:rPr>
    </w:lvl>
    <w:lvl w:ilvl="1">
      <w:start w:val="1"/>
      <w:numFmt w:val="bullet"/>
      <w:lvlText w:val=""/>
      <w:lvlJc w:val="left"/>
      <w:pPr>
        <w:ind w:left="1320" w:hanging="440"/>
      </w:pPr>
      <w:rPr>
        <w:rFonts w:hint="default" w:ascii="Wingdings" w:hAnsi="Wingdings"/>
      </w:rPr>
    </w:lvl>
    <w:lvl w:ilvl="2">
      <w:start w:val="1"/>
      <w:numFmt w:val="bullet"/>
      <w:lvlText w:val=""/>
      <w:lvlJc w:val="left"/>
      <w:pPr>
        <w:ind w:left="1760" w:hanging="440"/>
      </w:pPr>
      <w:rPr>
        <w:rFonts w:hint="default" w:ascii="Wingdings" w:hAnsi="Wingdings"/>
      </w:rPr>
    </w:lvl>
    <w:lvl w:ilvl="3">
      <w:start w:val="1"/>
      <w:numFmt w:val="bullet"/>
      <w:lvlText w:val=""/>
      <w:lvlJc w:val="left"/>
      <w:pPr>
        <w:ind w:left="2200" w:hanging="440"/>
      </w:pPr>
      <w:rPr>
        <w:rFonts w:hint="default" w:ascii="Wingdings" w:hAnsi="Wingdings"/>
      </w:rPr>
    </w:lvl>
    <w:lvl w:ilvl="4">
      <w:start w:val="1"/>
      <w:numFmt w:val="bullet"/>
      <w:lvlText w:val=""/>
      <w:lvlJc w:val="left"/>
      <w:pPr>
        <w:ind w:left="2640" w:hanging="440"/>
      </w:pPr>
      <w:rPr>
        <w:rFonts w:hint="default" w:ascii="Wingdings" w:hAnsi="Wingdings"/>
      </w:rPr>
    </w:lvl>
    <w:lvl w:ilvl="5">
      <w:start w:val="1"/>
      <w:numFmt w:val="bullet"/>
      <w:lvlText w:val=""/>
      <w:lvlJc w:val="left"/>
      <w:pPr>
        <w:ind w:left="3080" w:hanging="440"/>
      </w:pPr>
      <w:rPr>
        <w:rFonts w:hint="default" w:ascii="Wingdings" w:hAnsi="Wingdings"/>
      </w:rPr>
    </w:lvl>
    <w:lvl w:ilvl="6">
      <w:start w:val="1"/>
      <w:numFmt w:val="bullet"/>
      <w:lvlText w:val=""/>
      <w:lvlJc w:val="left"/>
      <w:pPr>
        <w:ind w:left="3520" w:hanging="440"/>
      </w:pPr>
      <w:rPr>
        <w:rFonts w:hint="default" w:ascii="Wingdings" w:hAnsi="Wingdings"/>
      </w:rPr>
    </w:lvl>
    <w:lvl w:ilvl="7">
      <w:start w:val="1"/>
      <w:numFmt w:val="bullet"/>
      <w:lvlText w:val=""/>
      <w:lvlJc w:val="left"/>
      <w:pPr>
        <w:ind w:left="3960" w:hanging="440"/>
      </w:pPr>
      <w:rPr>
        <w:rFonts w:hint="default" w:ascii="Wingdings" w:hAnsi="Wingdings"/>
      </w:rPr>
    </w:lvl>
    <w:lvl w:ilvl="8">
      <w:start w:val="1"/>
      <w:numFmt w:val="bullet"/>
      <w:lvlText w:val=""/>
      <w:lvlJc w:val="left"/>
      <w:pPr>
        <w:ind w:left="4400" w:hanging="440"/>
      </w:pPr>
      <w:rPr>
        <w:rFonts w:hint="default" w:ascii="Wingdings" w:hAnsi="Wingdings"/>
      </w:rPr>
    </w:lvl>
  </w:abstractNum>
  <w:abstractNum w:abstractNumId="67" w15:restartNumberingAfterBreak="0">
    <w:nsid w:val="404D7EC0"/>
    <w:multiLevelType w:val="multilevel"/>
    <w:tmpl w:val="404D7EC0"/>
    <w:lvl w:ilvl="0">
      <w:start w:val="1"/>
      <w:numFmt w:val="bullet"/>
      <w:lvlText w:val="−"/>
      <w:lvlJc w:val="left"/>
      <w:pPr>
        <w:ind w:left="777" w:hanging="420"/>
      </w:pPr>
      <w:rPr>
        <w:rFonts w:hint="default" w:ascii="Times New Roman" w:hAnsi="Times New Roman" w:cs="Times New Roman"/>
      </w:rPr>
    </w:lvl>
    <w:lvl w:ilvl="1">
      <w:start w:val="1"/>
      <w:numFmt w:val="bullet"/>
      <w:lvlText w:val="−"/>
      <w:lvlJc w:val="left"/>
      <w:pPr>
        <w:ind w:left="1197" w:hanging="420"/>
      </w:pPr>
      <w:rPr>
        <w:rFonts w:hint="eastAsia" w:ascii="Microsoft YaHei" w:hAnsi="Microsoft YaHei" w:eastAsia="Microsoft YaHei"/>
      </w:rPr>
    </w:lvl>
    <w:lvl w:ilvl="2">
      <w:start w:val="1"/>
      <w:numFmt w:val="bullet"/>
      <w:lvlText w:val=""/>
      <w:lvlJc w:val="left"/>
      <w:pPr>
        <w:ind w:left="1617" w:hanging="420"/>
      </w:pPr>
      <w:rPr>
        <w:rFonts w:hint="default" w:ascii="Wingdings" w:hAnsi="Wingdings"/>
      </w:rPr>
    </w:lvl>
    <w:lvl w:ilvl="3">
      <w:start w:val="1"/>
      <w:numFmt w:val="bullet"/>
      <w:lvlText w:val=""/>
      <w:lvlJc w:val="left"/>
      <w:pPr>
        <w:ind w:left="2037" w:hanging="420"/>
      </w:pPr>
      <w:rPr>
        <w:rFonts w:hint="default" w:ascii="Wingdings" w:hAnsi="Wingdings"/>
      </w:rPr>
    </w:lvl>
    <w:lvl w:ilvl="4">
      <w:start w:val="1"/>
      <w:numFmt w:val="bullet"/>
      <w:lvlText w:val=""/>
      <w:lvlJc w:val="left"/>
      <w:pPr>
        <w:ind w:left="2457" w:hanging="420"/>
      </w:pPr>
      <w:rPr>
        <w:rFonts w:hint="default" w:ascii="Wingdings" w:hAnsi="Wingdings"/>
      </w:rPr>
    </w:lvl>
    <w:lvl w:ilvl="5">
      <w:start w:val="1"/>
      <w:numFmt w:val="bullet"/>
      <w:lvlText w:val=""/>
      <w:lvlJc w:val="left"/>
      <w:pPr>
        <w:ind w:left="2877" w:hanging="420"/>
      </w:pPr>
      <w:rPr>
        <w:rFonts w:hint="default" w:ascii="Wingdings" w:hAnsi="Wingdings"/>
      </w:rPr>
    </w:lvl>
    <w:lvl w:ilvl="6">
      <w:start w:val="1"/>
      <w:numFmt w:val="bullet"/>
      <w:lvlText w:val=""/>
      <w:lvlJc w:val="left"/>
      <w:pPr>
        <w:ind w:left="3297" w:hanging="420"/>
      </w:pPr>
      <w:rPr>
        <w:rFonts w:hint="default" w:ascii="Wingdings" w:hAnsi="Wingdings"/>
      </w:rPr>
    </w:lvl>
    <w:lvl w:ilvl="7">
      <w:start w:val="1"/>
      <w:numFmt w:val="bullet"/>
      <w:lvlText w:val=""/>
      <w:lvlJc w:val="left"/>
      <w:pPr>
        <w:ind w:left="3717" w:hanging="420"/>
      </w:pPr>
      <w:rPr>
        <w:rFonts w:hint="default" w:ascii="Wingdings" w:hAnsi="Wingdings"/>
      </w:rPr>
    </w:lvl>
    <w:lvl w:ilvl="8">
      <w:start w:val="1"/>
      <w:numFmt w:val="bullet"/>
      <w:lvlText w:val=""/>
      <w:lvlJc w:val="left"/>
      <w:pPr>
        <w:ind w:left="4137" w:hanging="420"/>
      </w:pPr>
      <w:rPr>
        <w:rFonts w:hint="default" w:ascii="Wingdings" w:hAnsi="Wingdings"/>
      </w:rPr>
    </w:lvl>
  </w:abstractNum>
  <w:abstractNum w:abstractNumId="68" w15:restartNumberingAfterBreak="0">
    <w:nsid w:val="42FD349B"/>
    <w:multiLevelType w:val="multilevel"/>
    <w:tmpl w:val="42FD349B"/>
    <w:lvl w:ilvl="0">
      <w:start w:val="1"/>
      <w:numFmt w:val="bullet"/>
      <w:lvlText w:val=""/>
      <w:lvlJc w:val="left"/>
      <w:pPr>
        <w:ind w:left="420" w:hanging="420"/>
      </w:pPr>
      <w:rPr>
        <w:rFonts w:hint="default" w:ascii="Symbol" w:hAnsi="Symbol" w:cs="Symbol"/>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69" w15:restartNumberingAfterBreak="0">
    <w:nsid w:val="44110C7A"/>
    <w:multiLevelType w:val="hybridMultilevel"/>
    <w:tmpl w:val="9BDE4528"/>
    <w:lvl w:ilvl="0" w:tplc="8E9A250A">
      <w:start w:val="1"/>
      <w:numFmt w:val="decimal"/>
      <w:lvlText w:val="%1."/>
      <w:lvlJc w:val="left"/>
      <w:pPr>
        <w:ind w:left="1020" w:hanging="360"/>
      </w:pPr>
    </w:lvl>
    <w:lvl w:ilvl="1" w:tplc="57CC9C52">
      <w:start w:val="1"/>
      <w:numFmt w:val="decimal"/>
      <w:lvlText w:val="%2."/>
      <w:lvlJc w:val="left"/>
      <w:pPr>
        <w:ind w:left="1020" w:hanging="360"/>
      </w:pPr>
    </w:lvl>
    <w:lvl w:ilvl="2" w:tplc="88243DA0">
      <w:start w:val="1"/>
      <w:numFmt w:val="decimal"/>
      <w:lvlText w:val="%3."/>
      <w:lvlJc w:val="left"/>
      <w:pPr>
        <w:ind w:left="1020" w:hanging="360"/>
      </w:pPr>
    </w:lvl>
    <w:lvl w:ilvl="3" w:tplc="88D032DE">
      <w:start w:val="1"/>
      <w:numFmt w:val="decimal"/>
      <w:lvlText w:val="%4."/>
      <w:lvlJc w:val="left"/>
      <w:pPr>
        <w:ind w:left="1020" w:hanging="360"/>
      </w:pPr>
    </w:lvl>
    <w:lvl w:ilvl="4" w:tplc="E4B483B2">
      <w:start w:val="1"/>
      <w:numFmt w:val="decimal"/>
      <w:lvlText w:val="%5."/>
      <w:lvlJc w:val="left"/>
      <w:pPr>
        <w:ind w:left="1020" w:hanging="360"/>
      </w:pPr>
    </w:lvl>
    <w:lvl w:ilvl="5" w:tplc="CE9E35DE">
      <w:start w:val="1"/>
      <w:numFmt w:val="decimal"/>
      <w:lvlText w:val="%6."/>
      <w:lvlJc w:val="left"/>
      <w:pPr>
        <w:ind w:left="1020" w:hanging="360"/>
      </w:pPr>
    </w:lvl>
    <w:lvl w:ilvl="6" w:tplc="F794A6D6">
      <w:start w:val="1"/>
      <w:numFmt w:val="decimal"/>
      <w:lvlText w:val="%7."/>
      <w:lvlJc w:val="left"/>
      <w:pPr>
        <w:ind w:left="1020" w:hanging="360"/>
      </w:pPr>
    </w:lvl>
    <w:lvl w:ilvl="7" w:tplc="130AE588">
      <w:start w:val="1"/>
      <w:numFmt w:val="decimal"/>
      <w:lvlText w:val="%8."/>
      <w:lvlJc w:val="left"/>
      <w:pPr>
        <w:ind w:left="1020" w:hanging="360"/>
      </w:pPr>
    </w:lvl>
    <w:lvl w:ilvl="8" w:tplc="33EE8DB0">
      <w:start w:val="1"/>
      <w:numFmt w:val="decimal"/>
      <w:lvlText w:val="%9."/>
      <w:lvlJc w:val="left"/>
      <w:pPr>
        <w:ind w:left="1020" w:hanging="360"/>
      </w:pPr>
    </w:lvl>
  </w:abstractNum>
  <w:abstractNum w:abstractNumId="70" w15:restartNumberingAfterBreak="0">
    <w:nsid w:val="444130AE"/>
    <w:multiLevelType w:val="multilevel"/>
    <w:tmpl w:val="B8EE17CA"/>
    <w:lvl w:ilvl="0">
      <w:start w:val="1"/>
      <w:numFmt w:val="bullet"/>
      <w:lvlText w:val=""/>
      <w:lvlJc w:val="left"/>
      <w:pPr>
        <w:ind w:left="420" w:hanging="420"/>
      </w:pPr>
      <w:rPr>
        <w:rFonts w:hint="default" w:ascii="Symbol" w:hAnsi="Symbol"/>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71" w15:restartNumberingAfterBreak="0">
    <w:nsid w:val="44540BE0"/>
    <w:multiLevelType w:val="hybridMultilevel"/>
    <w:tmpl w:val="66589E82"/>
    <w:lvl w:ilvl="0" w:tplc="77F2EB50">
      <w:start w:val="1"/>
      <w:numFmt w:val="decimal"/>
      <w:lvlText w:val="%1."/>
      <w:lvlJc w:val="left"/>
      <w:pPr>
        <w:ind w:left="1020" w:hanging="360"/>
      </w:pPr>
    </w:lvl>
    <w:lvl w:ilvl="1" w:tplc="DF6E419E">
      <w:start w:val="1"/>
      <w:numFmt w:val="decimal"/>
      <w:lvlText w:val="%2."/>
      <w:lvlJc w:val="left"/>
      <w:pPr>
        <w:ind w:left="1020" w:hanging="360"/>
      </w:pPr>
    </w:lvl>
    <w:lvl w:ilvl="2" w:tplc="D576BE6A">
      <w:start w:val="1"/>
      <w:numFmt w:val="decimal"/>
      <w:lvlText w:val="%3."/>
      <w:lvlJc w:val="left"/>
      <w:pPr>
        <w:ind w:left="1020" w:hanging="360"/>
      </w:pPr>
    </w:lvl>
    <w:lvl w:ilvl="3" w:tplc="8E2CA218">
      <w:start w:val="1"/>
      <w:numFmt w:val="decimal"/>
      <w:lvlText w:val="%4."/>
      <w:lvlJc w:val="left"/>
      <w:pPr>
        <w:ind w:left="1020" w:hanging="360"/>
      </w:pPr>
    </w:lvl>
    <w:lvl w:ilvl="4" w:tplc="1C428C5C">
      <w:start w:val="1"/>
      <w:numFmt w:val="decimal"/>
      <w:lvlText w:val="%5."/>
      <w:lvlJc w:val="left"/>
      <w:pPr>
        <w:ind w:left="1020" w:hanging="360"/>
      </w:pPr>
    </w:lvl>
    <w:lvl w:ilvl="5" w:tplc="26528788">
      <w:start w:val="1"/>
      <w:numFmt w:val="decimal"/>
      <w:lvlText w:val="%6."/>
      <w:lvlJc w:val="left"/>
      <w:pPr>
        <w:ind w:left="1020" w:hanging="360"/>
      </w:pPr>
    </w:lvl>
    <w:lvl w:ilvl="6" w:tplc="D35E7922">
      <w:start w:val="1"/>
      <w:numFmt w:val="decimal"/>
      <w:lvlText w:val="%7."/>
      <w:lvlJc w:val="left"/>
      <w:pPr>
        <w:ind w:left="1020" w:hanging="360"/>
      </w:pPr>
    </w:lvl>
    <w:lvl w:ilvl="7" w:tplc="8E5A8F76">
      <w:start w:val="1"/>
      <w:numFmt w:val="decimal"/>
      <w:lvlText w:val="%8."/>
      <w:lvlJc w:val="left"/>
      <w:pPr>
        <w:ind w:left="1020" w:hanging="360"/>
      </w:pPr>
    </w:lvl>
    <w:lvl w:ilvl="8" w:tplc="43D6D34A">
      <w:start w:val="1"/>
      <w:numFmt w:val="decimal"/>
      <w:lvlText w:val="%9."/>
      <w:lvlJc w:val="left"/>
      <w:pPr>
        <w:ind w:left="1020" w:hanging="360"/>
      </w:pPr>
    </w:lvl>
  </w:abstractNum>
  <w:abstractNum w:abstractNumId="72" w15:restartNumberingAfterBreak="0">
    <w:nsid w:val="44941AFB"/>
    <w:multiLevelType w:val="hybridMultilevel"/>
    <w:tmpl w:val="94867854"/>
    <w:lvl w:ilvl="0" w:tplc="639E2F7E">
      <w:start w:val="3"/>
      <w:numFmt w:val="decimal"/>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45545F43"/>
    <w:multiLevelType w:val="multilevel"/>
    <w:tmpl w:val="45545F43"/>
    <w:lvl w:ilvl="0">
      <w:start w:val="1"/>
      <w:numFmt w:val="decimal"/>
      <w:lvlText w:val="表%1."/>
      <w:lvlJc w:val="left"/>
      <w:pPr>
        <w:ind w:left="3300" w:hanging="420"/>
      </w:pPr>
      <w:rPr>
        <w:rFonts w:hint="default" w:ascii="Times New Roman" w:hAnsi="Times New Roman" w:eastAsia="SimSun"/>
        <w:color w:val="auto"/>
      </w:rPr>
    </w:lvl>
    <w:lvl w:ilvl="1">
      <w:start w:val="1"/>
      <w:numFmt w:val="lowerLetter"/>
      <w:lvlText w:val="%2)"/>
      <w:lvlJc w:val="left"/>
      <w:pPr>
        <w:ind w:left="840" w:hanging="420"/>
      </w:pPr>
    </w:lvl>
    <w:lvl w:ilvl="2">
      <w:start w:val="1"/>
      <w:numFmt w:val="decimal"/>
      <w:lvlText w:val="表%3."/>
      <w:lvlJc w:val="left"/>
      <w:pPr>
        <w:ind w:left="851" w:hanging="851"/>
      </w:pPr>
      <w:rPr>
        <w:rFonts w:hint="default" w:ascii="Times New Roman" w:hAnsi="Times New Roman" w:eastAsia="SimSun"/>
        <w:b/>
        <w:bCs/>
        <w:color w:val="auto"/>
        <w:sz w:val="24"/>
        <w:szCs w:val="24"/>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4" w15:restartNumberingAfterBreak="0">
    <w:nsid w:val="46992C55"/>
    <w:multiLevelType w:val="multilevel"/>
    <w:tmpl w:val="46992C55"/>
    <w:lvl w:ilvl="0">
      <w:start w:val="1"/>
      <w:numFmt w:val="bullet"/>
      <w:lvlText w:val=""/>
      <w:lvlJc w:val="left"/>
      <w:pPr>
        <w:ind w:left="420" w:hanging="420"/>
      </w:pPr>
      <w:rPr>
        <w:rFonts w:hint="default" w:ascii="Symbol" w:hAnsi="Symbol" w:cs="Symbol"/>
        <w:sz w:val="20"/>
        <w:szCs w:val="21"/>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75" w15:restartNumberingAfterBreak="0">
    <w:nsid w:val="4759590F"/>
    <w:multiLevelType w:val="hybridMultilevel"/>
    <w:tmpl w:val="D2243136"/>
    <w:lvl w:ilvl="0" w:tplc="32625820">
      <w:start w:val="1"/>
      <w:numFmt w:val="decimal"/>
      <w:lvlText w:val="%1."/>
      <w:lvlJc w:val="left"/>
      <w:pPr>
        <w:ind w:left="1020" w:hanging="360"/>
      </w:pPr>
    </w:lvl>
    <w:lvl w:ilvl="1" w:tplc="388C9A12">
      <w:start w:val="1"/>
      <w:numFmt w:val="decimal"/>
      <w:lvlText w:val="%2."/>
      <w:lvlJc w:val="left"/>
      <w:pPr>
        <w:ind w:left="1020" w:hanging="360"/>
      </w:pPr>
    </w:lvl>
    <w:lvl w:ilvl="2" w:tplc="30EADCE0">
      <w:start w:val="1"/>
      <w:numFmt w:val="decimal"/>
      <w:lvlText w:val="%3."/>
      <w:lvlJc w:val="left"/>
      <w:pPr>
        <w:ind w:left="1020" w:hanging="360"/>
      </w:pPr>
    </w:lvl>
    <w:lvl w:ilvl="3" w:tplc="FE084676">
      <w:start w:val="1"/>
      <w:numFmt w:val="decimal"/>
      <w:lvlText w:val="%4."/>
      <w:lvlJc w:val="left"/>
      <w:pPr>
        <w:ind w:left="1020" w:hanging="360"/>
      </w:pPr>
    </w:lvl>
    <w:lvl w:ilvl="4" w:tplc="ABCEA4AA">
      <w:start w:val="1"/>
      <w:numFmt w:val="decimal"/>
      <w:lvlText w:val="%5."/>
      <w:lvlJc w:val="left"/>
      <w:pPr>
        <w:ind w:left="1020" w:hanging="360"/>
      </w:pPr>
    </w:lvl>
    <w:lvl w:ilvl="5" w:tplc="A6603E10">
      <w:start w:val="1"/>
      <w:numFmt w:val="decimal"/>
      <w:lvlText w:val="%6."/>
      <w:lvlJc w:val="left"/>
      <w:pPr>
        <w:ind w:left="1020" w:hanging="360"/>
      </w:pPr>
    </w:lvl>
    <w:lvl w:ilvl="6" w:tplc="7684223E">
      <w:start w:val="1"/>
      <w:numFmt w:val="decimal"/>
      <w:lvlText w:val="%7."/>
      <w:lvlJc w:val="left"/>
      <w:pPr>
        <w:ind w:left="1020" w:hanging="360"/>
      </w:pPr>
    </w:lvl>
    <w:lvl w:ilvl="7" w:tplc="EC506214">
      <w:start w:val="1"/>
      <w:numFmt w:val="decimal"/>
      <w:lvlText w:val="%8."/>
      <w:lvlJc w:val="left"/>
      <w:pPr>
        <w:ind w:left="1020" w:hanging="360"/>
      </w:pPr>
    </w:lvl>
    <w:lvl w:ilvl="8" w:tplc="25A0BE8C">
      <w:start w:val="1"/>
      <w:numFmt w:val="decimal"/>
      <w:lvlText w:val="%9."/>
      <w:lvlJc w:val="left"/>
      <w:pPr>
        <w:ind w:left="1020" w:hanging="360"/>
      </w:pPr>
    </w:lvl>
  </w:abstractNum>
  <w:abstractNum w:abstractNumId="76" w15:restartNumberingAfterBreak="0">
    <w:nsid w:val="486C2188"/>
    <w:multiLevelType w:val="multilevel"/>
    <w:tmpl w:val="486C2188"/>
    <w:lvl w:ilvl="0">
      <w:start w:val="1"/>
      <w:numFmt w:val="bullet"/>
      <w:lvlText w:val=""/>
      <w:lvlJc w:val="left"/>
      <w:pPr>
        <w:ind w:left="420" w:hanging="420"/>
      </w:pPr>
      <w:rPr>
        <w:rFonts w:hint="default" w:ascii="Symbol" w:hAnsi="Symbol"/>
        <w:color w:val="auto"/>
        <w:sz w:val="20"/>
        <w:szCs w:val="20"/>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77" w15:restartNumberingAfterBreak="0">
    <w:nsid w:val="49F320CC"/>
    <w:multiLevelType w:val="multilevel"/>
    <w:tmpl w:val="49F320CC"/>
    <w:lvl w:ilvl="0">
      <w:start w:val="1"/>
      <w:numFmt w:val="bullet"/>
      <w:lvlText w:val=""/>
      <w:lvlJc w:val="left"/>
      <w:pPr>
        <w:ind w:left="360" w:hanging="360"/>
      </w:pPr>
      <w:rPr>
        <w:rFonts w:hint="default" w:ascii="Symbol" w:hAnsi="Symbol" w:cs="Symbol"/>
        <w:color w:val="auto"/>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78" w15:restartNumberingAfterBreak="0">
    <w:nsid w:val="4C2B4E2C"/>
    <w:multiLevelType w:val="multilevel"/>
    <w:tmpl w:val="4C2B4E2C"/>
    <w:lvl w:ilvl="0">
      <w:start w:val="1"/>
      <w:numFmt w:val="bullet"/>
      <w:lvlText w:val=""/>
      <w:lvlJc w:val="left"/>
      <w:pPr>
        <w:ind w:left="360" w:hanging="360"/>
      </w:pPr>
      <w:rPr>
        <w:rFonts w:hint="default" w:ascii="Symbol" w:hAnsi="Symbol" w:cs="Symbol"/>
        <w:color w:val="auto"/>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79" w15:restartNumberingAfterBreak="0">
    <w:nsid w:val="4CED58D3"/>
    <w:multiLevelType w:val="multilevel"/>
    <w:tmpl w:val="4CED58D3"/>
    <w:lvl w:ilvl="0">
      <w:start w:val="1"/>
      <w:numFmt w:val="bullet"/>
      <w:lvlText w:val=""/>
      <w:lvlJc w:val="left"/>
      <w:pPr>
        <w:ind w:left="840" w:hanging="360"/>
      </w:pPr>
      <w:rPr>
        <w:rFonts w:hint="default" w:ascii="Symbol" w:hAnsi="Symbol" w:cs="Symbol"/>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0" w15:restartNumberingAfterBreak="0">
    <w:nsid w:val="4D8B0C19"/>
    <w:multiLevelType w:val="multilevel"/>
    <w:tmpl w:val="4D8B0C19"/>
    <w:lvl w:ilvl="0">
      <w:start w:val="1"/>
      <w:numFmt w:val="bullet"/>
      <w:lvlText w:val=""/>
      <w:lvlJc w:val="left"/>
      <w:pPr>
        <w:ind w:left="420" w:hanging="420"/>
      </w:pPr>
      <w:rPr>
        <w:rFonts w:hint="default" w:ascii="Symbol" w:hAnsi="Symbol" w:cs="Symbol"/>
        <w:color w:val="auto"/>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81" w15:restartNumberingAfterBreak="0">
    <w:nsid w:val="4F651DAC"/>
    <w:multiLevelType w:val="multilevel"/>
    <w:tmpl w:val="4F651DAC"/>
    <w:lvl w:ilvl="0">
      <w:start w:val="1"/>
      <w:numFmt w:val="bullet"/>
      <w:lvlText w:val=""/>
      <w:lvlJc w:val="left"/>
      <w:pPr>
        <w:ind w:left="420" w:hanging="420"/>
      </w:pPr>
      <w:rPr>
        <w:rFonts w:hint="default" w:ascii="Symbol" w:hAnsi="Symbol" w:cs="Symbol"/>
        <w:sz w:val="20"/>
        <w:szCs w:val="21"/>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82" w15:restartNumberingAfterBreak="0">
    <w:nsid w:val="52EC6E86"/>
    <w:multiLevelType w:val="multilevel"/>
    <w:tmpl w:val="52EC6E86"/>
    <w:lvl w:ilvl="0">
      <w:start w:val="1"/>
      <w:numFmt w:val="bullet"/>
      <w:lvlText w:val=""/>
      <w:lvlJc w:val="left"/>
      <w:pPr>
        <w:ind w:left="840" w:hanging="360"/>
      </w:pPr>
      <w:rPr>
        <w:rFonts w:hint="default" w:ascii="Symbol" w:hAnsi="Symbol" w:cs="Symbol"/>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3" w15:restartNumberingAfterBreak="0">
    <w:nsid w:val="533B3ECC"/>
    <w:multiLevelType w:val="multilevel"/>
    <w:tmpl w:val="533B3ECC"/>
    <w:lvl w:ilvl="0">
      <w:start w:val="1"/>
      <w:numFmt w:val="bullet"/>
      <w:lvlText w:val="−"/>
      <w:lvlJc w:val="left"/>
      <w:pPr>
        <w:ind w:left="420" w:hanging="420"/>
      </w:pPr>
      <w:rPr>
        <w:rFonts w:hint="default" w:ascii="Times New Roman" w:hAnsi="Times New Roman" w:cs="Times New Roman"/>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84" w15:restartNumberingAfterBreak="0">
    <w:nsid w:val="54800762"/>
    <w:multiLevelType w:val="multilevel"/>
    <w:tmpl w:val="54800762"/>
    <w:lvl w:ilvl="0">
      <w:start w:val="1"/>
      <w:numFmt w:val="bullet"/>
      <w:lvlText w:val=""/>
      <w:lvlJc w:val="left"/>
      <w:pPr>
        <w:ind w:left="360" w:hanging="360"/>
      </w:pPr>
      <w:rPr>
        <w:rFonts w:hint="default" w:ascii="Symbol" w:hAnsi="Symbol" w:cs="Symbol"/>
        <w:color w:val="auto"/>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85" w15:restartNumberingAfterBreak="0">
    <w:nsid w:val="56EE3CE2"/>
    <w:multiLevelType w:val="multilevel"/>
    <w:tmpl w:val="56EE3CE2"/>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86" w15:restartNumberingAfterBreak="0">
    <w:nsid w:val="58DA711B"/>
    <w:multiLevelType w:val="multilevel"/>
    <w:tmpl w:val="58DA711B"/>
    <w:lvl w:ilvl="0">
      <w:start w:val="1"/>
      <w:numFmt w:val="bullet"/>
      <w:lvlText w:val=""/>
      <w:lvlJc w:val="left"/>
      <w:pPr>
        <w:ind w:left="420" w:hanging="420"/>
      </w:pPr>
      <w:rPr>
        <w:rFonts w:hint="default" w:ascii="Symbol" w:hAnsi="Symbol"/>
        <w:color w:val="auto"/>
        <w:sz w:val="20"/>
        <w:szCs w:val="20"/>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87" w15:restartNumberingAfterBreak="0">
    <w:nsid w:val="599C1101"/>
    <w:multiLevelType w:val="multilevel"/>
    <w:tmpl w:val="599C1101"/>
    <w:lvl w:ilvl="0">
      <w:start w:val="1"/>
      <w:numFmt w:val="bullet"/>
      <w:lvlText w:val=""/>
      <w:lvlJc w:val="left"/>
      <w:pPr>
        <w:ind w:left="440" w:hanging="440"/>
      </w:pPr>
      <w:rPr>
        <w:rFonts w:hint="default" w:ascii="Symbol" w:hAnsi="Symbol" w:cs="Symbol"/>
      </w:rPr>
    </w:lvl>
    <w:lvl w:ilvl="1">
      <w:start w:val="1"/>
      <w:numFmt w:val="bullet"/>
      <w:lvlText w:val="o"/>
      <w:lvlJc w:val="left"/>
      <w:pPr>
        <w:ind w:left="1160" w:hanging="440"/>
      </w:pPr>
      <w:rPr>
        <w:rFonts w:hint="default" w:ascii="Courier New" w:hAnsi="Courier New" w:cs="Courier New"/>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8" w15:restartNumberingAfterBreak="0">
    <w:nsid w:val="5C5020AD"/>
    <w:multiLevelType w:val="multilevel"/>
    <w:tmpl w:val="5C5020AD"/>
    <w:lvl w:ilvl="0">
      <w:start w:val="1"/>
      <w:numFmt w:val="bullet"/>
      <w:lvlText w:val=""/>
      <w:lvlJc w:val="left"/>
      <w:pPr>
        <w:ind w:left="440" w:hanging="440"/>
      </w:pPr>
      <w:rPr>
        <w:rFonts w:hint="default" w:ascii="Symbol" w:hAnsi="Symbol" w:cs="Symbol"/>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9" w15:restartNumberingAfterBreak="0">
    <w:nsid w:val="5D641764"/>
    <w:multiLevelType w:val="multilevel"/>
    <w:tmpl w:val="5D641764"/>
    <w:lvl w:ilvl="0">
      <w:start w:val="1"/>
      <w:numFmt w:val="bullet"/>
      <w:lvlText w:val=""/>
      <w:lvlJc w:val="left"/>
      <w:pPr>
        <w:ind w:left="880" w:hanging="440"/>
      </w:pPr>
      <w:rPr>
        <w:rFonts w:hint="default" w:ascii="Wingdings" w:hAnsi="Wingdings"/>
      </w:rPr>
    </w:lvl>
    <w:lvl w:ilvl="1">
      <w:start w:val="1"/>
      <w:numFmt w:val="bullet"/>
      <w:lvlText w:val=""/>
      <w:lvlJc w:val="left"/>
      <w:pPr>
        <w:ind w:left="1320" w:hanging="440"/>
      </w:pPr>
      <w:rPr>
        <w:rFonts w:hint="default" w:ascii="Wingdings" w:hAnsi="Wingdings"/>
      </w:rPr>
    </w:lvl>
    <w:lvl w:ilvl="2">
      <w:start w:val="1"/>
      <w:numFmt w:val="bullet"/>
      <w:lvlText w:val=""/>
      <w:lvlJc w:val="left"/>
      <w:pPr>
        <w:ind w:left="1760" w:hanging="440"/>
      </w:pPr>
      <w:rPr>
        <w:rFonts w:hint="default" w:ascii="Wingdings" w:hAnsi="Wingdings"/>
      </w:rPr>
    </w:lvl>
    <w:lvl w:ilvl="3">
      <w:start w:val="1"/>
      <w:numFmt w:val="bullet"/>
      <w:lvlText w:val=""/>
      <w:lvlJc w:val="left"/>
      <w:pPr>
        <w:ind w:left="2200" w:hanging="440"/>
      </w:pPr>
      <w:rPr>
        <w:rFonts w:hint="default" w:ascii="Wingdings" w:hAnsi="Wingdings"/>
      </w:rPr>
    </w:lvl>
    <w:lvl w:ilvl="4">
      <w:start w:val="1"/>
      <w:numFmt w:val="bullet"/>
      <w:lvlText w:val=""/>
      <w:lvlJc w:val="left"/>
      <w:pPr>
        <w:ind w:left="2640" w:hanging="440"/>
      </w:pPr>
      <w:rPr>
        <w:rFonts w:hint="default" w:ascii="Wingdings" w:hAnsi="Wingdings"/>
      </w:rPr>
    </w:lvl>
    <w:lvl w:ilvl="5">
      <w:start w:val="1"/>
      <w:numFmt w:val="bullet"/>
      <w:lvlText w:val=""/>
      <w:lvlJc w:val="left"/>
      <w:pPr>
        <w:ind w:left="3080" w:hanging="440"/>
      </w:pPr>
      <w:rPr>
        <w:rFonts w:hint="default" w:ascii="Wingdings" w:hAnsi="Wingdings"/>
      </w:rPr>
    </w:lvl>
    <w:lvl w:ilvl="6">
      <w:start w:val="1"/>
      <w:numFmt w:val="bullet"/>
      <w:lvlText w:val=""/>
      <w:lvlJc w:val="left"/>
      <w:pPr>
        <w:ind w:left="3520" w:hanging="440"/>
      </w:pPr>
      <w:rPr>
        <w:rFonts w:hint="default" w:ascii="Wingdings" w:hAnsi="Wingdings"/>
      </w:rPr>
    </w:lvl>
    <w:lvl w:ilvl="7">
      <w:start w:val="1"/>
      <w:numFmt w:val="bullet"/>
      <w:lvlText w:val=""/>
      <w:lvlJc w:val="left"/>
      <w:pPr>
        <w:ind w:left="3960" w:hanging="440"/>
      </w:pPr>
      <w:rPr>
        <w:rFonts w:hint="default" w:ascii="Wingdings" w:hAnsi="Wingdings"/>
      </w:rPr>
    </w:lvl>
    <w:lvl w:ilvl="8">
      <w:start w:val="1"/>
      <w:numFmt w:val="bullet"/>
      <w:lvlText w:val=""/>
      <w:lvlJc w:val="left"/>
      <w:pPr>
        <w:ind w:left="4400" w:hanging="440"/>
      </w:pPr>
      <w:rPr>
        <w:rFonts w:hint="default" w:ascii="Wingdings" w:hAnsi="Wingdings"/>
      </w:rPr>
    </w:lvl>
  </w:abstractNum>
  <w:abstractNum w:abstractNumId="90" w15:restartNumberingAfterBreak="0">
    <w:nsid w:val="5E5950F3"/>
    <w:multiLevelType w:val="multilevel"/>
    <w:tmpl w:val="5E5950F3"/>
    <w:lvl w:ilvl="0">
      <w:start w:val="1"/>
      <w:numFmt w:val="bullet"/>
      <w:lvlText w:val=""/>
      <w:lvlJc w:val="left"/>
      <w:pPr>
        <w:ind w:left="720" w:hanging="720"/>
      </w:pPr>
      <w:rPr>
        <w:rFonts w:hint="default" w:ascii="Symbol" w:hAnsi="Symbol" w:cs="Symbol"/>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1" w15:restartNumberingAfterBreak="0">
    <w:nsid w:val="5E7A3345"/>
    <w:multiLevelType w:val="multilevel"/>
    <w:tmpl w:val="0C440F28"/>
    <w:lvl w:ilvl="0">
      <w:start w:val="1"/>
      <w:numFmt w:val="bullet"/>
      <w:lvlText w:val="•"/>
      <w:lvlJc w:val="left"/>
      <w:pPr>
        <w:ind w:left="440" w:hanging="440"/>
      </w:pPr>
      <w:rPr>
        <w:rFonts w:hint="default"/>
      </w:rPr>
    </w:lvl>
    <w:lvl w:ilvl="1">
      <w:start w:val="1"/>
      <w:numFmt w:val="bullet"/>
      <w:lvlText w:val="o"/>
      <w:lvlJc w:val="left"/>
      <w:pPr>
        <w:ind w:left="1160" w:hanging="440"/>
      </w:pPr>
      <w:rPr>
        <w:rFonts w:hint="default" w:ascii="Courier New" w:hAnsi="Courier New" w:cs="Courier New"/>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2" w15:restartNumberingAfterBreak="0">
    <w:nsid w:val="60BC46D2"/>
    <w:multiLevelType w:val="multilevel"/>
    <w:tmpl w:val="60BC46D2"/>
    <w:lvl w:ilvl="0">
      <w:start w:val="1"/>
      <w:numFmt w:val="bullet"/>
      <w:lvlText w:val=""/>
      <w:lvlJc w:val="left"/>
      <w:pPr>
        <w:ind w:left="440" w:hanging="440"/>
      </w:pPr>
      <w:rPr>
        <w:rFonts w:hint="default" w:ascii="Symbol" w:hAnsi="Symbol" w:cs="Symbol"/>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3" w15:restartNumberingAfterBreak="0">
    <w:nsid w:val="61DE59F1"/>
    <w:multiLevelType w:val="hybridMultilevel"/>
    <w:tmpl w:val="74A0C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2180B36"/>
    <w:multiLevelType w:val="hybridMultilevel"/>
    <w:tmpl w:val="897A9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21F097B"/>
    <w:multiLevelType w:val="multilevel"/>
    <w:tmpl w:val="621F097B"/>
    <w:lvl w:ilvl="0">
      <w:start w:val="1"/>
      <w:numFmt w:val="bullet"/>
      <w:lvlText w:val=""/>
      <w:lvlJc w:val="left"/>
      <w:pPr>
        <w:ind w:left="420" w:hanging="420"/>
      </w:pPr>
      <w:rPr>
        <w:rFonts w:hint="default" w:ascii="Symbol" w:hAnsi="Symbol"/>
        <w:color w:val="auto"/>
        <w:sz w:val="20"/>
        <w:szCs w:val="20"/>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96" w15:restartNumberingAfterBreak="0">
    <w:nsid w:val="62D43839"/>
    <w:multiLevelType w:val="multilevel"/>
    <w:tmpl w:val="FB9A05C0"/>
    <w:lvl w:ilvl="0">
      <w:start w:val="1"/>
      <w:numFmt w:val="bullet"/>
      <w:lvlText w:val=""/>
      <w:lvlJc w:val="left"/>
      <w:pPr>
        <w:ind w:left="440" w:hanging="440"/>
      </w:pPr>
      <w:rPr>
        <w:rFonts w:hint="default" w:ascii="Wingdings" w:hAnsi="Wingdings"/>
      </w:rPr>
    </w:lvl>
    <w:lvl w:ilvl="1">
      <w:start w:val="1"/>
      <w:numFmt w:val="bullet"/>
      <w:lvlText w:val="o"/>
      <w:lvlJc w:val="left"/>
      <w:pPr>
        <w:ind w:left="1160" w:hanging="440"/>
      </w:pPr>
      <w:rPr>
        <w:rFonts w:hint="default" w:ascii="Courier New" w:hAnsi="Courier New" w:cs="Courier New"/>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7" w15:restartNumberingAfterBreak="0">
    <w:nsid w:val="656C3793"/>
    <w:multiLevelType w:val="multilevel"/>
    <w:tmpl w:val="656C3793"/>
    <w:lvl w:ilvl="0">
      <w:start w:val="1"/>
      <w:numFmt w:val="decimal"/>
      <w:pStyle w:val="Heading1"/>
      <w:lvlText w:val="%1."/>
      <w:lvlJc w:val="left"/>
      <w:pPr>
        <w:ind w:left="1080" w:hanging="1080"/>
      </w:pPr>
      <w:rPr>
        <w:rFonts w:hint="eastAsia" w:ascii="Times New Roman" w:hAnsi="Times New Roman"/>
        <w:b/>
        <w:bCs w:val="0"/>
        <w:i w:val="0"/>
        <w:iCs w:val="0"/>
        <w:caps w:val="0"/>
        <w:smallCaps w:val="0"/>
        <w:strike w:val="0"/>
        <w:dstrike w:val="0"/>
        <w:vanish w:val="0"/>
        <w:color w:val="000000"/>
        <w:spacing w:val="0"/>
        <w:kern w:val="0"/>
        <w:position w:val="0"/>
        <w:u w:val="none"/>
        <w:vertAlign w:val="baseline"/>
      </w:rPr>
    </w:lvl>
    <w:lvl w:ilvl="1">
      <w:start w:val="1"/>
      <w:numFmt w:val="decimal"/>
      <w:pStyle w:val="Heading2"/>
      <w:lvlText w:val="%1.%2."/>
      <w:lvlJc w:val="left"/>
      <w:pPr>
        <w:ind w:left="1260" w:hanging="1260"/>
      </w:pPr>
      <w:rPr>
        <w:rFonts w:hint="eastAsia" w:ascii="Times New Roman" w:hAnsi="Times New Roman"/>
        <w:b/>
        <w:bCs w:val="0"/>
        <w:i w:val="0"/>
        <w:iCs w:val="0"/>
        <w:caps w:val="0"/>
        <w:smallCaps w:val="0"/>
        <w:strike w:val="0"/>
        <w:dstrike w:val="0"/>
        <w:vanish w:val="0"/>
        <w:color w:val="000000"/>
        <w:spacing w:val="0"/>
        <w:kern w:val="0"/>
        <w:position w:val="0"/>
        <w:u w:val="none"/>
        <w:vertAlign w:val="baseline"/>
      </w:rPr>
    </w:lvl>
    <w:lvl w:ilvl="2">
      <w:start w:val="1"/>
      <w:numFmt w:val="decimal"/>
      <w:pStyle w:val="Heading3"/>
      <w:lvlText w:val="%1.%2.%3."/>
      <w:lvlJc w:val="left"/>
      <w:pPr>
        <w:ind w:left="1080" w:hanging="1080"/>
      </w:pPr>
      <w:rPr>
        <w:rFonts w:hint="default" w:ascii="Times New Roman" w:hAnsi="Times New Roman" w:cs="Times New Roman"/>
        <w:b/>
        <w:bCs w:val="0"/>
        <w:i w:val="0"/>
        <w:iCs w:val="0"/>
        <w:caps w:val="0"/>
        <w:smallCaps w:val="0"/>
        <w:strike w:val="0"/>
        <w:dstrike w:val="0"/>
        <w:vanish w:val="0"/>
        <w:color w:val="000000"/>
        <w:spacing w:val="0"/>
        <w:kern w:val="0"/>
        <w:position w:val="0"/>
        <w:u w:val="none"/>
        <w:vertAlign w:val="baseline"/>
      </w:rPr>
    </w:lvl>
    <w:lvl w:ilvl="3">
      <w:start w:val="1"/>
      <w:numFmt w:val="decimal"/>
      <w:pStyle w:val="Heading4"/>
      <w:lvlText w:val="%1.%2.%3.%4."/>
      <w:lvlJc w:val="left"/>
      <w:pPr>
        <w:ind w:left="3870" w:hanging="1080"/>
      </w:pPr>
      <w:rPr>
        <w:rFonts w:hint="default" w:ascii="Times New Roman" w:hAnsi="Times New Roman" w:cs="Times New Roman"/>
      </w:rPr>
    </w:lvl>
    <w:lvl w:ilvl="4">
      <w:start w:val="1"/>
      <w:numFmt w:val="decimal"/>
      <w:pStyle w:val="Heading5"/>
      <w:lvlText w:val="%1.%2.%3.%4.%5."/>
      <w:lvlJc w:val="left"/>
      <w:pPr>
        <w:tabs>
          <w:tab w:val="left" w:pos="1080"/>
        </w:tabs>
        <w:ind w:left="1080" w:hanging="1080"/>
      </w:pPr>
      <w:rPr>
        <w:rFonts w:hint="default"/>
        <w:b/>
        <w:bCs/>
      </w:rPr>
    </w:lvl>
    <w:lvl w:ilvl="5">
      <w:start w:val="1"/>
      <w:numFmt w:val="decimal"/>
      <w:pStyle w:val="Heading6"/>
      <w:lvlText w:val="%1.%2.%3.%4.%5.%6."/>
      <w:lvlJc w:val="left"/>
      <w:pPr>
        <w:tabs>
          <w:tab w:val="left" w:pos="1080"/>
        </w:tabs>
        <w:ind w:left="10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8" w15:restartNumberingAfterBreak="0">
    <w:nsid w:val="66AB05D7"/>
    <w:multiLevelType w:val="multilevel"/>
    <w:tmpl w:val="66AB05D7"/>
    <w:lvl w:ilvl="0">
      <w:start w:val="1"/>
      <w:numFmt w:val="bullet"/>
      <w:pStyle w:val="List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99" w15:restartNumberingAfterBreak="0">
    <w:nsid w:val="67317DF1"/>
    <w:multiLevelType w:val="multilevel"/>
    <w:tmpl w:val="67317DF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0" w15:restartNumberingAfterBreak="0">
    <w:nsid w:val="67D22F09"/>
    <w:multiLevelType w:val="multilevel"/>
    <w:tmpl w:val="67D22F09"/>
    <w:lvl w:ilvl="0">
      <w:start w:val="1"/>
      <w:numFmt w:val="bullet"/>
      <w:lvlText w:val=""/>
      <w:lvlJc w:val="left"/>
      <w:pPr>
        <w:ind w:left="420" w:hanging="420"/>
      </w:pPr>
      <w:rPr>
        <w:rFonts w:hint="default" w:ascii="Symbol" w:hAnsi="Symbol"/>
        <w:color w:val="auto"/>
        <w:sz w:val="20"/>
        <w:szCs w:val="20"/>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101" w15:restartNumberingAfterBreak="0">
    <w:nsid w:val="67F614A4"/>
    <w:multiLevelType w:val="multilevel"/>
    <w:tmpl w:val="67F614A4"/>
    <w:lvl w:ilvl="0">
      <w:start w:val="1"/>
      <w:numFmt w:val="bullet"/>
      <w:pStyle w:val="1"/>
      <w:lvlText w:val=""/>
      <w:lvlJc w:val="left"/>
      <w:pPr>
        <w:ind w:left="840" w:hanging="360"/>
      </w:pPr>
      <w:rPr>
        <w:rFonts w:hint="default" w:ascii="Wingdings" w:hAnsi="Wingdings"/>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2" w15:restartNumberingAfterBreak="0">
    <w:nsid w:val="68124EFF"/>
    <w:multiLevelType w:val="multilevel"/>
    <w:tmpl w:val="68124EFF"/>
    <w:lvl w:ilvl="0">
      <w:start w:val="1"/>
      <w:numFmt w:val="bullet"/>
      <w:lvlText w:val=""/>
      <w:lvlJc w:val="left"/>
      <w:pPr>
        <w:ind w:left="440" w:hanging="440"/>
      </w:pPr>
      <w:rPr>
        <w:rFonts w:hint="default" w:ascii="Symbol" w:hAnsi="Symbol" w:cs="Symbol"/>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3" w15:restartNumberingAfterBreak="0">
    <w:nsid w:val="69B34E88"/>
    <w:multiLevelType w:val="multilevel"/>
    <w:tmpl w:val="69B34E88"/>
    <w:lvl w:ilvl="0">
      <w:start w:val="1"/>
      <w:numFmt w:val="bullet"/>
      <w:lvlText w:val="-"/>
      <w:lvlJc w:val="left"/>
      <w:pPr>
        <w:ind w:left="440" w:hanging="440"/>
      </w:pPr>
      <w:rPr>
        <w:rFonts w:hint="default" w:ascii="Times New Roman" w:hAnsi="Times New Roman" w:eastAsia="SimSun" w:cs="Times New Roman"/>
        <w:sz w:val="20"/>
        <w:szCs w:val="20"/>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4" w15:restartNumberingAfterBreak="0">
    <w:nsid w:val="6A6750E1"/>
    <w:multiLevelType w:val="multilevel"/>
    <w:tmpl w:val="6A6750E1"/>
    <w:lvl w:ilvl="0">
      <w:start w:val="1"/>
      <w:numFmt w:val="bullet"/>
      <w:lvlText w:val=""/>
      <w:lvlJc w:val="left"/>
      <w:pPr>
        <w:ind w:left="420" w:hanging="420"/>
      </w:pPr>
      <w:rPr>
        <w:rFonts w:hint="default" w:ascii="Symbol" w:hAnsi="Symbol"/>
        <w:sz w:val="24"/>
      </w:rPr>
    </w:lvl>
    <w:lvl w:ilvl="1">
      <w:start w:val="1"/>
      <w:numFmt w:val="bullet"/>
      <w:lvlText w:val="o"/>
      <w:lvlJc w:val="left"/>
      <w:pPr>
        <w:ind w:left="839" w:hanging="419"/>
      </w:pPr>
      <w:rPr>
        <w:rFonts w:ascii="Courier New" w:hAnsi="Courier New" w:cs="Courier New"/>
      </w:rPr>
    </w:lvl>
    <w:lvl w:ilvl="2">
      <w:start w:val="1"/>
      <w:numFmt w:val="bullet"/>
      <w:lvlText w:val="­"/>
      <w:lvlJc w:val="left"/>
      <w:pPr>
        <w:ind w:left="1259" w:hanging="420"/>
      </w:pPr>
      <w:rPr>
        <w:rFonts w:ascii="Courier New" w:hAnsi="Courier New" w:cs="Courier New"/>
      </w:rPr>
    </w:lvl>
    <w:lvl w:ilvl="3">
      <w:start w:val="1"/>
      <w:numFmt w:val="bullet"/>
      <w:lvlText w:val=""/>
      <w:lvlJc w:val="left"/>
      <w:pPr>
        <w:ind w:left="1678" w:hanging="419"/>
      </w:pPr>
      <w:rPr>
        <w:rFonts w:hint="default" w:ascii="Wingdings" w:hAnsi="Wingdings"/>
      </w:rPr>
    </w:lvl>
    <w:lvl w:ilvl="4">
      <w:start w:val="1"/>
      <w:numFmt w:val="bullet"/>
      <w:lvlText w:val=""/>
      <w:lvlJc w:val="left"/>
      <w:pPr>
        <w:ind w:left="2098" w:hanging="420"/>
      </w:pPr>
      <w:rPr>
        <w:rFonts w:hint="default" w:ascii="Symbol" w:hAnsi="Symbol"/>
      </w:rPr>
    </w:lvl>
    <w:lvl w:ilvl="5">
      <w:start w:val="1"/>
      <w:numFmt w:val="bullet"/>
      <w:lvlText w:val=""/>
      <w:lvlJc w:val="left"/>
      <w:pPr>
        <w:ind w:left="2517" w:hanging="419"/>
      </w:pPr>
      <w:rPr>
        <w:rFonts w:hint="default" w:ascii="Wingdings" w:hAnsi="Wingdings"/>
      </w:rPr>
    </w:lvl>
    <w:lvl w:ilvl="6">
      <w:start w:val="1"/>
      <w:numFmt w:val="bullet"/>
      <w:lvlText w:val=""/>
      <w:lvlJc w:val="left"/>
      <w:pPr>
        <w:ind w:left="2942" w:hanging="425"/>
      </w:pPr>
      <w:rPr>
        <w:rFonts w:hint="default" w:ascii="Wingdings" w:hAnsi="Wingdings"/>
      </w:rPr>
    </w:lvl>
    <w:lvl w:ilvl="7">
      <w:start w:val="1"/>
      <w:numFmt w:val="bullet"/>
      <w:lvlText w:val=""/>
      <w:lvlJc w:val="left"/>
      <w:pPr>
        <w:ind w:left="3362" w:hanging="420"/>
      </w:pPr>
      <w:rPr>
        <w:rFonts w:hint="default" w:ascii="Wingdings" w:hAnsi="Wingdings"/>
      </w:rPr>
    </w:lvl>
    <w:lvl w:ilvl="8">
      <w:start w:val="1"/>
      <w:numFmt w:val="bullet"/>
      <w:lvlText w:val=""/>
      <w:lvlJc w:val="left"/>
      <w:pPr>
        <w:ind w:left="3781" w:hanging="419"/>
      </w:pPr>
      <w:rPr>
        <w:rFonts w:hint="default" w:ascii="Wingdings" w:hAnsi="Wingdings"/>
      </w:rPr>
    </w:lvl>
  </w:abstractNum>
  <w:abstractNum w:abstractNumId="105" w15:restartNumberingAfterBreak="0">
    <w:nsid w:val="6B4E5374"/>
    <w:multiLevelType w:val="multilevel"/>
    <w:tmpl w:val="6B4E5374"/>
    <w:lvl w:ilvl="0">
      <w:start w:val="1"/>
      <w:numFmt w:val="bullet"/>
      <w:lvlText w:val=""/>
      <w:lvlJc w:val="left"/>
      <w:pPr>
        <w:ind w:left="440" w:hanging="440"/>
      </w:pPr>
      <w:rPr>
        <w:rFonts w:hint="default" w:ascii="Symbol" w:hAnsi="Symbol" w:cs="Symbol"/>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6" w15:restartNumberingAfterBreak="0">
    <w:nsid w:val="6C39056E"/>
    <w:multiLevelType w:val="hybridMultilevel"/>
    <w:tmpl w:val="E92CD39A"/>
    <w:lvl w:ilvl="0" w:tplc="3AE6166A">
      <w:start w:val="1"/>
      <w:numFmt w:val="decimal"/>
      <w:lvlText w:val="%1."/>
      <w:lvlJc w:val="left"/>
      <w:pPr>
        <w:ind w:left="1020" w:hanging="360"/>
      </w:pPr>
    </w:lvl>
    <w:lvl w:ilvl="1" w:tplc="5616F090">
      <w:start w:val="1"/>
      <w:numFmt w:val="decimal"/>
      <w:lvlText w:val="%2."/>
      <w:lvlJc w:val="left"/>
      <w:pPr>
        <w:ind w:left="1020" w:hanging="360"/>
      </w:pPr>
    </w:lvl>
    <w:lvl w:ilvl="2" w:tplc="7220C94E">
      <w:start w:val="1"/>
      <w:numFmt w:val="decimal"/>
      <w:lvlText w:val="%3."/>
      <w:lvlJc w:val="left"/>
      <w:pPr>
        <w:ind w:left="1020" w:hanging="360"/>
      </w:pPr>
    </w:lvl>
    <w:lvl w:ilvl="3" w:tplc="64C8C8A8">
      <w:start w:val="1"/>
      <w:numFmt w:val="decimal"/>
      <w:lvlText w:val="%4."/>
      <w:lvlJc w:val="left"/>
      <w:pPr>
        <w:ind w:left="1020" w:hanging="360"/>
      </w:pPr>
    </w:lvl>
    <w:lvl w:ilvl="4" w:tplc="7EAC250E">
      <w:start w:val="1"/>
      <w:numFmt w:val="decimal"/>
      <w:lvlText w:val="%5."/>
      <w:lvlJc w:val="left"/>
      <w:pPr>
        <w:ind w:left="1020" w:hanging="360"/>
      </w:pPr>
    </w:lvl>
    <w:lvl w:ilvl="5" w:tplc="0F0CBA08">
      <w:start w:val="1"/>
      <w:numFmt w:val="decimal"/>
      <w:lvlText w:val="%6."/>
      <w:lvlJc w:val="left"/>
      <w:pPr>
        <w:ind w:left="1020" w:hanging="360"/>
      </w:pPr>
    </w:lvl>
    <w:lvl w:ilvl="6" w:tplc="479CB486">
      <w:start w:val="1"/>
      <w:numFmt w:val="decimal"/>
      <w:lvlText w:val="%7."/>
      <w:lvlJc w:val="left"/>
      <w:pPr>
        <w:ind w:left="1020" w:hanging="360"/>
      </w:pPr>
    </w:lvl>
    <w:lvl w:ilvl="7" w:tplc="0E14831C">
      <w:start w:val="1"/>
      <w:numFmt w:val="decimal"/>
      <w:lvlText w:val="%8."/>
      <w:lvlJc w:val="left"/>
      <w:pPr>
        <w:ind w:left="1020" w:hanging="360"/>
      </w:pPr>
    </w:lvl>
    <w:lvl w:ilvl="8" w:tplc="6276D790">
      <w:start w:val="1"/>
      <w:numFmt w:val="decimal"/>
      <w:lvlText w:val="%9."/>
      <w:lvlJc w:val="left"/>
      <w:pPr>
        <w:ind w:left="1020" w:hanging="360"/>
      </w:pPr>
    </w:lvl>
  </w:abstractNum>
  <w:abstractNum w:abstractNumId="107" w15:restartNumberingAfterBreak="0">
    <w:nsid w:val="6C3F0E7B"/>
    <w:multiLevelType w:val="hybridMultilevel"/>
    <w:tmpl w:val="51907730"/>
    <w:lvl w:ilvl="0" w:tplc="0434877C">
      <w:start w:val="1"/>
      <w:numFmt w:val="decimal"/>
      <w:lvlText w:val="%1."/>
      <w:lvlJc w:val="left"/>
      <w:pPr>
        <w:ind w:left="720" w:hanging="360"/>
      </w:pPr>
    </w:lvl>
    <w:lvl w:ilvl="1" w:tplc="11F090E6">
      <w:start w:val="1"/>
      <w:numFmt w:val="decimal"/>
      <w:lvlText w:val="%2."/>
      <w:lvlJc w:val="left"/>
      <w:pPr>
        <w:ind w:left="720" w:hanging="360"/>
      </w:pPr>
    </w:lvl>
    <w:lvl w:ilvl="2" w:tplc="6B84118C">
      <w:start w:val="1"/>
      <w:numFmt w:val="decimal"/>
      <w:lvlText w:val="%3."/>
      <w:lvlJc w:val="left"/>
      <w:pPr>
        <w:ind w:left="720" w:hanging="360"/>
      </w:pPr>
    </w:lvl>
    <w:lvl w:ilvl="3" w:tplc="79A40D84">
      <w:start w:val="1"/>
      <w:numFmt w:val="decimal"/>
      <w:lvlText w:val="%4."/>
      <w:lvlJc w:val="left"/>
      <w:pPr>
        <w:ind w:left="720" w:hanging="360"/>
      </w:pPr>
    </w:lvl>
    <w:lvl w:ilvl="4" w:tplc="CB3AEA78">
      <w:start w:val="1"/>
      <w:numFmt w:val="decimal"/>
      <w:lvlText w:val="%5."/>
      <w:lvlJc w:val="left"/>
      <w:pPr>
        <w:ind w:left="720" w:hanging="360"/>
      </w:pPr>
    </w:lvl>
    <w:lvl w:ilvl="5" w:tplc="7B28252A">
      <w:start w:val="1"/>
      <w:numFmt w:val="decimal"/>
      <w:lvlText w:val="%6."/>
      <w:lvlJc w:val="left"/>
      <w:pPr>
        <w:ind w:left="720" w:hanging="360"/>
      </w:pPr>
    </w:lvl>
    <w:lvl w:ilvl="6" w:tplc="1F3E0CD8">
      <w:start w:val="1"/>
      <w:numFmt w:val="decimal"/>
      <w:lvlText w:val="%7."/>
      <w:lvlJc w:val="left"/>
      <w:pPr>
        <w:ind w:left="720" w:hanging="360"/>
      </w:pPr>
    </w:lvl>
    <w:lvl w:ilvl="7" w:tplc="29ECC8F6">
      <w:start w:val="1"/>
      <w:numFmt w:val="decimal"/>
      <w:lvlText w:val="%8."/>
      <w:lvlJc w:val="left"/>
      <w:pPr>
        <w:ind w:left="720" w:hanging="360"/>
      </w:pPr>
    </w:lvl>
    <w:lvl w:ilvl="8" w:tplc="3A564DF0">
      <w:start w:val="1"/>
      <w:numFmt w:val="decimal"/>
      <w:lvlText w:val="%9."/>
      <w:lvlJc w:val="left"/>
      <w:pPr>
        <w:ind w:left="720" w:hanging="360"/>
      </w:pPr>
    </w:lvl>
  </w:abstractNum>
  <w:abstractNum w:abstractNumId="108" w15:restartNumberingAfterBreak="0">
    <w:nsid w:val="6C4E2CF7"/>
    <w:multiLevelType w:val="hybridMultilevel"/>
    <w:tmpl w:val="864C7F18"/>
    <w:lvl w:ilvl="0" w:tplc="5FA0E7EA">
      <w:start w:val="1"/>
      <w:numFmt w:val="decimal"/>
      <w:lvlText w:val="%1."/>
      <w:lvlJc w:val="left"/>
      <w:pPr>
        <w:ind w:left="1020" w:hanging="360"/>
      </w:pPr>
    </w:lvl>
    <w:lvl w:ilvl="1" w:tplc="BD38A308">
      <w:start w:val="1"/>
      <w:numFmt w:val="decimal"/>
      <w:lvlText w:val="%2."/>
      <w:lvlJc w:val="left"/>
      <w:pPr>
        <w:ind w:left="1020" w:hanging="360"/>
      </w:pPr>
    </w:lvl>
    <w:lvl w:ilvl="2" w:tplc="0AAA5E32">
      <w:start w:val="1"/>
      <w:numFmt w:val="decimal"/>
      <w:lvlText w:val="%3."/>
      <w:lvlJc w:val="left"/>
      <w:pPr>
        <w:ind w:left="1020" w:hanging="360"/>
      </w:pPr>
    </w:lvl>
    <w:lvl w:ilvl="3" w:tplc="3432BE18">
      <w:start w:val="1"/>
      <w:numFmt w:val="decimal"/>
      <w:lvlText w:val="%4."/>
      <w:lvlJc w:val="left"/>
      <w:pPr>
        <w:ind w:left="1020" w:hanging="360"/>
      </w:pPr>
    </w:lvl>
    <w:lvl w:ilvl="4" w:tplc="579A03DA">
      <w:start w:val="1"/>
      <w:numFmt w:val="decimal"/>
      <w:lvlText w:val="%5."/>
      <w:lvlJc w:val="left"/>
      <w:pPr>
        <w:ind w:left="1020" w:hanging="360"/>
      </w:pPr>
    </w:lvl>
    <w:lvl w:ilvl="5" w:tplc="15B4D84C">
      <w:start w:val="1"/>
      <w:numFmt w:val="decimal"/>
      <w:lvlText w:val="%6."/>
      <w:lvlJc w:val="left"/>
      <w:pPr>
        <w:ind w:left="1020" w:hanging="360"/>
      </w:pPr>
    </w:lvl>
    <w:lvl w:ilvl="6" w:tplc="6B260D98">
      <w:start w:val="1"/>
      <w:numFmt w:val="decimal"/>
      <w:lvlText w:val="%7."/>
      <w:lvlJc w:val="left"/>
      <w:pPr>
        <w:ind w:left="1020" w:hanging="360"/>
      </w:pPr>
    </w:lvl>
    <w:lvl w:ilvl="7" w:tplc="C720A72E">
      <w:start w:val="1"/>
      <w:numFmt w:val="decimal"/>
      <w:lvlText w:val="%8."/>
      <w:lvlJc w:val="left"/>
      <w:pPr>
        <w:ind w:left="1020" w:hanging="360"/>
      </w:pPr>
    </w:lvl>
    <w:lvl w:ilvl="8" w:tplc="2C644030">
      <w:start w:val="1"/>
      <w:numFmt w:val="decimal"/>
      <w:lvlText w:val="%9."/>
      <w:lvlJc w:val="left"/>
      <w:pPr>
        <w:ind w:left="1020" w:hanging="360"/>
      </w:pPr>
    </w:lvl>
  </w:abstractNum>
  <w:abstractNum w:abstractNumId="109" w15:restartNumberingAfterBreak="0">
    <w:nsid w:val="6C9F68E5"/>
    <w:multiLevelType w:val="multilevel"/>
    <w:tmpl w:val="6C9F68E5"/>
    <w:lvl w:ilvl="0">
      <w:start w:val="1"/>
      <w:numFmt w:val="bullet"/>
      <w:lvlText w:val=""/>
      <w:lvlJc w:val="left"/>
      <w:pPr>
        <w:ind w:left="440" w:hanging="440"/>
      </w:pPr>
      <w:rPr>
        <w:rFonts w:hint="default" w:ascii="Symbol" w:hAnsi="Symbol" w:cs="Symbol"/>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0" w15:restartNumberingAfterBreak="0">
    <w:nsid w:val="6CBF3279"/>
    <w:multiLevelType w:val="multilevel"/>
    <w:tmpl w:val="6CBF3279"/>
    <w:lvl w:ilvl="0">
      <w:start w:val="1"/>
      <w:numFmt w:val="bullet"/>
      <w:lvlText w:val="−"/>
      <w:lvlJc w:val="left"/>
      <w:pPr>
        <w:ind w:left="420" w:hanging="420"/>
      </w:pPr>
      <w:rPr>
        <w:rFonts w:hint="default" w:ascii="Times New Roman" w:hAnsi="Times New Roman" w:cs="Times New Roman"/>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111" w15:restartNumberingAfterBreak="0">
    <w:nsid w:val="6CC33198"/>
    <w:multiLevelType w:val="hybridMultilevel"/>
    <w:tmpl w:val="B8FC23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2" w15:restartNumberingAfterBreak="0">
    <w:nsid w:val="6CF421A1"/>
    <w:multiLevelType w:val="multilevel"/>
    <w:tmpl w:val="6CF421A1"/>
    <w:lvl w:ilvl="0">
      <w:start w:val="1"/>
      <w:numFmt w:val="bullet"/>
      <w:lvlText w:val=""/>
      <w:lvlJc w:val="left"/>
      <w:pPr>
        <w:ind w:left="420" w:hanging="420"/>
      </w:pPr>
      <w:rPr>
        <w:rFonts w:hint="default" w:ascii="Symbol" w:hAnsi="Symbol" w:cs="Symbol"/>
        <w:sz w:val="20"/>
        <w:szCs w:val="21"/>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113" w15:restartNumberingAfterBreak="0">
    <w:nsid w:val="6E2F5215"/>
    <w:multiLevelType w:val="multilevel"/>
    <w:tmpl w:val="958C9FAC"/>
    <w:lvl w:ilvl="0">
      <w:start w:val="1"/>
      <w:numFmt w:val="decimal"/>
      <w:lvlText w:val="%1."/>
      <w:lvlJc w:val="left"/>
      <w:pPr>
        <w:ind w:left="420" w:hanging="420"/>
      </w:pPr>
      <w:rPr>
        <w:sz w:val="24"/>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20" w:hanging="360"/>
      </w:pPr>
      <w:rPr>
        <w:rFonts w:hint="default" w:ascii="Symbol" w:hAnsi="Symbol"/>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4" w15:restartNumberingAfterBreak="0">
    <w:nsid w:val="6F6829BD"/>
    <w:multiLevelType w:val="multilevel"/>
    <w:tmpl w:val="6F6829BD"/>
    <w:lvl w:ilvl="0">
      <w:start w:val="1"/>
      <w:numFmt w:val="bullet"/>
      <w:lvlText w:val=""/>
      <w:lvlJc w:val="left"/>
      <w:pPr>
        <w:ind w:left="440" w:hanging="440"/>
      </w:pPr>
      <w:rPr>
        <w:rFonts w:hint="default" w:ascii="Symbol" w:hAnsi="Symbol" w:cs="Symbol"/>
      </w:rPr>
    </w:lvl>
    <w:lvl w:ilvl="1">
      <w:start w:val="1"/>
      <w:numFmt w:val="bullet"/>
      <w:lvlText w:val="o"/>
      <w:lvlJc w:val="left"/>
      <w:pPr>
        <w:ind w:left="1160" w:hanging="440"/>
      </w:pPr>
      <w:rPr>
        <w:rFonts w:hint="default" w:ascii="Courier New" w:hAnsi="Courier New" w:cs="Courier New"/>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5" w15:restartNumberingAfterBreak="0">
    <w:nsid w:val="70E00B16"/>
    <w:multiLevelType w:val="hybridMultilevel"/>
    <w:tmpl w:val="FFC26CF8"/>
    <w:lvl w:ilvl="0" w:tplc="D35AE4D8">
      <w:start w:val="1"/>
      <w:numFmt w:val="decimal"/>
      <w:lvlText w:val="%1."/>
      <w:lvlJc w:val="left"/>
      <w:pPr>
        <w:ind w:left="1020" w:hanging="360"/>
      </w:pPr>
    </w:lvl>
    <w:lvl w:ilvl="1" w:tplc="D86ADA0A">
      <w:start w:val="1"/>
      <w:numFmt w:val="decimal"/>
      <w:lvlText w:val="%2."/>
      <w:lvlJc w:val="left"/>
      <w:pPr>
        <w:ind w:left="1020" w:hanging="360"/>
      </w:pPr>
    </w:lvl>
    <w:lvl w:ilvl="2" w:tplc="29E458B8">
      <w:start w:val="1"/>
      <w:numFmt w:val="decimal"/>
      <w:lvlText w:val="%3."/>
      <w:lvlJc w:val="left"/>
      <w:pPr>
        <w:ind w:left="1020" w:hanging="360"/>
      </w:pPr>
    </w:lvl>
    <w:lvl w:ilvl="3" w:tplc="F79227B2">
      <w:start w:val="1"/>
      <w:numFmt w:val="decimal"/>
      <w:lvlText w:val="%4."/>
      <w:lvlJc w:val="left"/>
      <w:pPr>
        <w:ind w:left="1020" w:hanging="360"/>
      </w:pPr>
    </w:lvl>
    <w:lvl w:ilvl="4" w:tplc="531CE9AC">
      <w:start w:val="1"/>
      <w:numFmt w:val="decimal"/>
      <w:lvlText w:val="%5."/>
      <w:lvlJc w:val="left"/>
      <w:pPr>
        <w:ind w:left="1020" w:hanging="360"/>
      </w:pPr>
    </w:lvl>
    <w:lvl w:ilvl="5" w:tplc="1FC41DEE">
      <w:start w:val="1"/>
      <w:numFmt w:val="decimal"/>
      <w:lvlText w:val="%6."/>
      <w:lvlJc w:val="left"/>
      <w:pPr>
        <w:ind w:left="1020" w:hanging="360"/>
      </w:pPr>
    </w:lvl>
    <w:lvl w:ilvl="6" w:tplc="7C78A694">
      <w:start w:val="1"/>
      <w:numFmt w:val="decimal"/>
      <w:lvlText w:val="%7."/>
      <w:lvlJc w:val="left"/>
      <w:pPr>
        <w:ind w:left="1020" w:hanging="360"/>
      </w:pPr>
    </w:lvl>
    <w:lvl w:ilvl="7" w:tplc="0F70C018">
      <w:start w:val="1"/>
      <w:numFmt w:val="decimal"/>
      <w:lvlText w:val="%8."/>
      <w:lvlJc w:val="left"/>
      <w:pPr>
        <w:ind w:left="1020" w:hanging="360"/>
      </w:pPr>
    </w:lvl>
    <w:lvl w:ilvl="8" w:tplc="ED3493DA">
      <w:start w:val="1"/>
      <w:numFmt w:val="decimal"/>
      <w:lvlText w:val="%9."/>
      <w:lvlJc w:val="left"/>
      <w:pPr>
        <w:ind w:left="1020" w:hanging="360"/>
      </w:pPr>
    </w:lvl>
  </w:abstractNum>
  <w:abstractNum w:abstractNumId="116" w15:restartNumberingAfterBreak="0">
    <w:nsid w:val="71B15ADE"/>
    <w:multiLevelType w:val="multilevel"/>
    <w:tmpl w:val="71B15ADE"/>
    <w:lvl w:ilvl="0">
      <w:start w:val="1"/>
      <w:numFmt w:val="bullet"/>
      <w:lvlText w:val=""/>
      <w:lvlJc w:val="left"/>
      <w:pPr>
        <w:ind w:left="360" w:hanging="360"/>
      </w:pPr>
      <w:rPr>
        <w:rFonts w:hint="default" w:ascii="Symbol" w:hAnsi="Symbol" w:cs="Symbol"/>
        <w:color w:val="auto"/>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117" w15:restartNumberingAfterBreak="0">
    <w:nsid w:val="71CE49E2"/>
    <w:multiLevelType w:val="multilevel"/>
    <w:tmpl w:val="71CE49E2"/>
    <w:lvl w:ilvl="0">
      <w:start w:val="1"/>
      <w:numFmt w:val="bullet"/>
      <w:lvlText w:val=""/>
      <w:lvlJc w:val="left"/>
      <w:pPr>
        <w:ind w:left="440" w:hanging="440"/>
      </w:pPr>
      <w:rPr>
        <w:rFonts w:hint="default" w:ascii="Symbol" w:hAnsi="Symbol" w:cs="Symbol"/>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8" w15:restartNumberingAfterBreak="0">
    <w:nsid w:val="720947FE"/>
    <w:multiLevelType w:val="hybridMultilevel"/>
    <w:tmpl w:val="FFFFFFFF"/>
    <w:lvl w:ilvl="0" w:tplc="43D4897E">
      <w:start w:val="1"/>
      <w:numFmt w:val="bullet"/>
      <w:lvlText w:val=""/>
      <w:lvlJc w:val="left"/>
      <w:pPr>
        <w:ind w:left="420" w:hanging="420"/>
      </w:pPr>
      <w:rPr>
        <w:rFonts w:hint="default" w:ascii="Symbol" w:hAnsi="Symbol"/>
      </w:rPr>
    </w:lvl>
    <w:lvl w:ilvl="1" w:tplc="523E6424">
      <w:start w:val="1"/>
      <w:numFmt w:val="bullet"/>
      <w:lvlText w:val="o"/>
      <w:lvlJc w:val="left"/>
      <w:pPr>
        <w:ind w:left="840" w:hanging="420"/>
      </w:pPr>
      <w:rPr>
        <w:rFonts w:hint="default" w:ascii="Courier New" w:hAnsi="Courier New"/>
      </w:rPr>
    </w:lvl>
    <w:lvl w:ilvl="2" w:tplc="51D864BC">
      <w:start w:val="1"/>
      <w:numFmt w:val="bullet"/>
      <w:lvlText w:val=""/>
      <w:lvlJc w:val="left"/>
      <w:pPr>
        <w:ind w:left="1260" w:hanging="420"/>
      </w:pPr>
      <w:rPr>
        <w:rFonts w:hint="default" w:ascii="Wingdings" w:hAnsi="Wingdings"/>
      </w:rPr>
    </w:lvl>
    <w:lvl w:ilvl="3" w:tplc="D60407C4">
      <w:start w:val="1"/>
      <w:numFmt w:val="bullet"/>
      <w:lvlText w:val=""/>
      <w:lvlJc w:val="left"/>
      <w:pPr>
        <w:ind w:left="1680" w:hanging="420"/>
      </w:pPr>
      <w:rPr>
        <w:rFonts w:hint="default" w:ascii="Symbol" w:hAnsi="Symbol"/>
      </w:rPr>
    </w:lvl>
    <w:lvl w:ilvl="4" w:tplc="2AB4C884">
      <w:start w:val="1"/>
      <w:numFmt w:val="bullet"/>
      <w:lvlText w:val="o"/>
      <w:lvlJc w:val="left"/>
      <w:pPr>
        <w:ind w:left="2100" w:hanging="420"/>
      </w:pPr>
      <w:rPr>
        <w:rFonts w:hint="default" w:ascii="Courier New" w:hAnsi="Courier New"/>
      </w:rPr>
    </w:lvl>
    <w:lvl w:ilvl="5" w:tplc="0E08CE8E">
      <w:start w:val="1"/>
      <w:numFmt w:val="bullet"/>
      <w:lvlText w:val=""/>
      <w:lvlJc w:val="left"/>
      <w:pPr>
        <w:ind w:left="2520" w:hanging="420"/>
      </w:pPr>
      <w:rPr>
        <w:rFonts w:hint="default" w:ascii="Wingdings" w:hAnsi="Wingdings"/>
      </w:rPr>
    </w:lvl>
    <w:lvl w:ilvl="6" w:tplc="B78ADE5E">
      <w:start w:val="1"/>
      <w:numFmt w:val="bullet"/>
      <w:lvlText w:val=""/>
      <w:lvlJc w:val="left"/>
      <w:pPr>
        <w:ind w:left="2940" w:hanging="420"/>
      </w:pPr>
      <w:rPr>
        <w:rFonts w:hint="default" w:ascii="Symbol" w:hAnsi="Symbol"/>
      </w:rPr>
    </w:lvl>
    <w:lvl w:ilvl="7" w:tplc="5680BE48">
      <w:start w:val="1"/>
      <w:numFmt w:val="bullet"/>
      <w:lvlText w:val="o"/>
      <w:lvlJc w:val="left"/>
      <w:pPr>
        <w:ind w:left="3360" w:hanging="420"/>
      </w:pPr>
      <w:rPr>
        <w:rFonts w:hint="default" w:ascii="Courier New" w:hAnsi="Courier New"/>
      </w:rPr>
    </w:lvl>
    <w:lvl w:ilvl="8" w:tplc="6792CCBA">
      <w:start w:val="1"/>
      <w:numFmt w:val="bullet"/>
      <w:lvlText w:val=""/>
      <w:lvlJc w:val="left"/>
      <w:pPr>
        <w:ind w:left="3780" w:hanging="420"/>
      </w:pPr>
      <w:rPr>
        <w:rFonts w:hint="default" w:ascii="Wingdings" w:hAnsi="Wingdings"/>
      </w:rPr>
    </w:lvl>
  </w:abstractNum>
  <w:abstractNum w:abstractNumId="119" w15:restartNumberingAfterBreak="0">
    <w:nsid w:val="7274211B"/>
    <w:multiLevelType w:val="multilevel"/>
    <w:tmpl w:val="7274211B"/>
    <w:lvl w:ilvl="0">
      <w:start w:val="1"/>
      <w:numFmt w:val="bullet"/>
      <w:lvlText w:val=""/>
      <w:lvlJc w:val="left"/>
      <w:pPr>
        <w:ind w:left="440" w:hanging="440"/>
      </w:pPr>
      <w:rPr>
        <w:rFonts w:hint="default" w:ascii="Symbol" w:hAnsi="Symbol" w:cs="Symbol"/>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0" w15:restartNumberingAfterBreak="0">
    <w:nsid w:val="75353626"/>
    <w:multiLevelType w:val="multilevel"/>
    <w:tmpl w:val="75353626"/>
    <w:lvl w:ilvl="0">
      <w:start w:val="1"/>
      <w:numFmt w:val="bullet"/>
      <w:lvlText w:val=""/>
      <w:lvlJc w:val="left"/>
      <w:pPr>
        <w:ind w:left="420" w:hanging="420"/>
      </w:pPr>
      <w:rPr>
        <w:rFonts w:hint="default" w:ascii="Symbol" w:hAnsi="Symbol" w:cs="Symbol"/>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121" w15:restartNumberingAfterBreak="0">
    <w:nsid w:val="75D95341"/>
    <w:multiLevelType w:val="multilevel"/>
    <w:tmpl w:val="75D95341"/>
    <w:lvl w:ilvl="0">
      <w:start w:val="1"/>
      <w:numFmt w:val="decimal"/>
      <w:lvlText w:val="%1."/>
      <w:lvlJc w:val="left"/>
      <w:pPr>
        <w:ind w:left="440" w:hanging="440"/>
      </w:pPr>
      <w:rPr>
        <w:rFonts w:hint="default" w:ascii="Times New Roman" w:hAnsi="Times New Roman" w:cs="Times New Roman"/>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2" w15:restartNumberingAfterBreak="0">
    <w:nsid w:val="769A4353"/>
    <w:multiLevelType w:val="multilevel"/>
    <w:tmpl w:val="769A4353"/>
    <w:lvl w:ilvl="0">
      <w:start w:val="1"/>
      <w:numFmt w:val="bullet"/>
      <w:lvlText w:val=""/>
      <w:lvlJc w:val="left"/>
      <w:pPr>
        <w:ind w:left="420" w:hanging="420"/>
      </w:pPr>
      <w:rPr>
        <w:rFonts w:hint="default" w:ascii="Symbol" w:hAnsi="Symbol" w:cs="Symbol"/>
        <w:sz w:val="20"/>
        <w:szCs w:val="21"/>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Wingdings" w:hAnsi="Wingdings"/>
      </w:rPr>
    </w:lvl>
    <w:lvl w:ilvl="4">
      <w:start w:val="1"/>
      <w:numFmt w:val="bullet"/>
      <w:lvlText w:val=""/>
      <w:lvlJc w:val="left"/>
      <w:pPr>
        <w:ind w:left="2100" w:hanging="420"/>
      </w:pPr>
      <w:rPr>
        <w:rFonts w:hint="default" w:ascii="Wingdings" w:hAnsi="Wingdings"/>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abstractNum>
  <w:abstractNum w:abstractNumId="123" w15:restartNumberingAfterBreak="0">
    <w:nsid w:val="777B75A2"/>
    <w:multiLevelType w:val="multilevel"/>
    <w:tmpl w:val="777B75A2"/>
    <w:lvl w:ilvl="0">
      <w:start w:val="1"/>
      <w:numFmt w:val="bullet"/>
      <w:lvlText w:val=""/>
      <w:lvlJc w:val="left"/>
      <w:pPr>
        <w:ind w:left="440" w:hanging="440"/>
      </w:pPr>
      <w:rPr>
        <w:rFonts w:hint="default" w:ascii="Symbol" w:hAnsi="Symbol" w:cs="Symbol"/>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4" w15:restartNumberingAfterBreak="0">
    <w:nsid w:val="791E4171"/>
    <w:multiLevelType w:val="hybridMultilevel"/>
    <w:tmpl w:val="917A5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9B43327"/>
    <w:multiLevelType w:val="multilevel"/>
    <w:tmpl w:val="79B43327"/>
    <w:lvl w:ilvl="0">
      <w:start w:val="1"/>
      <w:numFmt w:val="bullet"/>
      <w:lvlText w:val=""/>
      <w:lvlJc w:val="left"/>
      <w:pPr>
        <w:ind w:left="360" w:hanging="360"/>
      </w:pPr>
      <w:rPr>
        <w:rFonts w:hint="default" w:ascii="Symbol" w:hAnsi="Symbol" w:cs="Symbol"/>
        <w:color w:val="auto"/>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126" w15:restartNumberingAfterBreak="0">
    <w:nsid w:val="7AE035B4"/>
    <w:multiLevelType w:val="multilevel"/>
    <w:tmpl w:val="7AE035B4"/>
    <w:lvl w:ilvl="0">
      <w:start w:val="1"/>
      <w:numFmt w:val="decimal"/>
      <w:pStyle w:val="Level1"/>
      <w:lvlText w:val="%1."/>
      <w:lvlJc w:val="left"/>
      <w:pPr>
        <w:ind w:left="720" w:hanging="360"/>
      </w:pPr>
      <w:rPr>
        <w:rFonts w:ascii="Times New Roman" w:hAnsi="Times New Roman"/>
        <w:bCs w:val="0"/>
        <w:i w:val="0"/>
        <w:iCs w:val="0"/>
        <w:smallCaps w:val="0"/>
        <w:strike w:val="0"/>
        <w:dstrike w:val="0"/>
        <w:outline w:val="0"/>
        <w:shadow w:val="0"/>
        <w:emboss w:val="0"/>
        <w:imprint w:val="0"/>
        <w:vanish w:val="0"/>
        <w:spacing w:val="0"/>
        <w:kern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Level2"/>
      <w:isLgl/>
      <w:lvlText w:val="%1.%2"/>
      <w:lvlJc w:val="left"/>
      <w:pPr>
        <w:ind w:left="1080" w:hanging="720"/>
      </w:pPr>
      <w:rPr>
        <w:rFonts w:hint="default" w:ascii="Times New Roman" w:hAnsi="Times New Roman" w:cs="Times New Roman"/>
      </w:rPr>
    </w:lvl>
    <w:lvl w:ilvl="2">
      <w:start w:val="1"/>
      <w:numFmt w:val="decimal"/>
      <w:pStyle w:val="Level3"/>
      <w:isLgl/>
      <w:lvlText w:val="%1.%2.%3"/>
      <w:lvlJc w:val="left"/>
      <w:pPr>
        <w:ind w:left="1080" w:hanging="720"/>
      </w:pPr>
      <w:rPr>
        <w:rFonts w:hint="default"/>
      </w:rPr>
    </w:lvl>
    <w:lvl w:ilvl="3">
      <w:start w:val="1"/>
      <w:numFmt w:val="decimal"/>
      <w:pStyle w:val="Level4"/>
      <w:isLgl/>
      <w:lvlText w:val="%1.%2.%3.%4"/>
      <w:lvlJc w:val="left"/>
      <w:pPr>
        <w:ind w:left="1440" w:hanging="1080"/>
      </w:pPr>
      <w:rPr>
        <w:rFonts w:hint="default"/>
      </w:rPr>
    </w:lvl>
    <w:lvl w:ilvl="4">
      <w:start w:val="1"/>
      <w:numFmt w:val="decimal"/>
      <w:pStyle w:val="Level5"/>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7" w15:restartNumberingAfterBreak="0">
    <w:nsid w:val="7D237543"/>
    <w:multiLevelType w:val="multilevel"/>
    <w:tmpl w:val="7D237543"/>
    <w:lvl w:ilvl="0">
      <w:start w:val="1"/>
      <w:numFmt w:val="bullet"/>
      <w:lvlText w:val=""/>
      <w:lvlJc w:val="left"/>
      <w:pPr>
        <w:ind w:left="440" w:hanging="440"/>
      </w:pPr>
      <w:rPr>
        <w:rFonts w:hint="default" w:ascii="Symbol" w:hAnsi="Symbol" w:cs="Symbol"/>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8" w15:restartNumberingAfterBreak="0">
    <w:nsid w:val="7D2D778F"/>
    <w:multiLevelType w:val="multilevel"/>
    <w:tmpl w:val="7D2D778F"/>
    <w:lvl w:ilvl="0">
      <w:start w:val="1"/>
      <w:numFmt w:val="decimal"/>
      <w:lvlText w:val="%1."/>
      <w:lvlJc w:val="left"/>
      <w:pPr>
        <w:ind w:left="420" w:hanging="420"/>
      </w:pPr>
      <w:rPr>
        <w:sz w:val="24"/>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9" w15:restartNumberingAfterBreak="0">
    <w:nsid w:val="7FFB0E64"/>
    <w:multiLevelType w:val="multilevel"/>
    <w:tmpl w:val="7FFB0E64"/>
    <w:lvl w:ilvl="0">
      <w:start w:val="1"/>
      <w:numFmt w:val="bullet"/>
      <w:lvlText w:val=""/>
      <w:lvlJc w:val="left"/>
      <w:pPr>
        <w:ind w:left="440" w:hanging="440"/>
      </w:pPr>
      <w:rPr>
        <w:rFonts w:hint="default" w:ascii="Symbol" w:hAnsi="Symbol" w:cs="Symbol"/>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16cid:durableId="1288317869">
    <w:abstractNumId w:val="97"/>
  </w:num>
  <w:num w:numId="2" w16cid:durableId="839731199">
    <w:abstractNumId w:val="9"/>
  </w:num>
  <w:num w:numId="3" w16cid:durableId="1001467724">
    <w:abstractNumId w:val="3"/>
  </w:num>
  <w:num w:numId="4" w16cid:durableId="1655989305">
    <w:abstractNumId w:val="5"/>
  </w:num>
  <w:num w:numId="5" w16cid:durableId="2011130933">
    <w:abstractNumId w:val="8"/>
  </w:num>
  <w:num w:numId="6" w16cid:durableId="223033468">
    <w:abstractNumId w:val="98"/>
  </w:num>
  <w:num w:numId="7" w16cid:durableId="1549878888">
    <w:abstractNumId w:val="6"/>
  </w:num>
  <w:num w:numId="8" w16cid:durableId="1988431744">
    <w:abstractNumId w:val="2"/>
  </w:num>
  <w:num w:numId="9" w16cid:durableId="1981840285">
    <w:abstractNumId w:val="7"/>
  </w:num>
  <w:num w:numId="10" w16cid:durableId="1233391264">
    <w:abstractNumId w:val="4"/>
  </w:num>
  <w:num w:numId="11" w16cid:durableId="243073127">
    <w:abstractNumId w:val="1"/>
  </w:num>
  <w:num w:numId="12" w16cid:durableId="856431733">
    <w:abstractNumId w:val="0"/>
  </w:num>
  <w:num w:numId="13" w16cid:durableId="1477255317">
    <w:abstractNumId w:val="31"/>
  </w:num>
  <w:num w:numId="14" w16cid:durableId="1080325599">
    <w:abstractNumId w:val="52"/>
  </w:num>
  <w:num w:numId="15" w16cid:durableId="452990306">
    <w:abstractNumId w:val="28"/>
  </w:num>
  <w:num w:numId="16" w16cid:durableId="1173178565">
    <w:abstractNumId w:val="32"/>
  </w:num>
  <w:num w:numId="17" w16cid:durableId="251551843">
    <w:abstractNumId w:val="126"/>
  </w:num>
  <w:num w:numId="18" w16cid:durableId="724108401">
    <w:abstractNumId w:val="101"/>
  </w:num>
  <w:num w:numId="19" w16cid:durableId="58095855">
    <w:abstractNumId w:val="56"/>
  </w:num>
  <w:num w:numId="20" w16cid:durableId="573469301">
    <w:abstractNumId w:val="73"/>
  </w:num>
  <w:num w:numId="21" w16cid:durableId="716011613">
    <w:abstractNumId w:val="49"/>
  </w:num>
  <w:num w:numId="22" w16cid:durableId="891304039">
    <w:abstractNumId w:val="85"/>
  </w:num>
  <w:num w:numId="23" w16cid:durableId="681247119">
    <w:abstractNumId w:val="27"/>
  </w:num>
  <w:num w:numId="24" w16cid:durableId="36705509">
    <w:abstractNumId w:val="61"/>
  </w:num>
  <w:num w:numId="25" w16cid:durableId="1665627882">
    <w:abstractNumId w:val="60"/>
  </w:num>
  <w:num w:numId="26" w16cid:durableId="1578979080">
    <w:abstractNumId w:val="44"/>
  </w:num>
  <w:num w:numId="27" w16cid:durableId="1473326499">
    <w:abstractNumId w:val="117"/>
  </w:num>
  <w:num w:numId="28" w16cid:durableId="596063484">
    <w:abstractNumId w:val="80"/>
  </w:num>
  <w:num w:numId="29" w16cid:durableId="1181510357">
    <w:abstractNumId w:val="26"/>
  </w:num>
  <w:num w:numId="30" w16cid:durableId="1354770684">
    <w:abstractNumId w:val="127"/>
  </w:num>
  <w:num w:numId="31" w16cid:durableId="610287813">
    <w:abstractNumId w:val="89"/>
  </w:num>
  <w:num w:numId="32" w16cid:durableId="317811858">
    <w:abstractNumId w:val="102"/>
  </w:num>
  <w:num w:numId="33" w16cid:durableId="396055646">
    <w:abstractNumId w:val="54"/>
  </w:num>
  <w:num w:numId="34" w16cid:durableId="785465921">
    <w:abstractNumId w:val="39"/>
  </w:num>
  <w:num w:numId="35" w16cid:durableId="484585504">
    <w:abstractNumId w:val="63"/>
  </w:num>
  <w:num w:numId="36" w16cid:durableId="722100079">
    <w:abstractNumId w:val="22"/>
  </w:num>
  <w:num w:numId="37" w16cid:durableId="991642595">
    <w:abstractNumId w:val="79"/>
  </w:num>
  <w:num w:numId="38" w16cid:durableId="1413818921">
    <w:abstractNumId w:val="82"/>
  </w:num>
  <w:num w:numId="39" w16cid:durableId="104622689">
    <w:abstractNumId w:val="17"/>
  </w:num>
  <w:num w:numId="40" w16cid:durableId="2045861399">
    <w:abstractNumId w:val="50"/>
  </w:num>
  <w:num w:numId="41" w16cid:durableId="1213079890">
    <w:abstractNumId w:val="37"/>
  </w:num>
  <w:num w:numId="42" w16cid:durableId="806168552">
    <w:abstractNumId w:val="103"/>
  </w:num>
  <w:num w:numId="43" w16cid:durableId="1004744003">
    <w:abstractNumId w:val="121"/>
  </w:num>
  <w:num w:numId="44" w16cid:durableId="520169500">
    <w:abstractNumId w:val="74"/>
  </w:num>
  <w:num w:numId="45" w16cid:durableId="884368103">
    <w:abstractNumId w:val="47"/>
  </w:num>
  <w:num w:numId="46" w16cid:durableId="1015613749">
    <w:abstractNumId w:val="33"/>
  </w:num>
  <w:num w:numId="47" w16cid:durableId="2107995775">
    <w:abstractNumId w:val="112"/>
  </w:num>
  <w:num w:numId="48" w16cid:durableId="137383760">
    <w:abstractNumId w:val="15"/>
  </w:num>
  <w:num w:numId="49" w16cid:durableId="713581312">
    <w:abstractNumId w:val="51"/>
  </w:num>
  <w:num w:numId="50" w16cid:durableId="1421756595">
    <w:abstractNumId w:val="122"/>
  </w:num>
  <w:num w:numId="51" w16cid:durableId="576325226">
    <w:abstractNumId w:val="64"/>
  </w:num>
  <w:num w:numId="52" w16cid:durableId="770010234">
    <w:abstractNumId w:val="65"/>
  </w:num>
  <w:num w:numId="53" w16cid:durableId="1774520220">
    <w:abstractNumId w:val="81"/>
  </w:num>
  <w:num w:numId="54" w16cid:durableId="2090538868">
    <w:abstractNumId w:val="83"/>
  </w:num>
  <w:num w:numId="55" w16cid:durableId="123164643">
    <w:abstractNumId w:val="113"/>
  </w:num>
  <w:num w:numId="56" w16cid:durableId="1486163693">
    <w:abstractNumId w:val="21"/>
  </w:num>
  <w:num w:numId="57" w16cid:durableId="626200735">
    <w:abstractNumId w:val="42"/>
  </w:num>
  <w:num w:numId="58" w16cid:durableId="394739653">
    <w:abstractNumId w:val="13"/>
  </w:num>
  <w:num w:numId="59" w16cid:durableId="1963605728">
    <w:abstractNumId w:val="105"/>
  </w:num>
  <w:num w:numId="60" w16cid:durableId="1478187165">
    <w:abstractNumId w:val="116"/>
  </w:num>
  <w:num w:numId="61" w16cid:durableId="138115088">
    <w:abstractNumId w:val="67"/>
  </w:num>
  <w:num w:numId="62" w16cid:durableId="1807576954">
    <w:abstractNumId w:val="78"/>
  </w:num>
  <w:num w:numId="63" w16cid:durableId="1394350089">
    <w:abstractNumId w:val="77"/>
  </w:num>
  <w:num w:numId="64" w16cid:durableId="1556508025">
    <w:abstractNumId w:val="87"/>
  </w:num>
  <w:num w:numId="65" w16cid:durableId="1414669309">
    <w:abstractNumId w:val="96"/>
  </w:num>
  <w:num w:numId="66" w16cid:durableId="279340105">
    <w:abstractNumId w:val="91"/>
  </w:num>
  <w:num w:numId="67" w16cid:durableId="1002583749">
    <w:abstractNumId w:val="119"/>
  </w:num>
  <w:num w:numId="68" w16cid:durableId="581573260">
    <w:abstractNumId w:val="128"/>
  </w:num>
  <w:num w:numId="69" w16cid:durableId="1783725737">
    <w:abstractNumId w:val="123"/>
  </w:num>
  <w:num w:numId="70" w16cid:durableId="2008819913">
    <w:abstractNumId w:val="66"/>
  </w:num>
  <w:num w:numId="71" w16cid:durableId="325743965">
    <w:abstractNumId w:val="90"/>
  </w:num>
  <w:num w:numId="72" w16cid:durableId="1643074736">
    <w:abstractNumId w:val="110"/>
  </w:num>
  <w:num w:numId="73" w16cid:durableId="2077122638">
    <w:abstractNumId w:val="53"/>
  </w:num>
  <w:num w:numId="74" w16cid:durableId="177698248">
    <w:abstractNumId w:val="88"/>
  </w:num>
  <w:num w:numId="75" w16cid:durableId="1666087555">
    <w:abstractNumId w:val="114"/>
  </w:num>
  <w:num w:numId="76" w16cid:durableId="673384530">
    <w:abstractNumId w:val="16"/>
  </w:num>
  <w:num w:numId="77" w16cid:durableId="854077576">
    <w:abstractNumId w:val="35"/>
  </w:num>
  <w:num w:numId="78" w16cid:durableId="1158689965">
    <w:abstractNumId w:val="109"/>
  </w:num>
  <w:num w:numId="79" w16cid:durableId="57291744">
    <w:abstractNumId w:val="20"/>
  </w:num>
  <w:num w:numId="80" w16cid:durableId="690255864">
    <w:abstractNumId w:val="125"/>
  </w:num>
  <w:num w:numId="81" w16cid:durableId="1095637915">
    <w:abstractNumId w:val="24"/>
  </w:num>
  <w:num w:numId="82" w16cid:durableId="465009822">
    <w:abstractNumId w:val="41"/>
  </w:num>
  <w:num w:numId="83" w16cid:durableId="97406542">
    <w:abstractNumId w:val="84"/>
  </w:num>
  <w:num w:numId="84" w16cid:durableId="1660962873">
    <w:abstractNumId w:val="59"/>
  </w:num>
  <w:num w:numId="85" w16cid:durableId="1877810105">
    <w:abstractNumId w:val="25"/>
  </w:num>
  <w:num w:numId="86" w16cid:durableId="1537549643">
    <w:abstractNumId w:val="129"/>
  </w:num>
  <w:num w:numId="87" w16cid:durableId="1155485638">
    <w:abstractNumId w:val="92"/>
  </w:num>
  <w:num w:numId="88" w16cid:durableId="712460143">
    <w:abstractNumId w:val="120"/>
  </w:num>
  <w:num w:numId="89" w16cid:durableId="1044212105">
    <w:abstractNumId w:val="57"/>
  </w:num>
  <w:num w:numId="90" w16cid:durableId="1435396005">
    <w:abstractNumId w:val="68"/>
  </w:num>
  <w:num w:numId="91" w16cid:durableId="316348278">
    <w:abstractNumId w:val="62"/>
  </w:num>
  <w:num w:numId="92" w16cid:durableId="1000886879">
    <w:abstractNumId w:val="38"/>
  </w:num>
  <w:num w:numId="93" w16cid:durableId="604845215">
    <w:abstractNumId w:val="95"/>
  </w:num>
  <w:num w:numId="94" w16cid:durableId="1576084353">
    <w:abstractNumId w:val="76"/>
  </w:num>
  <w:num w:numId="95" w16cid:durableId="953945913">
    <w:abstractNumId w:val="10"/>
  </w:num>
  <w:num w:numId="96" w16cid:durableId="514923732">
    <w:abstractNumId w:val="14"/>
  </w:num>
  <w:num w:numId="97" w16cid:durableId="125004441">
    <w:abstractNumId w:val="86"/>
  </w:num>
  <w:num w:numId="98" w16cid:durableId="813564743">
    <w:abstractNumId w:val="100"/>
  </w:num>
  <w:num w:numId="99" w16cid:durableId="1241254814">
    <w:abstractNumId w:val="104"/>
  </w:num>
  <w:num w:numId="100" w16cid:durableId="1673292120">
    <w:abstractNumId w:val="46"/>
  </w:num>
  <w:num w:numId="101" w16cid:durableId="626201871">
    <w:abstractNumId w:val="99"/>
  </w:num>
  <w:num w:numId="102" w16cid:durableId="1505511988">
    <w:abstractNumId w:val="18"/>
  </w:num>
  <w:num w:numId="103" w16cid:durableId="629700895">
    <w:abstractNumId w:val="11"/>
  </w:num>
  <w:num w:numId="104" w16cid:durableId="62997429">
    <w:abstractNumId w:val="108"/>
  </w:num>
  <w:num w:numId="105" w16cid:durableId="1685983152">
    <w:abstractNumId w:val="12"/>
  </w:num>
  <w:num w:numId="106" w16cid:durableId="1581865606">
    <w:abstractNumId w:val="30"/>
  </w:num>
  <w:num w:numId="107" w16cid:durableId="1372848144">
    <w:abstractNumId w:val="97"/>
  </w:num>
  <w:num w:numId="108" w16cid:durableId="962268263">
    <w:abstractNumId w:val="111"/>
  </w:num>
  <w:num w:numId="109" w16cid:durableId="2029406326">
    <w:abstractNumId w:val="124"/>
  </w:num>
  <w:num w:numId="110" w16cid:durableId="1552688847">
    <w:abstractNumId w:val="97"/>
  </w:num>
  <w:num w:numId="111" w16cid:durableId="1294097706">
    <w:abstractNumId w:val="97"/>
  </w:num>
  <w:num w:numId="112" w16cid:durableId="179005640">
    <w:abstractNumId w:val="19"/>
  </w:num>
  <w:num w:numId="113" w16cid:durableId="456334703">
    <w:abstractNumId w:val="71"/>
  </w:num>
  <w:num w:numId="114" w16cid:durableId="1312519520">
    <w:abstractNumId w:val="48"/>
  </w:num>
  <w:num w:numId="115" w16cid:durableId="541988492">
    <w:abstractNumId w:val="58"/>
  </w:num>
  <w:num w:numId="116" w16cid:durableId="1546872318">
    <w:abstractNumId w:val="55"/>
  </w:num>
  <w:num w:numId="117" w16cid:durableId="2027436232">
    <w:abstractNumId w:val="40"/>
  </w:num>
  <w:num w:numId="118" w16cid:durableId="1137142432">
    <w:abstractNumId w:val="70"/>
  </w:num>
  <w:num w:numId="119" w16cid:durableId="1569881314">
    <w:abstractNumId w:val="115"/>
  </w:num>
  <w:num w:numId="120" w16cid:durableId="656887391">
    <w:abstractNumId w:val="107"/>
  </w:num>
  <w:num w:numId="121" w16cid:durableId="2106027440">
    <w:abstractNumId w:val="45"/>
  </w:num>
  <w:num w:numId="122" w16cid:durableId="1549226539">
    <w:abstractNumId w:val="43"/>
  </w:num>
  <w:num w:numId="123" w16cid:durableId="908467302">
    <w:abstractNumId w:val="106"/>
  </w:num>
  <w:num w:numId="124" w16cid:durableId="2103451986">
    <w:abstractNumId w:val="69"/>
  </w:num>
  <w:num w:numId="125" w16cid:durableId="1005205643">
    <w:abstractNumId w:val="36"/>
  </w:num>
  <w:num w:numId="126" w16cid:durableId="1580093198">
    <w:abstractNumId w:val="75"/>
  </w:num>
  <w:num w:numId="127" w16cid:durableId="1405295932">
    <w:abstractNumId w:val="34"/>
  </w:num>
  <w:num w:numId="128" w16cid:durableId="1617254543">
    <w:abstractNumId w:val="97"/>
  </w:num>
  <w:num w:numId="129" w16cid:durableId="1148979774">
    <w:abstractNumId w:val="97"/>
  </w:num>
  <w:num w:numId="130" w16cid:durableId="375207264">
    <w:abstractNumId w:val="97"/>
  </w:num>
  <w:num w:numId="131" w16cid:durableId="1850942044">
    <w:abstractNumId w:val="94"/>
  </w:num>
  <w:num w:numId="132" w16cid:durableId="351106144">
    <w:abstractNumId w:val="93"/>
  </w:num>
  <w:num w:numId="133" w16cid:durableId="1252084017">
    <w:abstractNumId w:val="29"/>
  </w:num>
  <w:num w:numId="134" w16cid:durableId="945160857">
    <w:abstractNumId w:val="72"/>
  </w:num>
  <w:num w:numId="135" w16cid:durableId="683090863">
    <w:abstractNumId w:val="23"/>
  </w:num>
  <w:num w:numId="136" w16cid:durableId="2017998782">
    <w:abstractNumId w:val="118"/>
  </w:num>
  <w:numIdMacAtCleanup w:val="1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i, Dan">
    <w15:presenceInfo w15:providerId="AD" w15:userId="S::dbai@dmed-clinipace.com::f12a115f-12db-4cb8-9449-e60c522b8695"/>
  </w15:person>
  <w15:person w15:author="黄 亮">
    <w15:presenceInfo w15:providerId="AD" w15:userId="S::liang.huang@immuneonco.partner.onmschina.cn::ac6da524-f4d7-4421-af99-abbe3fce626d"/>
  </w15:person>
  <w15:person w15:author="Dan Bai">
    <w15:presenceInfo w15:providerId="AD" w15:userId="S::dan.bai@dmedglobal.com::6e8f5d82-c309-4f1e-ba2f-291329ddbd43"/>
  </w15:person>
  <w15:person w15:author="Dan">
    <w15:presenceInfo w15:providerId="AD" w15:userId="S::dan.bai@dmedglobal.com::6e8f5d82-c309-4f1e-ba2f-291329ddbd43"/>
  </w15:person>
  <w15:person w15:author="丁 扬">
    <w15:presenceInfo w15:providerId="AD" w15:userId="S::yang.ding@immuneonco.partner.onmschina.cn::fe6db2a6-0bff-43ba-ad51-d01652039ed6"/>
  </w15:person>
  <w15:person w15:author="vivi">
    <w15:presenceInfo w15:providerId="None" w15:userId="vivi"/>
  </w15:person>
  <w15:person w15:author="Liang, Qunfeng">
    <w15:presenceInfo w15:providerId="AD" w15:userId="S::qliang@caidya.com::83d4d686-c452-4016-9551-bfbb823ba82e"/>
  </w15:person>
  <w15:person w15:author="Xie, Zhidong">
    <w15:presenceInfo w15:providerId="AD" w15:userId="S::zhxie@dmed-clinipace.com::741ffef6-7bcf-4bc4-9c11-00c5c20d7eec"/>
  </w15:person>
  <w15:person w15:author="Li, Wenting">
    <w15:presenceInfo w15:providerId="AD" w15:userId="S::WLi@dmed-clinipace.com::560d6eaa-732f-47a2-9270-42a5a44dbe48"/>
  </w15:person>
  <w15:person w15:author="Dan Bai [2]">
    <w15:presenceInfo w15:providerId="None" w15:userId="Dan Bai"/>
  </w15:person>
  <w15:person w15:author="孟 薇">
    <w15:presenceInfo w15:providerId="AD" w15:userId="S::wei.meng@immuneonco.partner.onmschina.cn::7c63d157-4fcd-46b4-8d8c-b2758e87cd37"/>
  </w15:person>
  <w15:person w15:author="Zhongyu">
    <w15:presenceInfo w15:providerId="AD" w15:userId="S::ZhoLi@dmed-clinipace.com::93c9ade6-195d-49bb-a143-ef20e24beaaa"/>
  </w15:person>
  <w15:person w15:author="杨 志军">
    <w15:presenceInfo w15:providerId="AD" w15:userId="S::zhijun.yang@immuneonco.partner.onmschina.cn::7f16d843-3ce9-4ea3-a8c9-98cc82047ced"/>
  </w15:person>
  <w15:person w15:author="王 桢">
    <w15:presenceInfo w15:providerId="AD" w15:userId="S::zhen.wang@immuneonco.partner.onmschina.cn::9326736c-c6f5-4cb9-94aa-802aa3719a16"/>
  </w15:person>
  <w15:person w15:author="纵祯祯">
    <w15:presenceInfo w15:providerId="AD" w15:userId="S::zhenzhen.zong@immuneonco.partner.onmschina.cn::ba67ebf9-57a6-4b14-9785-5202a32b5c97"/>
  </w15:person>
  <w15:person w15:author="Zhongyu Li">
    <w15:presenceInfo w15:providerId="Windows Live" w15:userId="3ecc3167bdbae9b2"/>
  </w15:person>
  <w15:person w15:author="冯 可">
    <w15:presenceInfo w15:providerId="AD" w15:userId="S::ke.feng@immuneonco.partner.onmschina.cn::0e85b321-4f4e-4bbd-92a2-e3de79f3f218"/>
  </w15:person>
  <w15:person w15:author="Li, Zhongyu">
    <w15:presenceInfo w15:providerId="AD" w15:userId="S::ZhoLi@dmed-clinipace.com::93c9ade6-195d-49bb-a143-ef20e24beaaa"/>
  </w15:person>
  <w15:person w15:author="JEN LI">
    <w15:presenceInfo w15:providerId="None" w15:userId="JEN LI"/>
  </w15:person>
  <w15:person w15:author="高 玉阳">
    <w15:presenceInfo w15:providerId="AD" w15:userId="S::yuyang.gao@immuneonco.partner.onmschina.cn::c3cfd5b4-a7ab-48a4-88fd-959d23ed9255"/>
  </w15:person>
  <w15:person w15:author="Wang, Yulin">
    <w15:presenceInfo w15:providerId="AD" w15:userId="S::YuwWang@dmed-clinipace.com::e9a0b915-4aa1-418f-a70e-d4bd6e90ce80"/>
  </w15:person>
  <w15:person w15:author="赵 西雯">
    <w15:presenceInfo w15:providerId="AD" w15:userId="S::xiwen.zhao@immuneonco.partner.onmschina.cn::04239778-d8ee-448f-b621-b6e2960ce0f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bordersDoNotSurroundHeader/>
  <w:bordersDoNotSurroundFooter/>
  <w:gutterAtTop/>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trackRevisions w:val="true"/>
  <w:documentProtection w:edit="readOnly"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Q0NTIwMzI2NTE1MDdX0lEKTi0uzszPAykwNKwFAO5MY2EtAAAA"/>
    <w:docVar w:name="commondata" w:val="eyJoZGlkIjoiZDE2MWY4MTQ4MTFlYWM5ODZkMDg0NTI3NzcwMjY5ZmQifQ=="/>
    <w:docVar w:name="CptId" w:val="3c388c55-179c-4f64-8616-7310bfd42665"/>
    <w:docVar w:name="LibraryFilter" w:val="|CPTLIB-V0001-PT-CN_SAP_General_Package.docx,CPTLIB-V0001-PT-CN_SAP_Onco_Package.docx,CPTLIB-V0001-PT-CN_SAP_Diabetes_Package.docx||"/>
    <w:docVar w:name="Warning" w:val="False"/>
    <w:docVar w:name="WordDocUniqueId" w:val="287571a0-6aaf-43e3-b560-8d29b466f802"/>
  </w:docVars>
  <w:rsids>
    <w:rsidRoot w:val="00083BE0"/>
    <w:rsid w:val="00000079"/>
    <w:rsid w:val="00000742"/>
    <w:rsid w:val="00000749"/>
    <w:rsid w:val="000008AB"/>
    <w:rsid w:val="00000A78"/>
    <w:rsid w:val="00000BEC"/>
    <w:rsid w:val="00000E0A"/>
    <w:rsid w:val="00000F1B"/>
    <w:rsid w:val="00001047"/>
    <w:rsid w:val="0000119A"/>
    <w:rsid w:val="0000170B"/>
    <w:rsid w:val="00001819"/>
    <w:rsid w:val="0000193F"/>
    <w:rsid w:val="000019B8"/>
    <w:rsid w:val="00001BD4"/>
    <w:rsid w:val="00001C91"/>
    <w:rsid w:val="00001DD2"/>
    <w:rsid w:val="000021D2"/>
    <w:rsid w:val="000023BB"/>
    <w:rsid w:val="000023CC"/>
    <w:rsid w:val="000024F8"/>
    <w:rsid w:val="000026D8"/>
    <w:rsid w:val="00002B07"/>
    <w:rsid w:val="00002FA4"/>
    <w:rsid w:val="00002FFA"/>
    <w:rsid w:val="00003168"/>
    <w:rsid w:val="00003217"/>
    <w:rsid w:val="00003272"/>
    <w:rsid w:val="000036CA"/>
    <w:rsid w:val="000037F6"/>
    <w:rsid w:val="0000397A"/>
    <w:rsid w:val="00003D32"/>
    <w:rsid w:val="00003F3B"/>
    <w:rsid w:val="00003F52"/>
    <w:rsid w:val="00003FBC"/>
    <w:rsid w:val="00003FF4"/>
    <w:rsid w:val="00004415"/>
    <w:rsid w:val="000046D7"/>
    <w:rsid w:val="0000475D"/>
    <w:rsid w:val="00004B35"/>
    <w:rsid w:val="00004EB5"/>
    <w:rsid w:val="000052AC"/>
    <w:rsid w:val="00005862"/>
    <w:rsid w:val="000059B5"/>
    <w:rsid w:val="000059D3"/>
    <w:rsid w:val="000066CB"/>
    <w:rsid w:val="00006AFB"/>
    <w:rsid w:val="00006F50"/>
    <w:rsid w:val="0000724C"/>
    <w:rsid w:val="00007343"/>
    <w:rsid w:val="000079FD"/>
    <w:rsid w:val="00010377"/>
    <w:rsid w:val="00010607"/>
    <w:rsid w:val="00010729"/>
    <w:rsid w:val="00010C95"/>
    <w:rsid w:val="00010CC8"/>
    <w:rsid w:val="00011544"/>
    <w:rsid w:val="00011CE5"/>
    <w:rsid w:val="00011EBB"/>
    <w:rsid w:val="000121E4"/>
    <w:rsid w:val="000121E5"/>
    <w:rsid w:val="000122E4"/>
    <w:rsid w:val="000124F7"/>
    <w:rsid w:val="000125CB"/>
    <w:rsid w:val="000125D2"/>
    <w:rsid w:val="0001272E"/>
    <w:rsid w:val="000128CE"/>
    <w:rsid w:val="000133C6"/>
    <w:rsid w:val="00013405"/>
    <w:rsid w:val="000137C8"/>
    <w:rsid w:val="0001382C"/>
    <w:rsid w:val="000138CE"/>
    <w:rsid w:val="00013954"/>
    <w:rsid w:val="000139A4"/>
    <w:rsid w:val="000139FB"/>
    <w:rsid w:val="000144A7"/>
    <w:rsid w:val="00014674"/>
    <w:rsid w:val="0001472E"/>
    <w:rsid w:val="000147CD"/>
    <w:rsid w:val="00014915"/>
    <w:rsid w:val="00014A11"/>
    <w:rsid w:val="00014AEC"/>
    <w:rsid w:val="00014D44"/>
    <w:rsid w:val="000150A7"/>
    <w:rsid w:val="00015468"/>
    <w:rsid w:val="00015A2F"/>
    <w:rsid w:val="00015D6E"/>
    <w:rsid w:val="00016318"/>
    <w:rsid w:val="000163B5"/>
    <w:rsid w:val="00016439"/>
    <w:rsid w:val="0001652C"/>
    <w:rsid w:val="00016572"/>
    <w:rsid w:val="000165F0"/>
    <w:rsid w:val="0001679C"/>
    <w:rsid w:val="00016B6C"/>
    <w:rsid w:val="00016C84"/>
    <w:rsid w:val="00016D1E"/>
    <w:rsid w:val="00016F9A"/>
    <w:rsid w:val="00017C1C"/>
    <w:rsid w:val="00017D40"/>
    <w:rsid w:val="00020259"/>
    <w:rsid w:val="00020589"/>
    <w:rsid w:val="00020C34"/>
    <w:rsid w:val="00021201"/>
    <w:rsid w:val="000212F4"/>
    <w:rsid w:val="00021678"/>
    <w:rsid w:val="000217E9"/>
    <w:rsid w:val="0002185F"/>
    <w:rsid w:val="00021A70"/>
    <w:rsid w:val="00021C30"/>
    <w:rsid w:val="00021D50"/>
    <w:rsid w:val="0002210D"/>
    <w:rsid w:val="00022742"/>
    <w:rsid w:val="00022B67"/>
    <w:rsid w:val="00022CCB"/>
    <w:rsid w:val="0002352F"/>
    <w:rsid w:val="00023DB9"/>
    <w:rsid w:val="0002402D"/>
    <w:rsid w:val="0002432F"/>
    <w:rsid w:val="00024506"/>
    <w:rsid w:val="000246FE"/>
    <w:rsid w:val="00024911"/>
    <w:rsid w:val="00024993"/>
    <w:rsid w:val="00024C3C"/>
    <w:rsid w:val="00024F3A"/>
    <w:rsid w:val="00025124"/>
    <w:rsid w:val="000251E3"/>
    <w:rsid w:val="0002548E"/>
    <w:rsid w:val="0002559A"/>
    <w:rsid w:val="000255AA"/>
    <w:rsid w:val="000259BE"/>
    <w:rsid w:val="00025A3A"/>
    <w:rsid w:val="00025F9F"/>
    <w:rsid w:val="00026039"/>
    <w:rsid w:val="000260F2"/>
    <w:rsid w:val="0002628C"/>
    <w:rsid w:val="000265B1"/>
    <w:rsid w:val="00026A64"/>
    <w:rsid w:val="00026A8A"/>
    <w:rsid w:val="00026D38"/>
    <w:rsid w:val="00026D52"/>
    <w:rsid w:val="00026F07"/>
    <w:rsid w:val="000272B1"/>
    <w:rsid w:val="00027386"/>
    <w:rsid w:val="000277DD"/>
    <w:rsid w:val="000277E7"/>
    <w:rsid w:val="0002792F"/>
    <w:rsid w:val="000303D1"/>
    <w:rsid w:val="000304DC"/>
    <w:rsid w:val="000305E4"/>
    <w:rsid w:val="0003061F"/>
    <w:rsid w:val="000307CC"/>
    <w:rsid w:val="00030A6F"/>
    <w:rsid w:val="00030CBC"/>
    <w:rsid w:val="000316B6"/>
    <w:rsid w:val="00031796"/>
    <w:rsid w:val="00031A65"/>
    <w:rsid w:val="00031B99"/>
    <w:rsid w:val="00032132"/>
    <w:rsid w:val="00032202"/>
    <w:rsid w:val="00032290"/>
    <w:rsid w:val="000325E4"/>
    <w:rsid w:val="00032634"/>
    <w:rsid w:val="000330EB"/>
    <w:rsid w:val="000332D2"/>
    <w:rsid w:val="000335B6"/>
    <w:rsid w:val="000335B9"/>
    <w:rsid w:val="00033912"/>
    <w:rsid w:val="00033C65"/>
    <w:rsid w:val="00033D73"/>
    <w:rsid w:val="00033F2C"/>
    <w:rsid w:val="00033F83"/>
    <w:rsid w:val="00034124"/>
    <w:rsid w:val="0003445C"/>
    <w:rsid w:val="000346C1"/>
    <w:rsid w:val="00034F51"/>
    <w:rsid w:val="00035052"/>
    <w:rsid w:val="0003510A"/>
    <w:rsid w:val="00035468"/>
    <w:rsid w:val="000357D7"/>
    <w:rsid w:val="00035D34"/>
    <w:rsid w:val="00035D83"/>
    <w:rsid w:val="00036081"/>
    <w:rsid w:val="000361D0"/>
    <w:rsid w:val="000366A9"/>
    <w:rsid w:val="00036CB6"/>
    <w:rsid w:val="00037042"/>
    <w:rsid w:val="00037DC5"/>
    <w:rsid w:val="000401B0"/>
    <w:rsid w:val="0004034E"/>
    <w:rsid w:val="000404AE"/>
    <w:rsid w:val="00040576"/>
    <w:rsid w:val="000405D4"/>
    <w:rsid w:val="00040746"/>
    <w:rsid w:val="00040A5C"/>
    <w:rsid w:val="00040E8A"/>
    <w:rsid w:val="000413B7"/>
    <w:rsid w:val="000414B3"/>
    <w:rsid w:val="00041531"/>
    <w:rsid w:val="00041A47"/>
    <w:rsid w:val="00041FA6"/>
    <w:rsid w:val="00041FAF"/>
    <w:rsid w:val="00041FDA"/>
    <w:rsid w:val="0004260D"/>
    <w:rsid w:val="00042C1D"/>
    <w:rsid w:val="00042FD1"/>
    <w:rsid w:val="000432FC"/>
    <w:rsid w:val="000433CD"/>
    <w:rsid w:val="00043503"/>
    <w:rsid w:val="0004369C"/>
    <w:rsid w:val="00043A6F"/>
    <w:rsid w:val="00043A71"/>
    <w:rsid w:val="00043ED2"/>
    <w:rsid w:val="00044E01"/>
    <w:rsid w:val="00044E35"/>
    <w:rsid w:val="00044ED3"/>
    <w:rsid w:val="00045605"/>
    <w:rsid w:val="000457C1"/>
    <w:rsid w:val="00045A86"/>
    <w:rsid w:val="00045AB2"/>
    <w:rsid w:val="00045B6D"/>
    <w:rsid w:val="00045C0A"/>
    <w:rsid w:val="00045E7F"/>
    <w:rsid w:val="000466DA"/>
    <w:rsid w:val="000467E5"/>
    <w:rsid w:val="00046B60"/>
    <w:rsid w:val="00046F63"/>
    <w:rsid w:val="00046F8D"/>
    <w:rsid w:val="0004711D"/>
    <w:rsid w:val="00047573"/>
    <w:rsid w:val="000475B6"/>
    <w:rsid w:val="000476FF"/>
    <w:rsid w:val="00047713"/>
    <w:rsid w:val="00047866"/>
    <w:rsid w:val="00047EA2"/>
    <w:rsid w:val="00047EFE"/>
    <w:rsid w:val="00047F65"/>
    <w:rsid w:val="00050287"/>
    <w:rsid w:val="00050565"/>
    <w:rsid w:val="00050BC9"/>
    <w:rsid w:val="00050DE9"/>
    <w:rsid w:val="00051028"/>
    <w:rsid w:val="00051131"/>
    <w:rsid w:val="0005136D"/>
    <w:rsid w:val="00051B6B"/>
    <w:rsid w:val="000524DF"/>
    <w:rsid w:val="00052565"/>
    <w:rsid w:val="0005263D"/>
    <w:rsid w:val="00052711"/>
    <w:rsid w:val="000528BB"/>
    <w:rsid w:val="00052CCE"/>
    <w:rsid w:val="00052D53"/>
    <w:rsid w:val="0005308E"/>
    <w:rsid w:val="000530FB"/>
    <w:rsid w:val="00053157"/>
    <w:rsid w:val="00053393"/>
    <w:rsid w:val="00053EC9"/>
    <w:rsid w:val="00054996"/>
    <w:rsid w:val="00054D78"/>
    <w:rsid w:val="00054E84"/>
    <w:rsid w:val="00055525"/>
    <w:rsid w:val="00055644"/>
    <w:rsid w:val="0005566A"/>
    <w:rsid w:val="000557C7"/>
    <w:rsid w:val="00055A89"/>
    <w:rsid w:val="00055D4A"/>
    <w:rsid w:val="000560A2"/>
    <w:rsid w:val="0005610C"/>
    <w:rsid w:val="0005620B"/>
    <w:rsid w:val="00056264"/>
    <w:rsid w:val="00056368"/>
    <w:rsid w:val="00056795"/>
    <w:rsid w:val="00056AB7"/>
    <w:rsid w:val="00056D48"/>
    <w:rsid w:val="00056F0E"/>
    <w:rsid w:val="0005733F"/>
    <w:rsid w:val="000575E8"/>
    <w:rsid w:val="00057600"/>
    <w:rsid w:val="00057F4D"/>
    <w:rsid w:val="00060142"/>
    <w:rsid w:val="00060269"/>
    <w:rsid w:val="00060436"/>
    <w:rsid w:val="0006074B"/>
    <w:rsid w:val="0006081D"/>
    <w:rsid w:val="000608A0"/>
    <w:rsid w:val="00060B18"/>
    <w:rsid w:val="00060ED9"/>
    <w:rsid w:val="00061033"/>
    <w:rsid w:val="00061864"/>
    <w:rsid w:val="00061E26"/>
    <w:rsid w:val="00061EEE"/>
    <w:rsid w:val="000627DB"/>
    <w:rsid w:val="00062BEE"/>
    <w:rsid w:val="0006315D"/>
    <w:rsid w:val="00063476"/>
    <w:rsid w:val="000634EA"/>
    <w:rsid w:val="0006369D"/>
    <w:rsid w:val="00063BAF"/>
    <w:rsid w:val="00063DA9"/>
    <w:rsid w:val="00063E29"/>
    <w:rsid w:val="00064B28"/>
    <w:rsid w:val="00064D07"/>
    <w:rsid w:val="000650B1"/>
    <w:rsid w:val="00065A0B"/>
    <w:rsid w:val="00066399"/>
    <w:rsid w:val="0006671D"/>
    <w:rsid w:val="000667AB"/>
    <w:rsid w:val="00066A88"/>
    <w:rsid w:val="00066B94"/>
    <w:rsid w:val="00066BD7"/>
    <w:rsid w:val="00066C7C"/>
    <w:rsid w:val="00066F3F"/>
    <w:rsid w:val="00066F4E"/>
    <w:rsid w:val="000670F7"/>
    <w:rsid w:val="00067701"/>
    <w:rsid w:val="00067F46"/>
    <w:rsid w:val="0007023C"/>
    <w:rsid w:val="0007044E"/>
    <w:rsid w:val="00070626"/>
    <w:rsid w:val="00070825"/>
    <w:rsid w:val="000708CB"/>
    <w:rsid w:val="00070A64"/>
    <w:rsid w:val="00070B93"/>
    <w:rsid w:val="00070ED4"/>
    <w:rsid w:val="000713E4"/>
    <w:rsid w:val="00071543"/>
    <w:rsid w:val="000715E5"/>
    <w:rsid w:val="00071970"/>
    <w:rsid w:val="00071F7A"/>
    <w:rsid w:val="000720CD"/>
    <w:rsid w:val="00072228"/>
    <w:rsid w:val="000722F7"/>
    <w:rsid w:val="000723D2"/>
    <w:rsid w:val="000725B6"/>
    <w:rsid w:val="00072643"/>
    <w:rsid w:val="000726CD"/>
    <w:rsid w:val="000729C1"/>
    <w:rsid w:val="00073039"/>
    <w:rsid w:val="00073BEB"/>
    <w:rsid w:val="00073D18"/>
    <w:rsid w:val="00074115"/>
    <w:rsid w:val="000746A5"/>
    <w:rsid w:val="00074CC2"/>
    <w:rsid w:val="00074E43"/>
    <w:rsid w:val="00074F45"/>
    <w:rsid w:val="00075179"/>
    <w:rsid w:val="000752EB"/>
    <w:rsid w:val="00075397"/>
    <w:rsid w:val="000753D5"/>
    <w:rsid w:val="000756CC"/>
    <w:rsid w:val="00075840"/>
    <w:rsid w:val="00075991"/>
    <w:rsid w:val="00075A99"/>
    <w:rsid w:val="00075AC3"/>
    <w:rsid w:val="00075EAC"/>
    <w:rsid w:val="00075F93"/>
    <w:rsid w:val="000764E9"/>
    <w:rsid w:val="00076587"/>
    <w:rsid w:val="00076785"/>
    <w:rsid w:val="00076979"/>
    <w:rsid w:val="00076B96"/>
    <w:rsid w:val="00077003"/>
    <w:rsid w:val="00077203"/>
    <w:rsid w:val="00077267"/>
    <w:rsid w:val="0007759C"/>
    <w:rsid w:val="00077747"/>
    <w:rsid w:val="00077A3A"/>
    <w:rsid w:val="00077C72"/>
    <w:rsid w:val="000805F4"/>
    <w:rsid w:val="00080F10"/>
    <w:rsid w:val="00080FCD"/>
    <w:rsid w:val="000817B6"/>
    <w:rsid w:val="00081CFF"/>
    <w:rsid w:val="0008209F"/>
    <w:rsid w:val="00082713"/>
    <w:rsid w:val="00082965"/>
    <w:rsid w:val="00082CC9"/>
    <w:rsid w:val="00082DEC"/>
    <w:rsid w:val="00083BE0"/>
    <w:rsid w:val="00083C2A"/>
    <w:rsid w:val="00084623"/>
    <w:rsid w:val="00084B12"/>
    <w:rsid w:val="00084F7C"/>
    <w:rsid w:val="000851AD"/>
    <w:rsid w:val="000851EB"/>
    <w:rsid w:val="00085220"/>
    <w:rsid w:val="000852DD"/>
    <w:rsid w:val="000857A6"/>
    <w:rsid w:val="0008580A"/>
    <w:rsid w:val="00085E99"/>
    <w:rsid w:val="0008672E"/>
    <w:rsid w:val="0008686D"/>
    <w:rsid w:val="00086A42"/>
    <w:rsid w:val="00086F45"/>
    <w:rsid w:val="000878AB"/>
    <w:rsid w:val="00087C29"/>
    <w:rsid w:val="00087DA1"/>
    <w:rsid w:val="000901A4"/>
    <w:rsid w:val="000906DE"/>
    <w:rsid w:val="00090A94"/>
    <w:rsid w:val="00090B86"/>
    <w:rsid w:val="000910F4"/>
    <w:rsid w:val="0009125C"/>
    <w:rsid w:val="0009129F"/>
    <w:rsid w:val="00091CBF"/>
    <w:rsid w:val="00092139"/>
    <w:rsid w:val="00092148"/>
    <w:rsid w:val="00092594"/>
    <w:rsid w:val="0009259B"/>
    <w:rsid w:val="0009283F"/>
    <w:rsid w:val="000928F6"/>
    <w:rsid w:val="000928FA"/>
    <w:rsid w:val="0009293A"/>
    <w:rsid w:val="0009368F"/>
    <w:rsid w:val="000938BC"/>
    <w:rsid w:val="00093B1E"/>
    <w:rsid w:val="00093CCC"/>
    <w:rsid w:val="0009409F"/>
    <w:rsid w:val="00094260"/>
    <w:rsid w:val="0009429D"/>
    <w:rsid w:val="00094403"/>
    <w:rsid w:val="00094F14"/>
    <w:rsid w:val="00095231"/>
    <w:rsid w:val="00095715"/>
    <w:rsid w:val="00095F50"/>
    <w:rsid w:val="00095F68"/>
    <w:rsid w:val="0009715C"/>
    <w:rsid w:val="00097378"/>
    <w:rsid w:val="000975CE"/>
    <w:rsid w:val="000976A7"/>
    <w:rsid w:val="000979B3"/>
    <w:rsid w:val="00097AB5"/>
    <w:rsid w:val="00097ADA"/>
    <w:rsid w:val="000A03DE"/>
    <w:rsid w:val="000A06F1"/>
    <w:rsid w:val="000A09CA"/>
    <w:rsid w:val="000A0A85"/>
    <w:rsid w:val="000A0C52"/>
    <w:rsid w:val="000A0DD9"/>
    <w:rsid w:val="000A1285"/>
    <w:rsid w:val="000A17C9"/>
    <w:rsid w:val="000A1B05"/>
    <w:rsid w:val="000A1C5C"/>
    <w:rsid w:val="000A1E06"/>
    <w:rsid w:val="000A1E71"/>
    <w:rsid w:val="000A21D2"/>
    <w:rsid w:val="000A223C"/>
    <w:rsid w:val="000A22F0"/>
    <w:rsid w:val="000A24B5"/>
    <w:rsid w:val="000A2744"/>
    <w:rsid w:val="000A28A3"/>
    <w:rsid w:val="000A2A58"/>
    <w:rsid w:val="000A2B02"/>
    <w:rsid w:val="000A2B29"/>
    <w:rsid w:val="000A2DB3"/>
    <w:rsid w:val="000A2DD7"/>
    <w:rsid w:val="000A3397"/>
    <w:rsid w:val="000A3419"/>
    <w:rsid w:val="000A3421"/>
    <w:rsid w:val="000A38D0"/>
    <w:rsid w:val="000A39FE"/>
    <w:rsid w:val="000A41F3"/>
    <w:rsid w:val="000A4502"/>
    <w:rsid w:val="000A4623"/>
    <w:rsid w:val="000A4A25"/>
    <w:rsid w:val="000A4B0B"/>
    <w:rsid w:val="000A4BD0"/>
    <w:rsid w:val="000A53F9"/>
    <w:rsid w:val="000A605E"/>
    <w:rsid w:val="000A6303"/>
    <w:rsid w:val="000A6643"/>
    <w:rsid w:val="000A6781"/>
    <w:rsid w:val="000A6863"/>
    <w:rsid w:val="000A6B12"/>
    <w:rsid w:val="000A7017"/>
    <w:rsid w:val="000A7235"/>
    <w:rsid w:val="000A73E7"/>
    <w:rsid w:val="000A76FD"/>
    <w:rsid w:val="000A7A59"/>
    <w:rsid w:val="000A7B98"/>
    <w:rsid w:val="000A7C45"/>
    <w:rsid w:val="000A7F13"/>
    <w:rsid w:val="000B002D"/>
    <w:rsid w:val="000B01B1"/>
    <w:rsid w:val="000B0265"/>
    <w:rsid w:val="000B0667"/>
    <w:rsid w:val="000B093F"/>
    <w:rsid w:val="000B0BCA"/>
    <w:rsid w:val="000B0DAA"/>
    <w:rsid w:val="000B123E"/>
    <w:rsid w:val="000B13A3"/>
    <w:rsid w:val="000B152A"/>
    <w:rsid w:val="000B15AA"/>
    <w:rsid w:val="000B1630"/>
    <w:rsid w:val="000B1E6B"/>
    <w:rsid w:val="000B20D7"/>
    <w:rsid w:val="000B2207"/>
    <w:rsid w:val="000B238F"/>
    <w:rsid w:val="000B2617"/>
    <w:rsid w:val="000B2DD3"/>
    <w:rsid w:val="000B2F46"/>
    <w:rsid w:val="000B3037"/>
    <w:rsid w:val="000B30AA"/>
    <w:rsid w:val="000B33D2"/>
    <w:rsid w:val="000B34B8"/>
    <w:rsid w:val="000B3987"/>
    <w:rsid w:val="000B3D9B"/>
    <w:rsid w:val="000B3E45"/>
    <w:rsid w:val="000B3F11"/>
    <w:rsid w:val="000B3F30"/>
    <w:rsid w:val="000B43A8"/>
    <w:rsid w:val="000B466E"/>
    <w:rsid w:val="000B49ED"/>
    <w:rsid w:val="000B4A9F"/>
    <w:rsid w:val="000B4F18"/>
    <w:rsid w:val="000B5478"/>
    <w:rsid w:val="000B561B"/>
    <w:rsid w:val="000B5830"/>
    <w:rsid w:val="000B58D3"/>
    <w:rsid w:val="000B593F"/>
    <w:rsid w:val="000B5AD0"/>
    <w:rsid w:val="000B5CEF"/>
    <w:rsid w:val="000B5FBD"/>
    <w:rsid w:val="000B60E3"/>
    <w:rsid w:val="000B6357"/>
    <w:rsid w:val="000B6769"/>
    <w:rsid w:val="000B67E9"/>
    <w:rsid w:val="000B6C68"/>
    <w:rsid w:val="000B7159"/>
    <w:rsid w:val="000B7440"/>
    <w:rsid w:val="000B7A79"/>
    <w:rsid w:val="000B7D88"/>
    <w:rsid w:val="000B7E76"/>
    <w:rsid w:val="000C024D"/>
    <w:rsid w:val="000C0698"/>
    <w:rsid w:val="000C0F8E"/>
    <w:rsid w:val="000C1A94"/>
    <w:rsid w:val="000C2092"/>
    <w:rsid w:val="000C2666"/>
    <w:rsid w:val="000C2904"/>
    <w:rsid w:val="000C2B57"/>
    <w:rsid w:val="000C2EA1"/>
    <w:rsid w:val="000C31A8"/>
    <w:rsid w:val="000C325A"/>
    <w:rsid w:val="000C346F"/>
    <w:rsid w:val="000C3718"/>
    <w:rsid w:val="000C37CF"/>
    <w:rsid w:val="000C3A6D"/>
    <w:rsid w:val="000C3B6C"/>
    <w:rsid w:val="000C3E8B"/>
    <w:rsid w:val="000C3F8D"/>
    <w:rsid w:val="000C3F9E"/>
    <w:rsid w:val="000C403C"/>
    <w:rsid w:val="000C46C6"/>
    <w:rsid w:val="000C4E26"/>
    <w:rsid w:val="000C4F03"/>
    <w:rsid w:val="000C50BB"/>
    <w:rsid w:val="000C50ED"/>
    <w:rsid w:val="000C5247"/>
    <w:rsid w:val="000C53B5"/>
    <w:rsid w:val="000C5468"/>
    <w:rsid w:val="000C5563"/>
    <w:rsid w:val="000C589A"/>
    <w:rsid w:val="000C5A3B"/>
    <w:rsid w:val="000C5D4A"/>
    <w:rsid w:val="000C5F57"/>
    <w:rsid w:val="000C5FD9"/>
    <w:rsid w:val="000C6596"/>
    <w:rsid w:val="000C6702"/>
    <w:rsid w:val="000C68F5"/>
    <w:rsid w:val="000C6B1C"/>
    <w:rsid w:val="000C6BFE"/>
    <w:rsid w:val="000C6F47"/>
    <w:rsid w:val="000C71DC"/>
    <w:rsid w:val="000C730E"/>
    <w:rsid w:val="000C7473"/>
    <w:rsid w:val="000C7A51"/>
    <w:rsid w:val="000D00B4"/>
    <w:rsid w:val="000D01C0"/>
    <w:rsid w:val="000D038D"/>
    <w:rsid w:val="000D03ED"/>
    <w:rsid w:val="000D05FE"/>
    <w:rsid w:val="000D080F"/>
    <w:rsid w:val="000D08A2"/>
    <w:rsid w:val="000D0EEE"/>
    <w:rsid w:val="000D1749"/>
    <w:rsid w:val="000D1A2C"/>
    <w:rsid w:val="000D1ABD"/>
    <w:rsid w:val="000D1CAF"/>
    <w:rsid w:val="000D1E14"/>
    <w:rsid w:val="000D1FD4"/>
    <w:rsid w:val="000D22A6"/>
    <w:rsid w:val="000D2325"/>
    <w:rsid w:val="000D246E"/>
    <w:rsid w:val="000D2521"/>
    <w:rsid w:val="000D25B5"/>
    <w:rsid w:val="000D26F9"/>
    <w:rsid w:val="000D2DA7"/>
    <w:rsid w:val="000D328C"/>
    <w:rsid w:val="000D35A9"/>
    <w:rsid w:val="000D35F2"/>
    <w:rsid w:val="000D37C9"/>
    <w:rsid w:val="000D4280"/>
    <w:rsid w:val="000D48C1"/>
    <w:rsid w:val="000D4EAD"/>
    <w:rsid w:val="000D612A"/>
    <w:rsid w:val="000D6381"/>
    <w:rsid w:val="000D6A70"/>
    <w:rsid w:val="000D6BEA"/>
    <w:rsid w:val="000D768E"/>
    <w:rsid w:val="000D7725"/>
    <w:rsid w:val="000D77A5"/>
    <w:rsid w:val="000D78FE"/>
    <w:rsid w:val="000D7987"/>
    <w:rsid w:val="000D7B7F"/>
    <w:rsid w:val="000D7E2E"/>
    <w:rsid w:val="000D7FC8"/>
    <w:rsid w:val="000E02A3"/>
    <w:rsid w:val="000E0431"/>
    <w:rsid w:val="000E06C6"/>
    <w:rsid w:val="000E0786"/>
    <w:rsid w:val="000E07EA"/>
    <w:rsid w:val="000E09D3"/>
    <w:rsid w:val="000E09F8"/>
    <w:rsid w:val="000E0E9A"/>
    <w:rsid w:val="000E0ECF"/>
    <w:rsid w:val="000E10A2"/>
    <w:rsid w:val="000E10FC"/>
    <w:rsid w:val="000E118E"/>
    <w:rsid w:val="000E13A7"/>
    <w:rsid w:val="000E14E3"/>
    <w:rsid w:val="000E1664"/>
    <w:rsid w:val="000E18FA"/>
    <w:rsid w:val="000E1AA1"/>
    <w:rsid w:val="000E1AB4"/>
    <w:rsid w:val="000E1D83"/>
    <w:rsid w:val="000E1DEB"/>
    <w:rsid w:val="000E224B"/>
    <w:rsid w:val="000E2303"/>
    <w:rsid w:val="000E231B"/>
    <w:rsid w:val="000E2F08"/>
    <w:rsid w:val="000E34FF"/>
    <w:rsid w:val="000E3C42"/>
    <w:rsid w:val="000E3E2F"/>
    <w:rsid w:val="000E403F"/>
    <w:rsid w:val="000E422C"/>
    <w:rsid w:val="000E43E0"/>
    <w:rsid w:val="000E43FC"/>
    <w:rsid w:val="000E45B3"/>
    <w:rsid w:val="000E483B"/>
    <w:rsid w:val="000E49BC"/>
    <w:rsid w:val="000E4C3E"/>
    <w:rsid w:val="000E5203"/>
    <w:rsid w:val="000E54E5"/>
    <w:rsid w:val="000E5662"/>
    <w:rsid w:val="000E589E"/>
    <w:rsid w:val="000E5D86"/>
    <w:rsid w:val="000E5F0E"/>
    <w:rsid w:val="000E65C9"/>
    <w:rsid w:val="000E6B0C"/>
    <w:rsid w:val="000E6B52"/>
    <w:rsid w:val="000E6CC0"/>
    <w:rsid w:val="000E6E36"/>
    <w:rsid w:val="000E7249"/>
    <w:rsid w:val="000E778A"/>
    <w:rsid w:val="000E7BF2"/>
    <w:rsid w:val="000E7D19"/>
    <w:rsid w:val="000E7D27"/>
    <w:rsid w:val="000E7E2D"/>
    <w:rsid w:val="000F0189"/>
    <w:rsid w:val="000F0459"/>
    <w:rsid w:val="000F0FCE"/>
    <w:rsid w:val="000F144D"/>
    <w:rsid w:val="000F165C"/>
    <w:rsid w:val="000F16DE"/>
    <w:rsid w:val="000F170B"/>
    <w:rsid w:val="000F17E1"/>
    <w:rsid w:val="000F194D"/>
    <w:rsid w:val="000F1ADC"/>
    <w:rsid w:val="000F1F68"/>
    <w:rsid w:val="000F2156"/>
    <w:rsid w:val="000F269D"/>
    <w:rsid w:val="000F28E5"/>
    <w:rsid w:val="000F2979"/>
    <w:rsid w:val="000F2AB6"/>
    <w:rsid w:val="000F3625"/>
    <w:rsid w:val="000F36CC"/>
    <w:rsid w:val="000F39C6"/>
    <w:rsid w:val="000F3C91"/>
    <w:rsid w:val="000F3D0F"/>
    <w:rsid w:val="000F41AE"/>
    <w:rsid w:val="000F4411"/>
    <w:rsid w:val="000F4CB4"/>
    <w:rsid w:val="000F4F59"/>
    <w:rsid w:val="000F5031"/>
    <w:rsid w:val="000F54F2"/>
    <w:rsid w:val="000F5A40"/>
    <w:rsid w:val="000F5A45"/>
    <w:rsid w:val="000F5FED"/>
    <w:rsid w:val="000F6575"/>
    <w:rsid w:val="000F6974"/>
    <w:rsid w:val="000F6C7E"/>
    <w:rsid w:val="000F6CB8"/>
    <w:rsid w:val="000F6D8D"/>
    <w:rsid w:val="000F7018"/>
    <w:rsid w:val="000F731F"/>
    <w:rsid w:val="000F7329"/>
    <w:rsid w:val="000F7402"/>
    <w:rsid w:val="000F745D"/>
    <w:rsid w:val="000F753D"/>
    <w:rsid w:val="000F755F"/>
    <w:rsid w:val="000F7836"/>
    <w:rsid w:val="000F78E8"/>
    <w:rsid w:val="000F7C29"/>
    <w:rsid w:val="000F7C76"/>
    <w:rsid w:val="000F7CBD"/>
    <w:rsid w:val="000F7F95"/>
    <w:rsid w:val="00100147"/>
    <w:rsid w:val="0010028C"/>
    <w:rsid w:val="00100363"/>
    <w:rsid w:val="0010044A"/>
    <w:rsid w:val="00100703"/>
    <w:rsid w:val="00101023"/>
    <w:rsid w:val="001010FD"/>
    <w:rsid w:val="0010121B"/>
    <w:rsid w:val="00101229"/>
    <w:rsid w:val="0010145A"/>
    <w:rsid w:val="0010171D"/>
    <w:rsid w:val="0010247D"/>
    <w:rsid w:val="001028BD"/>
    <w:rsid w:val="00102B7C"/>
    <w:rsid w:val="00102BA0"/>
    <w:rsid w:val="001030F1"/>
    <w:rsid w:val="00103229"/>
    <w:rsid w:val="00103249"/>
    <w:rsid w:val="001034C8"/>
    <w:rsid w:val="001039C8"/>
    <w:rsid w:val="00103A3A"/>
    <w:rsid w:val="00103BC4"/>
    <w:rsid w:val="00103C03"/>
    <w:rsid w:val="00103C5C"/>
    <w:rsid w:val="001042B1"/>
    <w:rsid w:val="0010445E"/>
    <w:rsid w:val="00104BB2"/>
    <w:rsid w:val="00104CC4"/>
    <w:rsid w:val="00104D1D"/>
    <w:rsid w:val="00104D8B"/>
    <w:rsid w:val="00104EAC"/>
    <w:rsid w:val="0010504F"/>
    <w:rsid w:val="00105214"/>
    <w:rsid w:val="0010531A"/>
    <w:rsid w:val="001053A2"/>
    <w:rsid w:val="00105429"/>
    <w:rsid w:val="00105458"/>
    <w:rsid w:val="0010577A"/>
    <w:rsid w:val="00106468"/>
    <w:rsid w:val="00106752"/>
    <w:rsid w:val="00106790"/>
    <w:rsid w:val="00106AA2"/>
    <w:rsid w:val="00106B41"/>
    <w:rsid w:val="00107042"/>
    <w:rsid w:val="001070E8"/>
    <w:rsid w:val="00107C0F"/>
    <w:rsid w:val="00107C59"/>
    <w:rsid w:val="0011024C"/>
    <w:rsid w:val="001103AA"/>
    <w:rsid w:val="00110737"/>
    <w:rsid w:val="0011099C"/>
    <w:rsid w:val="00110F84"/>
    <w:rsid w:val="001111AD"/>
    <w:rsid w:val="00111533"/>
    <w:rsid w:val="00111729"/>
    <w:rsid w:val="00111A11"/>
    <w:rsid w:val="00111B51"/>
    <w:rsid w:val="00111BD2"/>
    <w:rsid w:val="0011206C"/>
    <w:rsid w:val="00112617"/>
    <w:rsid w:val="001132A6"/>
    <w:rsid w:val="0011357F"/>
    <w:rsid w:val="00113992"/>
    <w:rsid w:val="00113F60"/>
    <w:rsid w:val="00114261"/>
    <w:rsid w:val="00114392"/>
    <w:rsid w:val="001144A1"/>
    <w:rsid w:val="00114FD1"/>
    <w:rsid w:val="001157D0"/>
    <w:rsid w:val="001157F2"/>
    <w:rsid w:val="00115964"/>
    <w:rsid w:val="00115A45"/>
    <w:rsid w:val="00115C93"/>
    <w:rsid w:val="00115E40"/>
    <w:rsid w:val="00116305"/>
    <w:rsid w:val="0011658F"/>
    <w:rsid w:val="00116A14"/>
    <w:rsid w:val="00116A31"/>
    <w:rsid w:val="00116B9C"/>
    <w:rsid w:val="00116CD6"/>
    <w:rsid w:val="0011750D"/>
    <w:rsid w:val="001179D1"/>
    <w:rsid w:val="00117C51"/>
    <w:rsid w:val="0012038C"/>
    <w:rsid w:val="001205AD"/>
    <w:rsid w:val="001206CF"/>
    <w:rsid w:val="001206D0"/>
    <w:rsid w:val="00120718"/>
    <w:rsid w:val="00120732"/>
    <w:rsid w:val="00120C79"/>
    <w:rsid w:val="00120C7C"/>
    <w:rsid w:val="00121412"/>
    <w:rsid w:val="0012145B"/>
    <w:rsid w:val="001214B3"/>
    <w:rsid w:val="0012161D"/>
    <w:rsid w:val="00121741"/>
    <w:rsid w:val="00121745"/>
    <w:rsid w:val="0012188A"/>
    <w:rsid w:val="00121A31"/>
    <w:rsid w:val="00121E43"/>
    <w:rsid w:val="00121E94"/>
    <w:rsid w:val="0012235B"/>
    <w:rsid w:val="00122448"/>
    <w:rsid w:val="001228C7"/>
    <w:rsid w:val="00122943"/>
    <w:rsid w:val="00122957"/>
    <w:rsid w:val="001229FE"/>
    <w:rsid w:val="00122CC6"/>
    <w:rsid w:val="00122D9D"/>
    <w:rsid w:val="0012314A"/>
    <w:rsid w:val="0012314F"/>
    <w:rsid w:val="00123300"/>
    <w:rsid w:val="001234FD"/>
    <w:rsid w:val="001238E1"/>
    <w:rsid w:val="00123BF8"/>
    <w:rsid w:val="0012406E"/>
    <w:rsid w:val="0012426D"/>
    <w:rsid w:val="00124373"/>
    <w:rsid w:val="0012477D"/>
    <w:rsid w:val="00124891"/>
    <w:rsid w:val="00125056"/>
    <w:rsid w:val="00125B19"/>
    <w:rsid w:val="00125CEC"/>
    <w:rsid w:val="00126360"/>
    <w:rsid w:val="00126A7E"/>
    <w:rsid w:val="00126A97"/>
    <w:rsid w:val="00126B8A"/>
    <w:rsid w:val="0012707B"/>
    <w:rsid w:val="001270CD"/>
    <w:rsid w:val="0012711C"/>
    <w:rsid w:val="001274FE"/>
    <w:rsid w:val="00127935"/>
    <w:rsid w:val="00130066"/>
    <w:rsid w:val="001304D3"/>
    <w:rsid w:val="00130999"/>
    <w:rsid w:val="001309BC"/>
    <w:rsid w:val="00130ADF"/>
    <w:rsid w:val="00130AE9"/>
    <w:rsid w:val="00130CA7"/>
    <w:rsid w:val="00130D51"/>
    <w:rsid w:val="00130D93"/>
    <w:rsid w:val="00130F72"/>
    <w:rsid w:val="00130FE6"/>
    <w:rsid w:val="0013174C"/>
    <w:rsid w:val="001317D7"/>
    <w:rsid w:val="00131D80"/>
    <w:rsid w:val="001320EE"/>
    <w:rsid w:val="001323C9"/>
    <w:rsid w:val="00133355"/>
    <w:rsid w:val="0013352E"/>
    <w:rsid w:val="00133842"/>
    <w:rsid w:val="001339AD"/>
    <w:rsid w:val="00134561"/>
    <w:rsid w:val="001345B3"/>
    <w:rsid w:val="001346C1"/>
    <w:rsid w:val="00134A54"/>
    <w:rsid w:val="001351C9"/>
    <w:rsid w:val="0013520A"/>
    <w:rsid w:val="0013524B"/>
    <w:rsid w:val="001352B2"/>
    <w:rsid w:val="00135418"/>
    <w:rsid w:val="001354EF"/>
    <w:rsid w:val="00135823"/>
    <w:rsid w:val="00135A9C"/>
    <w:rsid w:val="00135B43"/>
    <w:rsid w:val="00135C77"/>
    <w:rsid w:val="001361D0"/>
    <w:rsid w:val="0013632F"/>
    <w:rsid w:val="0013638F"/>
    <w:rsid w:val="0013639F"/>
    <w:rsid w:val="00136937"/>
    <w:rsid w:val="00136995"/>
    <w:rsid w:val="001369BC"/>
    <w:rsid w:val="001369D5"/>
    <w:rsid w:val="00136AD3"/>
    <w:rsid w:val="00136BE8"/>
    <w:rsid w:val="00136C38"/>
    <w:rsid w:val="00136C95"/>
    <w:rsid w:val="00137078"/>
    <w:rsid w:val="00137273"/>
    <w:rsid w:val="001372D8"/>
    <w:rsid w:val="00137445"/>
    <w:rsid w:val="00137556"/>
    <w:rsid w:val="0013755E"/>
    <w:rsid w:val="0013773F"/>
    <w:rsid w:val="00137A10"/>
    <w:rsid w:val="00137C18"/>
    <w:rsid w:val="00137F84"/>
    <w:rsid w:val="00140233"/>
    <w:rsid w:val="00140333"/>
    <w:rsid w:val="0014073B"/>
    <w:rsid w:val="001407F9"/>
    <w:rsid w:val="00140964"/>
    <w:rsid w:val="00140BA2"/>
    <w:rsid w:val="00141073"/>
    <w:rsid w:val="0014125D"/>
    <w:rsid w:val="00141313"/>
    <w:rsid w:val="001415B2"/>
    <w:rsid w:val="00141A16"/>
    <w:rsid w:val="00141C58"/>
    <w:rsid w:val="0014238F"/>
    <w:rsid w:val="0014240F"/>
    <w:rsid w:val="001426F3"/>
    <w:rsid w:val="001427BE"/>
    <w:rsid w:val="0014280A"/>
    <w:rsid w:val="00142E18"/>
    <w:rsid w:val="001431CA"/>
    <w:rsid w:val="001434A9"/>
    <w:rsid w:val="00143946"/>
    <w:rsid w:val="00143BA5"/>
    <w:rsid w:val="0014419D"/>
    <w:rsid w:val="0014454F"/>
    <w:rsid w:val="001445A8"/>
    <w:rsid w:val="00144622"/>
    <w:rsid w:val="00144F92"/>
    <w:rsid w:val="001450AD"/>
    <w:rsid w:val="001450E9"/>
    <w:rsid w:val="0014582C"/>
    <w:rsid w:val="00145977"/>
    <w:rsid w:val="00145997"/>
    <w:rsid w:val="00145B02"/>
    <w:rsid w:val="00145B46"/>
    <w:rsid w:val="00145C14"/>
    <w:rsid w:val="00145D3A"/>
    <w:rsid w:val="00145FAD"/>
    <w:rsid w:val="00145FC1"/>
    <w:rsid w:val="001460C0"/>
    <w:rsid w:val="001461FC"/>
    <w:rsid w:val="001463DC"/>
    <w:rsid w:val="0014642E"/>
    <w:rsid w:val="00146462"/>
    <w:rsid w:val="00146650"/>
    <w:rsid w:val="00146876"/>
    <w:rsid w:val="00146AAB"/>
    <w:rsid w:val="00146D6E"/>
    <w:rsid w:val="00146D9F"/>
    <w:rsid w:val="00146E41"/>
    <w:rsid w:val="00146EB7"/>
    <w:rsid w:val="00146EF5"/>
    <w:rsid w:val="0014718E"/>
    <w:rsid w:val="001472AF"/>
    <w:rsid w:val="001472B3"/>
    <w:rsid w:val="001473E6"/>
    <w:rsid w:val="001474DF"/>
    <w:rsid w:val="00147527"/>
    <w:rsid w:val="001476F4"/>
    <w:rsid w:val="00147742"/>
    <w:rsid w:val="0014775C"/>
    <w:rsid w:val="00147CF8"/>
    <w:rsid w:val="00147F1D"/>
    <w:rsid w:val="00150509"/>
    <w:rsid w:val="00150762"/>
    <w:rsid w:val="0015090A"/>
    <w:rsid w:val="00150C1C"/>
    <w:rsid w:val="00150C9A"/>
    <w:rsid w:val="00150F71"/>
    <w:rsid w:val="00151328"/>
    <w:rsid w:val="00151677"/>
    <w:rsid w:val="00151736"/>
    <w:rsid w:val="00151A6D"/>
    <w:rsid w:val="00151C19"/>
    <w:rsid w:val="00151C4E"/>
    <w:rsid w:val="00151D67"/>
    <w:rsid w:val="00151FE3"/>
    <w:rsid w:val="00152197"/>
    <w:rsid w:val="00152EC4"/>
    <w:rsid w:val="00152F85"/>
    <w:rsid w:val="0015345D"/>
    <w:rsid w:val="0015437A"/>
    <w:rsid w:val="00154D9F"/>
    <w:rsid w:val="00154F30"/>
    <w:rsid w:val="00155143"/>
    <w:rsid w:val="001552F5"/>
    <w:rsid w:val="001554DF"/>
    <w:rsid w:val="0015565F"/>
    <w:rsid w:val="00155715"/>
    <w:rsid w:val="00155BA5"/>
    <w:rsid w:val="00155EB7"/>
    <w:rsid w:val="00155F92"/>
    <w:rsid w:val="001563A2"/>
    <w:rsid w:val="00156551"/>
    <w:rsid w:val="001568CD"/>
    <w:rsid w:val="00156C88"/>
    <w:rsid w:val="0015713E"/>
    <w:rsid w:val="001571DF"/>
    <w:rsid w:val="00157252"/>
    <w:rsid w:val="001572A9"/>
    <w:rsid w:val="001577DB"/>
    <w:rsid w:val="00157859"/>
    <w:rsid w:val="00157962"/>
    <w:rsid w:val="00157996"/>
    <w:rsid w:val="00157A28"/>
    <w:rsid w:val="00157E36"/>
    <w:rsid w:val="00157E55"/>
    <w:rsid w:val="00157E9F"/>
    <w:rsid w:val="00160253"/>
    <w:rsid w:val="001605CD"/>
    <w:rsid w:val="0016067A"/>
    <w:rsid w:val="00160ABF"/>
    <w:rsid w:val="00160B4A"/>
    <w:rsid w:val="00160B6A"/>
    <w:rsid w:val="00160D08"/>
    <w:rsid w:val="00160D99"/>
    <w:rsid w:val="00161075"/>
    <w:rsid w:val="001610D2"/>
    <w:rsid w:val="001615BB"/>
    <w:rsid w:val="00161FC2"/>
    <w:rsid w:val="001624AB"/>
    <w:rsid w:val="001624FC"/>
    <w:rsid w:val="00162714"/>
    <w:rsid w:val="00162A2B"/>
    <w:rsid w:val="00162AE0"/>
    <w:rsid w:val="00162B89"/>
    <w:rsid w:val="00163066"/>
    <w:rsid w:val="0016342D"/>
    <w:rsid w:val="001638A3"/>
    <w:rsid w:val="001638F5"/>
    <w:rsid w:val="00163EB6"/>
    <w:rsid w:val="00163FAA"/>
    <w:rsid w:val="001640C7"/>
    <w:rsid w:val="001640F0"/>
    <w:rsid w:val="00164873"/>
    <w:rsid w:val="00164A3B"/>
    <w:rsid w:val="00164AE5"/>
    <w:rsid w:val="00164D1E"/>
    <w:rsid w:val="00164DA0"/>
    <w:rsid w:val="00164F5C"/>
    <w:rsid w:val="0016514C"/>
    <w:rsid w:val="001658C5"/>
    <w:rsid w:val="0016590D"/>
    <w:rsid w:val="0016591C"/>
    <w:rsid w:val="00165B87"/>
    <w:rsid w:val="00165C30"/>
    <w:rsid w:val="00165CAB"/>
    <w:rsid w:val="00166048"/>
    <w:rsid w:val="00166459"/>
    <w:rsid w:val="0016651B"/>
    <w:rsid w:val="00166794"/>
    <w:rsid w:val="00166921"/>
    <w:rsid w:val="00166A27"/>
    <w:rsid w:val="00166FC9"/>
    <w:rsid w:val="0016704F"/>
    <w:rsid w:val="00167484"/>
    <w:rsid w:val="00167759"/>
    <w:rsid w:val="00167793"/>
    <w:rsid w:val="0016785A"/>
    <w:rsid w:val="001702FA"/>
    <w:rsid w:val="001703FB"/>
    <w:rsid w:val="001708EE"/>
    <w:rsid w:val="00170B37"/>
    <w:rsid w:val="00170BDA"/>
    <w:rsid w:val="00170CED"/>
    <w:rsid w:val="00170DA3"/>
    <w:rsid w:val="00171986"/>
    <w:rsid w:val="001719D1"/>
    <w:rsid w:val="00171C61"/>
    <w:rsid w:val="00171E37"/>
    <w:rsid w:val="00172564"/>
    <w:rsid w:val="00172719"/>
    <w:rsid w:val="0017281D"/>
    <w:rsid w:val="001730B3"/>
    <w:rsid w:val="00173E9F"/>
    <w:rsid w:val="00174320"/>
    <w:rsid w:val="00174338"/>
    <w:rsid w:val="00174505"/>
    <w:rsid w:val="001745B8"/>
    <w:rsid w:val="001747AF"/>
    <w:rsid w:val="00174936"/>
    <w:rsid w:val="00174C4E"/>
    <w:rsid w:val="00174E12"/>
    <w:rsid w:val="0017557A"/>
    <w:rsid w:val="001755A9"/>
    <w:rsid w:val="001759C5"/>
    <w:rsid w:val="00175A15"/>
    <w:rsid w:val="00175A86"/>
    <w:rsid w:val="00175C9F"/>
    <w:rsid w:val="001760EF"/>
    <w:rsid w:val="0017641D"/>
    <w:rsid w:val="00176814"/>
    <w:rsid w:val="0017687B"/>
    <w:rsid w:val="00176E3E"/>
    <w:rsid w:val="00176F24"/>
    <w:rsid w:val="00177367"/>
    <w:rsid w:val="001774AB"/>
    <w:rsid w:val="00177739"/>
    <w:rsid w:val="00177928"/>
    <w:rsid w:val="001779DC"/>
    <w:rsid w:val="00177BF5"/>
    <w:rsid w:val="00177E64"/>
    <w:rsid w:val="00177F7B"/>
    <w:rsid w:val="00177F89"/>
    <w:rsid w:val="001802EC"/>
    <w:rsid w:val="001807B2"/>
    <w:rsid w:val="001807D1"/>
    <w:rsid w:val="00180AE6"/>
    <w:rsid w:val="00180BB5"/>
    <w:rsid w:val="00181043"/>
    <w:rsid w:val="001811A5"/>
    <w:rsid w:val="001812A4"/>
    <w:rsid w:val="0018156E"/>
    <w:rsid w:val="001818BF"/>
    <w:rsid w:val="00181A48"/>
    <w:rsid w:val="00181D84"/>
    <w:rsid w:val="00182113"/>
    <w:rsid w:val="001822B2"/>
    <w:rsid w:val="00182318"/>
    <w:rsid w:val="001826A0"/>
    <w:rsid w:val="00182E95"/>
    <w:rsid w:val="0018312D"/>
    <w:rsid w:val="001831B3"/>
    <w:rsid w:val="0018365B"/>
    <w:rsid w:val="0018398D"/>
    <w:rsid w:val="001839A9"/>
    <w:rsid w:val="00183DDC"/>
    <w:rsid w:val="00183EC8"/>
    <w:rsid w:val="001843E0"/>
    <w:rsid w:val="00184E06"/>
    <w:rsid w:val="001850E1"/>
    <w:rsid w:val="00185171"/>
    <w:rsid w:val="001854C8"/>
    <w:rsid w:val="001854F2"/>
    <w:rsid w:val="00185535"/>
    <w:rsid w:val="00186264"/>
    <w:rsid w:val="00186722"/>
    <w:rsid w:val="00186791"/>
    <w:rsid w:val="001868C4"/>
    <w:rsid w:val="001868DE"/>
    <w:rsid w:val="00186B89"/>
    <w:rsid w:val="00186C52"/>
    <w:rsid w:val="00186D18"/>
    <w:rsid w:val="00187081"/>
    <w:rsid w:val="00187546"/>
    <w:rsid w:val="00187A10"/>
    <w:rsid w:val="00187AB9"/>
    <w:rsid w:val="00187C99"/>
    <w:rsid w:val="00187DFE"/>
    <w:rsid w:val="00187F47"/>
    <w:rsid w:val="00190404"/>
    <w:rsid w:val="0019059E"/>
    <w:rsid w:val="001908BD"/>
    <w:rsid w:val="001909C8"/>
    <w:rsid w:val="00190A9E"/>
    <w:rsid w:val="00190BBC"/>
    <w:rsid w:val="00190D7F"/>
    <w:rsid w:val="00190F4D"/>
    <w:rsid w:val="0019129E"/>
    <w:rsid w:val="0019134A"/>
    <w:rsid w:val="00191362"/>
    <w:rsid w:val="00191685"/>
    <w:rsid w:val="001916BF"/>
    <w:rsid w:val="00191B27"/>
    <w:rsid w:val="00191B3A"/>
    <w:rsid w:val="00191D67"/>
    <w:rsid w:val="00191EF7"/>
    <w:rsid w:val="00192021"/>
    <w:rsid w:val="00192237"/>
    <w:rsid w:val="00192B99"/>
    <w:rsid w:val="00193526"/>
    <w:rsid w:val="00193CCE"/>
    <w:rsid w:val="00193E02"/>
    <w:rsid w:val="0019404C"/>
    <w:rsid w:val="0019418C"/>
    <w:rsid w:val="0019441B"/>
    <w:rsid w:val="0019445E"/>
    <w:rsid w:val="00194DCE"/>
    <w:rsid w:val="0019500D"/>
    <w:rsid w:val="00195435"/>
    <w:rsid w:val="00195940"/>
    <w:rsid w:val="00195C21"/>
    <w:rsid w:val="00195C34"/>
    <w:rsid w:val="00196044"/>
    <w:rsid w:val="0019604D"/>
    <w:rsid w:val="00196355"/>
    <w:rsid w:val="0019694E"/>
    <w:rsid w:val="00196AD7"/>
    <w:rsid w:val="00196B39"/>
    <w:rsid w:val="00196BED"/>
    <w:rsid w:val="00196C19"/>
    <w:rsid w:val="00197202"/>
    <w:rsid w:val="0019724F"/>
    <w:rsid w:val="0019738B"/>
    <w:rsid w:val="001A03E0"/>
    <w:rsid w:val="001A068B"/>
    <w:rsid w:val="001A06E3"/>
    <w:rsid w:val="001A0E1F"/>
    <w:rsid w:val="001A0E81"/>
    <w:rsid w:val="001A0EC4"/>
    <w:rsid w:val="001A116D"/>
    <w:rsid w:val="001A15EB"/>
    <w:rsid w:val="001A1E2D"/>
    <w:rsid w:val="001A1F83"/>
    <w:rsid w:val="001A241B"/>
    <w:rsid w:val="001A24DD"/>
    <w:rsid w:val="001A29A1"/>
    <w:rsid w:val="001A2C6B"/>
    <w:rsid w:val="001A316B"/>
    <w:rsid w:val="001A3763"/>
    <w:rsid w:val="001A3A8D"/>
    <w:rsid w:val="001A3F1E"/>
    <w:rsid w:val="001A40F3"/>
    <w:rsid w:val="001A4525"/>
    <w:rsid w:val="001A46BB"/>
    <w:rsid w:val="001A4848"/>
    <w:rsid w:val="001A4870"/>
    <w:rsid w:val="001A48AF"/>
    <w:rsid w:val="001A4992"/>
    <w:rsid w:val="001A4BDB"/>
    <w:rsid w:val="001A4D51"/>
    <w:rsid w:val="001A51CD"/>
    <w:rsid w:val="001A5258"/>
    <w:rsid w:val="001A52B1"/>
    <w:rsid w:val="001A5554"/>
    <w:rsid w:val="001A5DAA"/>
    <w:rsid w:val="001A5F8E"/>
    <w:rsid w:val="001A651C"/>
    <w:rsid w:val="001A6EF9"/>
    <w:rsid w:val="001A7076"/>
    <w:rsid w:val="001A727F"/>
    <w:rsid w:val="001A72C1"/>
    <w:rsid w:val="001A72D6"/>
    <w:rsid w:val="001A73D8"/>
    <w:rsid w:val="001A7431"/>
    <w:rsid w:val="001A745F"/>
    <w:rsid w:val="001A74F8"/>
    <w:rsid w:val="001A7563"/>
    <w:rsid w:val="001A763A"/>
    <w:rsid w:val="001A77ED"/>
    <w:rsid w:val="001A7A36"/>
    <w:rsid w:val="001B0B6B"/>
    <w:rsid w:val="001B0C19"/>
    <w:rsid w:val="001B0C27"/>
    <w:rsid w:val="001B0C6E"/>
    <w:rsid w:val="001B0E72"/>
    <w:rsid w:val="001B1448"/>
    <w:rsid w:val="001B14BF"/>
    <w:rsid w:val="001B1552"/>
    <w:rsid w:val="001B1562"/>
    <w:rsid w:val="001B1624"/>
    <w:rsid w:val="001B1796"/>
    <w:rsid w:val="001B17AB"/>
    <w:rsid w:val="001B1862"/>
    <w:rsid w:val="001B1D24"/>
    <w:rsid w:val="001B236B"/>
    <w:rsid w:val="001B25C0"/>
    <w:rsid w:val="001B26AF"/>
    <w:rsid w:val="001B2DB8"/>
    <w:rsid w:val="001B2F8B"/>
    <w:rsid w:val="001B2FA3"/>
    <w:rsid w:val="001B333F"/>
    <w:rsid w:val="001B380E"/>
    <w:rsid w:val="001B3DAC"/>
    <w:rsid w:val="001B4454"/>
    <w:rsid w:val="001B47C6"/>
    <w:rsid w:val="001B4807"/>
    <w:rsid w:val="001B48E1"/>
    <w:rsid w:val="001B4C47"/>
    <w:rsid w:val="001B4DAD"/>
    <w:rsid w:val="001B4F24"/>
    <w:rsid w:val="001B4F6B"/>
    <w:rsid w:val="001B5780"/>
    <w:rsid w:val="001B596B"/>
    <w:rsid w:val="001B612F"/>
    <w:rsid w:val="001B642C"/>
    <w:rsid w:val="001B6ADE"/>
    <w:rsid w:val="001B6B46"/>
    <w:rsid w:val="001B6BC7"/>
    <w:rsid w:val="001B7398"/>
    <w:rsid w:val="001B7646"/>
    <w:rsid w:val="001B76B4"/>
    <w:rsid w:val="001B7920"/>
    <w:rsid w:val="001B7B42"/>
    <w:rsid w:val="001B7C0E"/>
    <w:rsid w:val="001B7DF0"/>
    <w:rsid w:val="001B7F38"/>
    <w:rsid w:val="001B7F5D"/>
    <w:rsid w:val="001C02A8"/>
    <w:rsid w:val="001C09BA"/>
    <w:rsid w:val="001C0D65"/>
    <w:rsid w:val="001C15A2"/>
    <w:rsid w:val="001C1610"/>
    <w:rsid w:val="001C165F"/>
    <w:rsid w:val="001C1668"/>
    <w:rsid w:val="001C1893"/>
    <w:rsid w:val="001C1898"/>
    <w:rsid w:val="001C2137"/>
    <w:rsid w:val="001C23BF"/>
    <w:rsid w:val="001C2987"/>
    <w:rsid w:val="001C2FF2"/>
    <w:rsid w:val="001C3071"/>
    <w:rsid w:val="001C37B3"/>
    <w:rsid w:val="001C3D06"/>
    <w:rsid w:val="001C4034"/>
    <w:rsid w:val="001C4099"/>
    <w:rsid w:val="001C4432"/>
    <w:rsid w:val="001C44C1"/>
    <w:rsid w:val="001C480E"/>
    <w:rsid w:val="001C4923"/>
    <w:rsid w:val="001C4FF7"/>
    <w:rsid w:val="001C5013"/>
    <w:rsid w:val="001C5829"/>
    <w:rsid w:val="001C5942"/>
    <w:rsid w:val="001C5D0D"/>
    <w:rsid w:val="001C610E"/>
    <w:rsid w:val="001C6147"/>
    <w:rsid w:val="001C62BB"/>
    <w:rsid w:val="001C64C6"/>
    <w:rsid w:val="001C6584"/>
    <w:rsid w:val="001C6867"/>
    <w:rsid w:val="001C6CE6"/>
    <w:rsid w:val="001C74FC"/>
    <w:rsid w:val="001C77A5"/>
    <w:rsid w:val="001C7B4F"/>
    <w:rsid w:val="001C7BF0"/>
    <w:rsid w:val="001C7BFE"/>
    <w:rsid w:val="001C7C60"/>
    <w:rsid w:val="001D0331"/>
    <w:rsid w:val="001D0600"/>
    <w:rsid w:val="001D06C5"/>
    <w:rsid w:val="001D06E0"/>
    <w:rsid w:val="001D06FF"/>
    <w:rsid w:val="001D09F7"/>
    <w:rsid w:val="001D0C37"/>
    <w:rsid w:val="001D0CE7"/>
    <w:rsid w:val="001D0DCA"/>
    <w:rsid w:val="001D10CF"/>
    <w:rsid w:val="001D10D0"/>
    <w:rsid w:val="001D1254"/>
    <w:rsid w:val="001D125F"/>
    <w:rsid w:val="001D1326"/>
    <w:rsid w:val="001D15AB"/>
    <w:rsid w:val="001D19E2"/>
    <w:rsid w:val="001D1D7F"/>
    <w:rsid w:val="001D2028"/>
    <w:rsid w:val="001D2056"/>
    <w:rsid w:val="001D20E0"/>
    <w:rsid w:val="001D221B"/>
    <w:rsid w:val="001D2436"/>
    <w:rsid w:val="001D252A"/>
    <w:rsid w:val="001D2922"/>
    <w:rsid w:val="001D2D4C"/>
    <w:rsid w:val="001D2FA6"/>
    <w:rsid w:val="001D3234"/>
    <w:rsid w:val="001D325D"/>
    <w:rsid w:val="001D32C5"/>
    <w:rsid w:val="001D3453"/>
    <w:rsid w:val="001D379E"/>
    <w:rsid w:val="001D38F1"/>
    <w:rsid w:val="001D3B0D"/>
    <w:rsid w:val="001D3D25"/>
    <w:rsid w:val="001D3DC3"/>
    <w:rsid w:val="001D3E73"/>
    <w:rsid w:val="001D43C8"/>
    <w:rsid w:val="001D4672"/>
    <w:rsid w:val="001D478D"/>
    <w:rsid w:val="001D4865"/>
    <w:rsid w:val="001D4873"/>
    <w:rsid w:val="001D4C6E"/>
    <w:rsid w:val="001D4D92"/>
    <w:rsid w:val="001D53E2"/>
    <w:rsid w:val="001D541C"/>
    <w:rsid w:val="001D56CD"/>
    <w:rsid w:val="001D5886"/>
    <w:rsid w:val="001D59F7"/>
    <w:rsid w:val="001D5B42"/>
    <w:rsid w:val="001D6143"/>
    <w:rsid w:val="001D637B"/>
    <w:rsid w:val="001D648A"/>
    <w:rsid w:val="001D6746"/>
    <w:rsid w:val="001D6809"/>
    <w:rsid w:val="001D6DB2"/>
    <w:rsid w:val="001D70A3"/>
    <w:rsid w:val="001D718E"/>
    <w:rsid w:val="001D7221"/>
    <w:rsid w:val="001D73DE"/>
    <w:rsid w:val="001D7A30"/>
    <w:rsid w:val="001D7A50"/>
    <w:rsid w:val="001D7E1B"/>
    <w:rsid w:val="001E00C6"/>
    <w:rsid w:val="001E02D6"/>
    <w:rsid w:val="001E03BB"/>
    <w:rsid w:val="001E06FE"/>
    <w:rsid w:val="001E093A"/>
    <w:rsid w:val="001E101C"/>
    <w:rsid w:val="001E1394"/>
    <w:rsid w:val="001E161B"/>
    <w:rsid w:val="001E199C"/>
    <w:rsid w:val="001E1C16"/>
    <w:rsid w:val="001E1D76"/>
    <w:rsid w:val="001E1F21"/>
    <w:rsid w:val="001E21F9"/>
    <w:rsid w:val="001E23C8"/>
    <w:rsid w:val="001E2DDA"/>
    <w:rsid w:val="001E2FAF"/>
    <w:rsid w:val="001E2FD4"/>
    <w:rsid w:val="001E304C"/>
    <w:rsid w:val="001E3071"/>
    <w:rsid w:val="001E3091"/>
    <w:rsid w:val="001E3383"/>
    <w:rsid w:val="001E3386"/>
    <w:rsid w:val="001E3639"/>
    <w:rsid w:val="001E3743"/>
    <w:rsid w:val="001E401A"/>
    <w:rsid w:val="001E430D"/>
    <w:rsid w:val="001E4550"/>
    <w:rsid w:val="001E456F"/>
    <w:rsid w:val="001E46BD"/>
    <w:rsid w:val="001E4B8B"/>
    <w:rsid w:val="001E4D2D"/>
    <w:rsid w:val="001E51ED"/>
    <w:rsid w:val="001E52DB"/>
    <w:rsid w:val="001E5A7E"/>
    <w:rsid w:val="001E5D70"/>
    <w:rsid w:val="001E6F46"/>
    <w:rsid w:val="001E7044"/>
    <w:rsid w:val="001E7234"/>
    <w:rsid w:val="001E7381"/>
    <w:rsid w:val="001E7919"/>
    <w:rsid w:val="001E7D14"/>
    <w:rsid w:val="001F04BB"/>
    <w:rsid w:val="001F04D7"/>
    <w:rsid w:val="001F0558"/>
    <w:rsid w:val="001F0721"/>
    <w:rsid w:val="001F093F"/>
    <w:rsid w:val="001F0B70"/>
    <w:rsid w:val="001F0DBA"/>
    <w:rsid w:val="001F0FC1"/>
    <w:rsid w:val="001F0FCE"/>
    <w:rsid w:val="001F0FD7"/>
    <w:rsid w:val="001F10DD"/>
    <w:rsid w:val="001F1159"/>
    <w:rsid w:val="001F126A"/>
    <w:rsid w:val="001F154A"/>
    <w:rsid w:val="001F167B"/>
    <w:rsid w:val="001F1B1E"/>
    <w:rsid w:val="001F1D9E"/>
    <w:rsid w:val="001F1FB5"/>
    <w:rsid w:val="001F2418"/>
    <w:rsid w:val="001F24BF"/>
    <w:rsid w:val="001F274A"/>
    <w:rsid w:val="001F2AB2"/>
    <w:rsid w:val="001F2BF3"/>
    <w:rsid w:val="001F2C04"/>
    <w:rsid w:val="001F301F"/>
    <w:rsid w:val="001F3586"/>
    <w:rsid w:val="001F3724"/>
    <w:rsid w:val="001F3B57"/>
    <w:rsid w:val="001F3C33"/>
    <w:rsid w:val="001F3D93"/>
    <w:rsid w:val="001F3E6A"/>
    <w:rsid w:val="001F41EB"/>
    <w:rsid w:val="001F45DF"/>
    <w:rsid w:val="001F460E"/>
    <w:rsid w:val="001F4660"/>
    <w:rsid w:val="001F477F"/>
    <w:rsid w:val="001F4C3B"/>
    <w:rsid w:val="001F4D7C"/>
    <w:rsid w:val="001F4DA8"/>
    <w:rsid w:val="001F4E6E"/>
    <w:rsid w:val="001F4F36"/>
    <w:rsid w:val="001F4FC3"/>
    <w:rsid w:val="001F4FE4"/>
    <w:rsid w:val="001F5140"/>
    <w:rsid w:val="001F51C7"/>
    <w:rsid w:val="001F53C5"/>
    <w:rsid w:val="001F59CB"/>
    <w:rsid w:val="001F5CAD"/>
    <w:rsid w:val="001F5DEB"/>
    <w:rsid w:val="001F6094"/>
    <w:rsid w:val="001F6359"/>
    <w:rsid w:val="001F6784"/>
    <w:rsid w:val="001F68EC"/>
    <w:rsid w:val="001F6CC3"/>
    <w:rsid w:val="001F6CD2"/>
    <w:rsid w:val="001F6CD8"/>
    <w:rsid w:val="001F700E"/>
    <w:rsid w:val="001F7043"/>
    <w:rsid w:val="001F7410"/>
    <w:rsid w:val="001F75C6"/>
    <w:rsid w:val="001F7A8C"/>
    <w:rsid w:val="001F7B89"/>
    <w:rsid w:val="001F7BCD"/>
    <w:rsid w:val="0020032D"/>
    <w:rsid w:val="00200350"/>
    <w:rsid w:val="002003E8"/>
    <w:rsid w:val="0020063A"/>
    <w:rsid w:val="002008E2"/>
    <w:rsid w:val="00200BD1"/>
    <w:rsid w:val="0020101E"/>
    <w:rsid w:val="00201392"/>
    <w:rsid w:val="0020164F"/>
    <w:rsid w:val="00201698"/>
    <w:rsid w:val="00201B27"/>
    <w:rsid w:val="00201D58"/>
    <w:rsid w:val="00201FF9"/>
    <w:rsid w:val="00202349"/>
    <w:rsid w:val="002027B5"/>
    <w:rsid w:val="00202991"/>
    <w:rsid w:val="00202CE9"/>
    <w:rsid w:val="00202DFC"/>
    <w:rsid w:val="00203021"/>
    <w:rsid w:val="002034FA"/>
    <w:rsid w:val="00203607"/>
    <w:rsid w:val="0020376C"/>
    <w:rsid w:val="002037C9"/>
    <w:rsid w:val="00204187"/>
    <w:rsid w:val="00204257"/>
    <w:rsid w:val="00204822"/>
    <w:rsid w:val="00204B35"/>
    <w:rsid w:val="00204C85"/>
    <w:rsid w:val="0020549B"/>
    <w:rsid w:val="00205520"/>
    <w:rsid w:val="00205753"/>
    <w:rsid w:val="00205867"/>
    <w:rsid w:val="00205C04"/>
    <w:rsid w:val="002060D9"/>
    <w:rsid w:val="0020627E"/>
    <w:rsid w:val="0020640F"/>
    <w:rsid w:val="00206908"/>
    <w:rsid w:val="00206F6F"/>
    <w:rsid w:val="002071AA"/>
    <w:rsid w:val="002073C5"/>
    <w:rsid w:val="00207494"/>
    <w:rsid w:val="00207716"/>
    <w:rsid w:val="0020778B"/>
    <w:rsid w:val="0020788A"/>
    <w:rsid w:val="00207CA4"/>
    <w:rsid w:val="00207D99"/>
    <w:rsid w:val="00207E26"/>
    <w:rsid w:val="00207E73"/>
    <w:rsid w:val="00210144"/>
    <w:rsid w:val="00210C95"/>
    <w:rsid w:val="00210CE4"/>
    <w:rsid w:val="00210D94"/>
    <w:rsid w:val="00210FA6"/>
    <w:rsid w:val="002110A5"/>
    <w:rsid w:val="00211142"/>
    <w:rsid w:val="00211328"/>
    <w:rsid w:val="00211664"/>
    <w:rsid w:val="00211AD7"/>
    <w:rsid w:val="00211AE3"/>
    <w:rsid w:val="00212200"/>
    <w:rsid w:val="00212509"/>
    <w:rsid w:val="00212AA5"/>
    <w:rsid w:val="00212C01"/>
    <w:rsid w:val="00212C8B"/>
    <w:rsid w:val="00212EB2"/>
    <w:rsid w:val="00213459"/>
    <w:rsid w:val="0021345E"/>
    <w:rsid w:val="002134E2"/>
    <w:rsid w:val="002136F6"/>
    <w:rsid w:val="002137C8"/>
    <w:rsid w:val="00213B2E"/>
    <w:rsid w:val="00213D9F"/>
    <w:rsid w:val="00213DFA"/>
    <w:rsid w:val="0021402A"/>
    <w:rsid w:val="002142A3"/>
    <w:rsid w:val="0021452F"/>
    <w:rsid w:val="002146B5"/>
    <w:rsid w:val="00214D2D"/>
    <w:rsid w:val="00214EC2"/>
    <w:rsid w:val="0021512A"/>
    <w:rsid w:val="00215300"/>
    <w:rsid w:val="0021536C"/>
    <w:rsid w:val="002157BF"/>
    <w:rsid w:val="00215ECD"/>
    <w:rsid w:val="00216154"/>
    <w:rsid w:val="00216349"/>
    <w:rsid w:val="002165B2"/>
    <w:rsid w:val="00216B2A"/>
    <w:rsid w:val="00216C41"/>
    <w:rsid w:val="00216CBE"/>
    <w:rsid w:val="00216F33"/>
    <w:rsid w:val="00216F4B"/>
    <w:rsid w:val="002172A6"/>
    <w:rsid w:val="002178C2"/>
    <w:rsid w:val="00217A65"/>
    <w:rsid w:val="00217E4A"/>
    <w:rsid w:val="00217ECA"/>
    <w:rsid w:val="00220063"/>
    <w:rsid w:val="0022080E"/>
    <w:rsid w:val="0022098B"/>
    <w:rsid w:val="002209A0"/>
    <w:rsid w:val="00221298"/>
    <w:rsid w:val="0022193A"/>
    <w:rsid w:val="00221AC7"/>
    <w:rsid w:val="00221CE5"/>
    <w:rsid w:val="00222055"/>
    <w:rsid w:val="0022272F"/>
    <w:rsid w:val="00222753"/>
    <w:rsid w:val="00222998"/>
    <w:rsid w:val="00222BE9"/>
    <w:rsid w:val="002230CB"/>
    <w:rsid w:val="00223382"/>
    <w:rsid w:val="0022380B"/>
    <w:rsid w:val="0022386D"/>
    <w:rsid w:val="00223F28"/>
    <w:rsid w:val="002240CE"/>
    <w:rsid w:val="002246AA"/>
    <w:rsid w:val="00224984"/>
    <w:rsid w:val="0022499B"/>
    <w:rsid w:val="00224BCB"/>
    <w:rsid w:val="00224D21"/>
    <w:rsid w:val="00224E0C"/>
    <w:rsid w:val="0022509E"/>
    <w:rsid w:val="00225550"/>
    <w:rsid w:val="00225971"/>
    <w:rsid w:val="00225A14"/>
    <w:rsid w:val="00225AFD"/>
    <w:rsid w:val="00225D5A"/>
    <w:rsid w:val="00225E9A"/>
    <w:rsid w:val="00226402"/>
    <w:rsid w:val="0022648C"/>
    <w:rsid w:val="00226663"/>
    <w:rsid w:val="00226CDE"/>
    <w:rsid w:val="00227330"/>
    <w:rsid w:val="00227543"/>
    <w:rsid w:val="002275C2"/>
    <w:rsid w:val="002276D1"/>
    <w:rsid w:val="00227F5C"/>
    <w:rsid w:val="00230229"/>
    <w:rsid w:val="00230242"/>
    <w:rsid w:val="00230822"/>
    <w:rsid w:val="00230C0A"/>
    <w:rsid w:val="00231093"/>
    <w:rsid w:val="0023110D"/>
    <w:rsid w:val="002311A9"/>
    <w:rsid w:val="002319BB"/>
    <w:rsid w:val="002319E5"/>
    <w:rsid w:val="00231FAB"/>
    <w:rsid w:val="0023210D"/>
    <w:rsid w:val="00232459"/>
    <w:rsid w:val="0023257B"/>
    <w:rsid w:val="00232619"/>
    <w:rsid w:val="002326A2"/>
    <w:rsid w:val="00232A71"/>
    <w:rsid w:val="00232AF6"/>
    <w:rsid w:val="00232D28"/>
    <w:rsid w:val="00232DC0"/>
    <w:rsid w:val="00232F05"/>
    <w:rsid w:val="002330F8"/>
    <w:rsid w:val="00233110"/>
    <w:rsid w:val="002336E1"/>
    <w:rsid w:val="00233799"/>
    <w:rsid w:val="002337CF"/>
    <w:rsid w:val="0023388C"/>
    <w:rsid w:val="00233A57"/>
    <w:rsid w:val="00233B86"/>
    <w:rsid w:val="00234020"/>
    <w:rsid w:val="002341FE"/>
    <w:rsid w:val="002344E1"/>
    <w:rsid w:val="002346FF"/>
    <w:rsid w:val="0023473C"/>
    <w:rsid w:val="002347ED"/>
    <w:rsid w:val="00234B3A"/>
    <w:rsid w:val="00234B53"/>
    <w:rsid w:val="00234D21"/>
    <w:rsid w:val="00234D5C"/>
    <w:rsid w:val="00234DC0"/>
    <w:rsid w:val="00234E68"/>
    <w:rsid w:val="0023541F"/>
    <w:rsid w:val="0023565D"/>
    <w:rsid w:val="00235666"/>
    <w:rsid w:val="00235723"/>
    <w:rsid w:val="00235E19"/>
    <w:rsid w:val="00235EDC"/>
    <w:rsid w:val="0023601F"/>
    <w:rsid w:val="00236464"/>
    <w:rsid w:val="002364F8"/>
    <w:rsid w:val="00236582"/>
    <w:rsid w:val="002367C8"/>
    <w:rsid w:val="0023683F"/>
    <w:rsid w:val="00236D6D"/>
    <w:rsid w:val="002377F9"/>
    <w:rsid w:val="002378AA"/>
    <w:rsid w:val="00237EB6"/>
    <w:rsid w:val="00237EDC"/>
    <w:rsid w:val="002407B9"/>
    <w:rsid w:val="0024083E"/>
    <w:rsid w:val="00240CC2"/>
    <w:rsid w:val="00240D7B"/>
    <w:rsid w:val="00240DD1"/>
    <w:rsid w:val="00240F40"/>
    <w:rsid w:val="002413A3"/>
    <w:rsid w:val="00241430"/>
    <w:rsid w:val="002416C7"/>
    <w:rsid w:val="00241964"/>
    <w:rsid w:val="00241EBA"/>
    <w:rsid w:val="002420AA"/>
    <w:rsid w:val="002421A2"/>
    <w:rsid w:val="0024222A"/>
    <w:rsid w:val="00242326"/>
    <w:rsid w:val="00242438"/>
    <w:rsid w:val="002425FA"/>
    <w:rsid w:val="00242727"/>
    <w:rsid w:val="00242E35"/>
    <w:rsid w:val="00243259"/>
    <w:rsid w:val="002435C1"/>
    <w:rsid w:val="002437AE"/>
    <w:rsid w:val="002437C0"/>
    <w:rsid w:val="00243A46"/>
    <w:rsid w:val="00243D24"/>
    <w:rsid w:val="00244188"/>
    <w:rsid w:val="0024428A"/>
    <w:rsid w:val="002442CD"/>
    <w:rsid w:val="00244901"/>
    <w:rsid w:val="00244A0D"/>
    <w:rsid w:val="00244FB1"/>
    <w:rsid w:val="00245047"/>
    <w:rsid w:val="00245827"/>
    <w:rsid w:val="002458EC"/>
    <w:rsid w:val="00245ACC"/>
    <w:rsid w:val="00245C12"/>
    <w:rsid w:val="002461E4"/>
    <w:rsid w:val="00246209"/>
    <w:rsid w:val="00246773"/>
    <w:rsid w:val="00246874"/>
    <w:rsid w:val="00246AD5"/>
    <w:rsid w:val="00246B9B"/>
    <w:rsid w:val="002470AA"/>
    <w:rsid w:val="0024719C"/>
    <w:rsid w:val="002477AC"/>
    <w:rsid w:val="002477CC"/>
    <w:rsid w:val="0024787A"/>
    <w:rsid w:val="00247882"/>
    <w:rsid w:val="002478AF"/>
    <w:rsid w:val="00247CF5"/>
    <w:rsid w:val="00250349"/>
    <w:rsid w:val="00250571"/>
    <w:rsid w:val="002505A6"/>
    <w:rsid w:val="002505A8"/>
    <w:rsid w:val="002507C6"/>
    <w:rsid w:val="00250A93"/>
    <w:rsid w:val="00250BF4"/>
    <w:rsid w:val="00250DE6"/>
    <w:rsid w:val="00251066"/>
    <w:rsid w:val="00251200"/>
    <w:rsid w:val="002516A0"/>
    <w:rsid w:val="002518EA"/>
    <w:rsid w:val="002519CA"/>
    <w:rsid w:val="00251A49"/>
    <w:rsid w:val="00251AEE"/>
    <w:rsid w:val="00251B60"/>
    <w:rsid w:val="00251B9D"/>
    <w:rsid w:val="00251D7B"/>
    <w:rsid w:val="00251FD4"/>
    <w:rsid w:val="002522F1"/>
    <w:rsid w:val="00252355"/>
    <w:rsid w:val="0025238F"/>
    <w:rsid w:val="0025249D"/>
    <w:rsid w:val="00252764"/>
    <w:rsid w:val="00252F23"/>
    <w:rsid w:val="00252F5A"/>
    <w:rsid w:val="00253108"/>
    <w:rsid w:val="00253477"/>
    <w:rsid w:val="0025356A"/>
    <w:rsid w:val="0025357A"/>
    <w:rsid w:val="0025372C"/>
    <w:rsid w:val="0025385B"/>
    <w:rsid w:val="00253B50"/>
    <w:rsid w:val="00253DC7"/>
    <w:rsid w:val="0025402C"/>
    <w:rsid w:val="00254652"/>
    <w:rsid w:val="0025488C"/>
    <w:rsid w:val="00254BD6"/>
    <w:rsid w:val="00254CF3"/>
    <w:rsid w:val="00254D79"/>
    <w:rsid w:val="002551E8"/>
    <w:rsid w:val="002559C7"/>
    <w:rsid w:val="00255AA1"/>
    <w:rsid w:val="00255F81"/>
    <w:rsid w:val="002561B8"/>
    <w:rsid w:val="00256B0D"/>
    <w:rsid w:val="00256CC4"/>
    <w:rsid w:val="002571FE"/>
    <w:rsid w:val="002576B1"/>
    <w:rsid w:val="00257931"/>
    <w:rsid w:val="00257AAF"/>
    <w:rsid w:val="00257BB4"/>
    <w:rsid w:val="00257F13"/>
    <w:rsid w:val="00260197"/>
    <w:rsid w:val="002603C8"/>
    <w:rsid w:val="0026047F"/>
    <w:rsid w:val="00260668"/>
    <w:rsid w:val="00260725"/>
    <w:rsid w:val="00260899"/>
    <w:rsid w:val="00260BC0"/>
    <w:rsid w:val="00260D05"/>
    <w:rsid w:val="00261106"/>
    <w:rsid w:val="0026127F"/>
    <w:rsid w:val="002614D1"/>
    <w:rsid w:val="0026160F"/>
    <w:rsid w:val="00261A1F"/>
    <w:rsid w:val="00261EA0"/>
    <w:rsid w:val="00261F82"/>
    <w:rsid w:val="002627A1"/>
    <w:rsid w:val="0026289C"/>
    <w:rsid w:val="00262B68"/>
    <w:rsid w:val="00262BD4"/>
    <w:rsid w:val="00262C66"/>
    <w:rsid w:val="00263361"/>
    <w:rsid w:val="002634BA"/>
    <w:rsid w:val="00263510"/>
    <w:rsid w:val="00263B5B"/>
    <w:rsid w:val="00263C2F"/>
    <w:rsid w:val="00263E20"/>
    <w:rsid w:val="00263E3C"/>
    <w:rsid w:val="00263E62"/>
    <w:rsid w:val="00264537"/>
    <w:rsid w:val="0026454A"/>
    <w:rsid w:val="0026491B"/>
    <w:rsid w:val="002649B6"/>
    <w:rsid w:val="00264C80"/>
    <w:rsid w:val="00264D19"/>
    <w:rsid w:val="00264FD3"/>
    <w:rsid w:val="00265052"/>
    <w:rsid w:val="00265282"/>
    <w:rsid w:val="00265285"/>
    <w:rsid w:val="002653AC"/>
    <w:rsid w:val="0026565D"/>
    <w:rsid w:val="00265988"/>
    <w:rsid w:val="00265A11"/>
    <w:rsid w:val="00266067"/>
    <w:rsid w:val="0026611A"/>
    <w:rsid w:val="00266272"/>
    <w:rsid w:val="00266553"/>
    <w:rsid w:val="0026674C"/>
    <w:rsid w:val="00266A8E"/>
    <w:rsid w:val="00266E23"/>
    <w:rsid w:val="00266F64"/>
    <w:rsid w:val="002674E2"/>
    <w:rsid w:val="00267AA7"/>
    <w:rsid w:val="00267D99"/>
    <w:rsid w:val="00267ECC"/>
    <w:rsid w:val="00267F50"/>
    <w:rsid w:val="0027000B"/>
    <w:rsid w:val="002700D9"/>
    <w:rsid w:val="00270384"/>
    <w:rsid w:val="002703D5"/>
    <w:rsid w:val="0027089E"/>
    <w:rsid w:val="00270A63"/>
    <w:rsid w:val="00270B78"/>
    <w:rsid w:val="00270C27"/>
    <w:rsid w:val="00270D62"/>
    <w:rsid w:val="00270F98"/>
    <w:rsid w:val="00271053"/>
    <w:rsid w:val="0027141D"/>
    <w:rsid w:val="00271593"/>
    <w:rsid w:val="002719DD"/>
    <w:rsid w:val="00271A84"/>
    <w:rsid w:val="00271BEC"/>
    <w:rsid w:val="00272216"/>
    <w:rsid w:val="0027235D"/>
    <w:rsid w:val="002724C9"/>
    <w:rsid w:val="00272A2B"/>
    <w:rsid w:val="00273297"/>
    <w:rsid w:val="00273426"/>
    <w:rsid w:val="0027365A"/>
    <w:rsid w:val="0027391E"/>
    <w:rsid w:val="0027397B"/>
    <w:rsid w:val="00273E0B"/>
    <w:rsid w:val="0027402E"/>
    <w:rsid w:val="002740A6"/>
    <w:rsid w:val="00274454"/>
    <w:rsid w:val="002745C7"/>
    <w:rsid w:val="002745DA"/>
    <w:rsid w:val="00274D0A"/>
    <w:rsid w:val="00274D31"/>
    <w:rsid w:val="00274F3F"/>
    <w:rsid w:val="00275087"/>
    <w:rsid w:val="00275147"/>
    <w:rsid w:val="002754C9"/>
    <w:rsid w:val="00275D07"/>
    <w:rsid w:val="00276533"/>
    <w:rsid w:val="002766F2"/>
    <w:rsid w:val="0027676C"/>
    <w:rsid w:val="002769DD"/>
    <w:rsid w:val="00276EAA"/>
    <w:rsid w:val="002772FD"/>
    <w:rsid w:val="00277C68"/>
    <w:rsid w:val="00277CE8"/>
    <w:rsid w:val="00277D54"/>
    <w:rsid w:val="00277D6F"/>
    <w:rsid w:val="002802C6"/>
    <w:rsid w:val="0028038A"/>
    <w:rsid w:val="002808BE"/>
    <w:rsid w:val="002808C7"/>
    <w:rsid w:val="00280994"/>
    <w:rsid w:val="00280ED6"/>
    <w:rsid w:val="00281488"/>
    <w:rsid w:val="002816C2"/>
    <w:rsid w:val="00281765"/>
    <w:rsid w:val="002819DF"/>
    <w:rsid w:val="00281A43"/>
    <w:rsid w:val="00281CDF"/>
    <w:rsid w:val="00281F89"/>
    <w:rsid w:val="00282215"/>
    <w:rsid w:val="0028230B"/>
    <w:rsid w:val="002823BF"/>
    <w:rsid w:val="00282592"/>
    <w:rsid w:val="00282614"/>
    <w:rsid w:val="002828FF"/>
    <w:rsid w:val="00282AAA"/>
    <w:rsid w:val="00282D33"/>
    <w:rsid w:val="00282D87"/>
    <w:rsid w:val="0028312B"/>
    <w:rsid w:val="002831BA"/>
    <w:rsid w:val="002832CB"/>
    <w:rsid w:val="0028352B"/>
    <w:rsid w:val="0028362E"/>
    <w:rsid w:val="00283706"/>
    <w:rsid w:val="0028388F"/>
    <w:rsid w:val="00283B30"/>
    <w:rsid w:val="00283F9D"/>
    <w:rsid w:val="00283FBC"/>
    <w:rsid w:val="00284023"/>
    <w:rsid w:val="00284539"/>
    <w:rsid w:val="002845F5"/>
    <w:rsid w:val="00284750"/>
    <w:rsid w:val="00284E71"/>
    <w:rsid w:val="00285520"/>
    <w:rsid w:val="002856D6"/>
    <w:rsid w:val="00285C78"/>
    <w:rsid w:val="00285F4C"/>
    <w:rsid w:val="00285F6F"/>
    <w:rsid w:val="002863B8"/>
    <w:rsid w:val="002868B3"/>
    <w:rsid w:val="00286C4D"/>
    <w:rsid w:val="00286C5F"/>
    <w:rsid w:val="0028766E"/>
    <w:rsid w:val="002878A1"/>
    <w:rsid w:val="002878C3"/>
    <w:rsid w:val="00287D14"/>
    <w:rsid w:val="00287D60"/>
    <w:rsid w:val="00287E31"/>
    <w:rsid w:val="00287F15"/>
    <w:rsid w:val="00287F4A"/>
    <w:rsid w:val="0029024D"/>
    <w:rsid w:val="002902A3"/>
    <w:rsid w:val="0029032F"/>
    <w:rsid w:val="00290501"/>
    <w:rsid w:val="00290546"/>
    <w:rsid w:val="00290584"/>
    <w:rsid w:val="00290926"/>
    <w:rsid w:val="00290CC8"/>
    <w:rsid w:val="00291295"/>
    <w:rsid w:val="0029141B"/>
    <w:rsid w:val="00291546"/>
    <w:rsid w:val="00291601"/>
    <w:rsid w:val="00291824"/>
    <w:rsid w:val="00292053"/>
    <w:rsid w:val="002922D1"/>
    <w:rsid w:val="00292A09"/>
    <w:rsid w:val="00293BA1"/>
    <w:rsid w:val="00293EA4"/>
    <w:rsid w:val="00294A8D"/>
    <w:rsid w:val="00294BF0"/>
    <w:rsid w:val="0029548C"/>
    <w:rsid w:val="00295567"/>
    <w:rsid w:val="0029574F"/>
    <w:rsid w:val="00295762"/>
    <w:rsid w:val="002957D7"/>
    <w:rsid w:val="0029594E"/>
    <w:rsid w:val="00295B8E"/>
    <w:rsid w:val="00295CA5"/>
    <w:rsid w:val="00295D11"/>
    <w:rsid w:val="00295DBE"/>
    <w:rsid w:val="00295FA0"/>
    <w:rsid w:val="002963E0"/>
    <w:rsid w:val="0029687F"/>
    <w:rsid w:val="00296A3D"/>
    <w:rsid w:val="002974B5"/>
    <w:rsid w:val="00297525"/>
    <w:rsid w:val="002A031B"/>
    <w:rsid w:val="002A0341"/>
    <w:rsid w:val="002A0745"/>
    <w:rsid w:val="002A0DD7"/>
    <w:rsid w:val="002A0E94"/>
    <w:rsid w:val="002A0F24"/>
    <w:rsid w:val="002A190A"/>
    <w:rsid w:val="002A1AE1"/>
    <w:rsid w:val="002A25DF"/>
    <w:rsid w:val="002A25EF"/>
    <w:rsid w:val="002A28CE"/>
    <w:rsid w:val="002A2B25"/>
    <w:rsid w:val="002A33AD"/>
    <w:rsid w:val="002A34CB"/>
    <w:rsid w:val="002A357B"/>
    <w:rsid w:val="002A3E8B"/>
    <w:rsid w:val="002A485E"/>
    <w:rsid w:val="002A4D82"/>
    <w:rsid w:val="002A4F96"/>
    <w:rsid w:val="002A52EE"/>
    <w:rsid w:val="002A5595"/>
    <w:rsid w:val="002A59C8"/>
    <w:rsid w:val="002A5C1B"/>
    <w:rsid w:val="002A6087"/>
    <w:rsid w:val="002A6165"/>
    <w:rsid w:val="002A62CA"/>
    <w:rsid w:val="002A6377"/>
    <w:rsid w:val="002A64DA"/>
    <w:rsid w:val="002A6C5E"/>
    <w:rsid w:val="002A6DEF"/>
    <w:rsid w:val="002A6E6F"/>
    <w:rsid w:val="002A72AF"/>
    <w:rsid w:val="002A72BD"/>
    <w:rsid w:val="002A796E"/>
    <w:rsid w:val="002B04CC"/>
    <w:rsid w:val="002B0EAF"/>
    <w:rsid w:val="002B1265"/>
    <w:rsid w:val="002B1304"/>
    <w:rsid w:val="002B14D3"/>
    <w:rsid w:val="002B167E"/>
    <w:rsid w:val="002B17D5"/>
    <w:rsid w:val="002B21E4"/>
    <w:rsid w:val="002B2458"/>
    <w:rsid w:val="002B2722"/>
    <w:rsid w:val="002B2905"/>
    <w:rsid w:val="002B2AA9"/>
    <w:rsid w:val="002B2B0C"/>
    <w:rsid w:val="002B31D8"/>
    <w:rsid w:val="002B330D"/>
    <w:rsid w:val="002B3703"/>
    <w:rsid w:val="002B38F2"/>
    <w:rsid w:val="002B3DBA"/>
    <w:rsid w:val="002B4043"/>
    <w:rsid w:val="002B4602"/>
    <w:rsid w:val="002B4863"/>
    <w:rsid w:val="002B4D23"/>
    <w:rsid w:val="002B5092"/>
    <w:rsid w:val="002B541D"/>
    <w:rsid w:val="002B544C"/>
    <w:rsid w:val="002B581E"/>
    <w:rsid w:val="002B5DC8"/>
    <w:rsid w:val="002B6221"/>
    <w:rsid w:val="002B65A8"/>
    <w:rsid w:val="002B6E33"/>
    <w:rsid w:val="002B71A7"/>
    <w:rsid w:val="002B7265"/>
    <w:rsid w:val="002B78C2"/>
    <w:rsid w:val="002B7CB3"/>
    <w:rsid w:val="002B7DCA"/>
    <w:rsid w:val="002C00AC"/>
    <w:rsid w:val="002C0646"/>
    <w:rsid w:val="002C0730"/>
    <w:rsid w:val="002C07DF"/>
    <w:rsid w:val="002C08CC"/>
    <w:rsid w:val="002C0B57"/>
    <w:rsid w:val="002C0CC8"/>
    <w:rsid w:val="002C0E59"/>
    <w:rsid w:val="002C0EBF"/>
    <w:rsid w:val="002C1507"/>
    <w:rsid w:val="002C16F0"/>
    <w:rsid w:val="002C1798"/>
    <w:rsid w:val="002C1BE0"/>
    <w:rsid w:val="002C1C4B"/>
    <w:rsid w:val="002C27FF"/>
    <w:rsid w:val="002C2989"/>
    <w:rsid w:val="002C2BB8"/>
    <w:rsid w:val="002C2D63"/>
    <w:rsid w:val="002C2F7A"/>
    <w:rsid w:val="002C3121"/>
    <w:rsid w:val="002C31DF"/>
    <w:rsid w:val="002C42AC"/>
    <w:rsid w:val="002C490A"/>
    <w:rsid w:val="002C49AF"/>
    <w:rsid w:val="002C4DB0"/>
    <w:rsid w:val="002C4DFF"/>
    <w:rsid w:val="002C4EA9"/>
    <w:rsid w:val="002C55E8"/>
    <w:rsid w:val="002C560C"/>
    <w:rsid w:val="002C58D0"/>
    <w:rsid w:val="002C59C5"/>
    <w:rsid w:val="002C5E0F"/>
    <w:rsid w:val="002C6389"/>
    <w:rsid w:val="002C67EF"/>
    <w:rsid w:val="002C6AEB"/>
    <w:rsid w:val="002C6BBC"/>
    <w:rsid w:val="002C6DB6"/>
    <w:rsid w:val="002C75F3"/>
    <w:rsid w:val="002C785A"/>
    <w:rsid w:val="002C799B"/>
    <w:rsid w:val="002D06E5"/>
    <w:rsid w:val="002D0764"/>
    <w:rsid w:val="002D092B"/>
    <w:rsid w:val="002D0BBD"/>
    <w:rsid w:val="002D0C68"/>
    <w:rsid w:val="002D0CF5"/>
    <w:rsid w:val="002D0E32"/>
    <w:rsid w:val="002D13CB"/>
    <w:rsid w:val="002D1461"/>
    <w:rsid w:val="002D1528"/>
    <w:rsid w:val="002D17FB"/>
    <w:rsid w:val="002D185A"/>
    <w:rsid w:val="002D19F3"/>
    <w:rsid w:val="002D1D88"/>
    <w:rsid w:val="002D211E"/>
    <w:rsid w:val="002D2370"/>
    <w:rsid w:val="002D26D2"/>
    <w:rsid w:val="002D26DF"/>
    <w:rsid w:val="002D2B3D"/>
    <w:rsid w:val="002D2D29"/>
    <w:rsid w:val="002D32FA"/>
    <w:rsid w:val="002D39D1"/>
    <w:rsid w:val="002D3D8C"/>
    <w:rsid w:val="002D421B"/>
    <w:rsid w:val="002D43C5"/>
    <w:rsid w:val="002D4709"/>
    <w:rsid w:val="002D5223"/>
    <w:rsid w:val="002D57ED"/>
    <w:rsid w:val="002D5B1D"/>
    <w:rsid w:val="002D5C18"/>
    <w:rsid w:val="002D66D8"/>
    <w:rsid w:val="002D6A93"/>
    <w:rsid w:val="002D6ADB"/>
    <w:rsid w:val="002D6F8E"/>
    <w:rsid w:val="002D6FA3"/>
    <w:rsid w:val="002D6FB3"/>
    <w:rsid w:val="002D7164"/>
    <w:rsid w:val="002D749F"/>
    <w:rsid w:val="002D7503"/>
    <w:rsid w:val="002D79EF"/>
    <w:rsid w:val="002D7A7F"/>
    <w:rsid w:val="002D7EEE"/>
    <w:rsid w:val="002D7F21"/>
    <w:rsid w:val="002E0218"/>
    <w:rsid w:val="002E031A"/>
    <w:rsid w:val="002E043C"/>
    <w:rsid w:val="002E044D"/>
    <w:rsid w:val="002E05A5"/>
    <w:rsid w:val="002E0735"/>
    <w:rsid w:val="002E073F"/>
    <w:rsid w:val="002E0928"/>
    <w:rsid w:val="002E0B3E"/>
    <w:rsid w:val="002E0B93"/>
    <w:rsid w:val="002E0E17"/>
    <w:rsid w:val="002E12B9"/>
    <w:rsid w:val="002E142A"/>
    <w:rsid w:val="002E14E0"/>
    <w:rsid w:val="002E155D"/>
    <w:rsid w:val="002E17B5"/>
    <w:rsid w:val="002E18EB"/>
    <w:rsid w:val="002E1BDC"/>
    <w:rsid w:val="002E1F53"/>
    <w:rsid w:val="002E2139"/>
    <w:rsid w:val="002E294B"/>
    <w:rsid w:val="002E2EAB"/>
    <w:rsid w:val="002E32AE"/>
    <w:rsid w:val="002E36FA"/>
    <w:rsid w:val="002E3836"/>
    <w:rsid w:val="002E3A59"/>
    <w:rsid w:val="002E3AF7"/>
    <w:rsid w:val="002E3D25"/>
    <w:rsid w:val="002E410D"/>
    <w:rsid w:val="002E447A"/>
    <w:rsid w:val="002E4542"/>
    <w:rsid w:val="002E4721"/>
    <w:rsid w:val="002E47E4"/>
    <w:rsid w:val="002E4F21"/>
    <w:rsid w:val="002E4F8B"/>
    <w:rsid w:val="002E54F6"/>
    <w:rsid w:val="002E5540"/>
    <w:rsid w:val="002E5595"/>
    <w:rsid w:val="002E5634"/>
    <w:rsid w:val="002E5A89"/>
    <w:rsid w:val="002E5B97"/>
    <w:rsid w:val="002E5CCF"/>
    <w:rsid w:val="002E5D00"/>
    <w:rsid w:val="002E5FF7"/>
    <w:rsid w:val="002E60C5"/>
    <w:rsid w:val="002E696B"/>
    <w:rsid w:val="002E6DE4"/>
    <w:rsid w:val="002E7296"/>
    <w:rsid w:val="002E76C7"/>
    <w:rsid w:val="002E790D"/>
    <w:rsid w:val="002E7A28"/>
    <w:rsid w:val="002E7A6B"/>
    <w:rsid w:val="002E7C03"/>
    <w:rsid w:val="002E7D24"/>
    <w:rsid w:val="002E7ECB"/>
    <w:rsid w:val="002E7F04"/>
    <w:rsid w:val="002E7F6A"/>
    <w:rsid w:val="002F0317"/>
    <w:rsid w:val="002F0611"/>
    <w:rsid w:val="002F082B"/>
    <w:rsid w:val="002F0C2A"/>
    <w:rsid w:val="002F0C4A"/>
    <w:rsid w:val="002F0D2B"/>
    <w:rsid w:val="002F0D79"/>
    <w:rsid w:val="002F0E32"/>
    <w:rsid w:val="002F0EC9"/>
    <w:rsid w:val="002F0F69"/>
    <w:rsid w:val="002F1084"/>
    <w:rsid w:val="002F1284"/>
    <w:rsid w:val="002F1455"/>
    <w:rsid w:val="002F153C"/>
    <w:rsid w:val="002F1751"/>
    <w:rsid w:val="002F1B0D"/>
    <w:rsid w:val="002F1C61"/>
    <w:rsid w:val="002F1CDF"/>
    <w:rsid w:val="002F28F0"/>
    <w:rsid w:val="002F2B3F"/>
    <w:rsid w:val="002F2D5A"/>
    <w:rsid w:val="002F30E2"/>
    <w:rsid w:val="002F31BE"/>
    <w:rsid w:val="002F3754"/>
    <w:rsid w:val="002F50ED"/>
    <w:rsid w:val="002F52BB"/>
    <w:rsid w:val="002F5737"/>
    <w:rsid w:val="002F5F69"/>
    <w:rsid w:val="002F65CF"/>
    <w:rsid w:val="002F68C1"/>
    <w:rsid w:val="002F68D2"/>
    <w:rsid w:val="002F6F36"/>
    <w:rsid w:val="002F7016"/>
    <w:rsid w:val="002F71BE"/>
    <w:rsid w:val="002F7211"/>
    <w:rsid w:val="002F76B4"/>
    <w:rsid w:val="002F770C"/>
    <w:rsid w:val="002F79BD"/>
    <w:rsid w:val="002F7B0E"/>
    <w:rsid w:val="002F7E7D"/>
    <w:rsid w:val="00300219"/>
    <w:rsid w:val="00300669"/>
    <w:rsid w:val="003010E0"/>
    <w:rsid w:val="00301409"/>
    <w:rsid w:val="0030162B"/>
    <w:rsid w:val="003016D2"/>
    <w:rsid w:val="0030187D"/>
    <w:rsid w:val="003018FF"/>
    <w:rsid w:val="0030199C"/>
    <w:rsid w:val="00301CD0"/>
    <w:rsid w:val="00301D6A"/>
    <w:rsid w:val="00301E28"/>
    <w:rsid w:val="00301EB8"/>
    <w:rsid w:val="00302056"/>
    <w:rsid w:val="00302444"/>
    <w:rsid w:val="003025C9"/>
    <w:rsid w:val="00302773"/>
    <w:rsid w:val="00302A2F"/>
    <w:rsid w:val="00303099"/>
    <w:rsid w:val="003039A6"/>
    <w:rsid w:val="00303B5B"/>
    <w:rsid w:val="00303BAC"/>
    <w:rsid w:val="00303C23"/>
    <w:rsid w:val="00303C8B"/>
    <w:rsid w:val="003042A0"/>
    <w:rsid w:val="003043F0"/>
    <w:rsid w:val="00304897"/>
    <w:rsid w:val="00304B5F"/>
    <w:rsid w:val="00304F62"/>
    <w:rsid w:val="00304F6C"/>
    <w:rsid w:val="0030500D"/>
    <w:rsid w:val="003051E6"/>
    <w:rsid w:val="003053AB"/>
    <w:rsid w:val="003053D0"/>
    <w:rsid w:val="0030568C"/>
    <w:rsid w:val="0030586E"/>
    <w:rsid w:val="00305A77"/>
    <w:rsid w:val="0030605F"/>
    <w:rsid w:val="00306305"/>
    <w:rsid w:val="0030640C"/>
    <w:rsid w:val="003066E2"/>
    <w:rsid w:val="003066FD"/>
    <w:rsid w:val="0030683D"/>
    <w:rsid w:val="00306D09"/>
    <w:rsid w:val="00307089"/>
    <w:rsid w:val="003071D8"/>
    <w:rsid w:val="003072AB"/>
    <w:rsid w:val="0030749A"/>
    <w:rsid w:val="003075F8"/>
    <w:rsid w:val="00307724"/>
    <w:rsid w:val="00307937"/>
    <w:rsid w:val="00307B79"/>
    <w:rsid w:val="00307E65"/>
    <w:rsid w:val="00307E9B"/>
    <w:rsid w:val="0031008B"/>
    <w:rsid w:val="003105B5"/>
    <w:rsid w:val="00310946"/>
    <w:rsid w:val="00310C42"/>
    <w:rsid w:val="00310EEC"/>
    <w:rsid w:val="00310FDC"/>
    <w:rsid w:val="003114B7"/>
    <w:rsid w:val="00311654"/>
    <w:rsid w:val="00311D54"/>
    <w:rsid w:val="00311E63"/>
    <w:rsid w:val="003120CD"/>
    <w:rsid w:val="0031215C"/>
    <w:rsid w:val="003123FE"/>
    <w:rsid w:val="00312894"/>
    <w:rsid w:val="003135ED"/>
    <w:rsid w:val="003138BC"/>
    <w:rsid w:val="00313B49"/>
    <w:rsid w:val="00313D47"/>
    <w:rsid w:val="00313DEF"/>
    <w:rsid w:val="00314168"/>
    <w:rsid w:val="003143FE"/>
    <w:rsid w:val="003145A3"/>
    <w:rsid w:val="00314736"/>
    <w:rsid w:val="0031487A"/>
    <w:rsid w:val="00314F4F"/>
    <w:rsid w:val="00315377"/>
    <w:rsid w:val="003155FA"/>
    <w:rsid w:val="00315836"/>
    <w:rsid w:val="00315F09"/>
    <w:rsid w:val="00316128"/>
    <w:rsid w:val="00316408"/>
    <w:rsid w:val="00316875"/>
    <w:rsid w:val="00316881"/>
    <w:rsid w:val="00316B63"/>
    <w:rsid w:val="00316B93"/>
    <w:rsid w:val="00316F5C"/>
    <w:rsid w:val="00317006"/>
    <w:rsid w:val="00317656"/>
    <w:rsid w:val="00317BCC"/>
    <w:rsid w:val="00317C55"/>
    <w:rsid w:val="0032005E"/>
    <w:rsid w:val="00320460"/>
    <w:rsid w:val="00320538"/>
    <w:rsid w:val="003205FB"/>
    <w:rsid w:val="003206C2"/>
    <w:rsid w:val="003208AB"/>
    <w:rsid w:val="003209C7"/>
    <w:rsid w:val="00320B03"/>
    <w:rsid w:val="00320D2D"/>
    <w:rsid w:val="00320EAC"/>
    <w:rsid w:val="00320F61"/>
    <w:rsid w:val="00321552"/>
    <w:rsid w:val="003215B7"/>
    <w:rsid w:val="00321B18"/>
    <w:rsid w:val="00321BDB"/>
    <w:rsid w:val="00321E69"/>
    <w:rsid w:val="0032263D"/>
    <w:rsid w:val="00322B93"/>
    <w:rsid w:val="00322BEA"/>
    <w:rsid w:val="003236F3"/>
    <w:rsid w:val="003239BD"/>
    <w:rsid w:val="00323C5E"/>
    <w:rsid w:val="00323F08"/>
    <w:rsid w:val="003247BE"/>
    <w:rsid w:val="00324875"/>
    <w:rsid w:val="00324888"/>
    <w:rsid w:val="00324898"/>
    <w:rsid w:val="00324E65"/>
    <w:rsid w:val="00325C3A"/>
    <w:rsid w:val="00325D67"/>
    <w:rsid w:val="00325FB3"/>
    <w:rsid w:val="0032696D"/>
    <w:rsid w:val="003269D4"/>
    <w:rsid w:val="003269F2"/>
    <w:rsid w:val="00326B45"/>
    <w:rsid w:val="00326BBA"/>
    <w:rsid w:val="00326BC4"/>
    <w:rsid w:val="00326ECC"/>
    <w:rsid w:val="00326EF0"/>
    <w:rsid w:val="00327069"/>
    <w:rsid w:val="003274D6"/>
    <w:rsid w:val="00327628"/>
    <w:rsid w:val="00327776"/>
    <w:rsid w:val="00330238"/>
    <w:rsid w:val="0033031A"/>
    <w:rsid w:val="00330658"/>
    <w:rsid w:val="003306E8"/>
    <w:rsid w:val="00330ADC"/>
    <w:rsid w:val="00330B0F"/>
    <w:rsid w:val="00330CEF"/>
    <w:rsid w:val="00330DE3"/>
    <w:rsid w:val="0033169D"/>
    <w:rsid w:val="00331DC8"/>
    <w:rsid w:val="00331DCF"/>
    <w:rsid w:val="00331E21"/>
    <w:rsid w:val="00331EC6"/>
    <w:rsid w:val="00332013"/>
    <w:rsid w:val="00332135"/>
    <w:rsid w:val="00332318"/>
    <w:rsid w:val="0033252D"/>
    <w:rsid w:val="0033279B"/>
    <w:rsid w:val="003327F2"/>
    <w:rsid w:val="00332866"/>
    <w:rsid w:val="003328FE"/>
    <w:rsid w:val="00333338"/>
    <w:rsid w:val="00333A51"/>
    <w:rsid w:val="00333BB3"/>
    <w:rsid w:val="00333DA1"/>
    <w:rsid w:val="00333E5E"/>
    <w:rsid w:val="00333FEF"/>
    <w:rsid w:val="00334051"/>
    <w:rsid w:val="003340E0"/>
    <w:rsid w:val="0033436D"/>
    <w:rsid w:val="00334823"/>
    <w:rsid w:val="00334898"/>
    <w:rsid w:val="00334932"/>
    <w:rsid w:val="00334B9D"/>
    <w:rsid w:val="0033544F"/>
    <w:rsid w:val="00335492"/>
    <w:rsid w:val="00335733"/>
    <w:rsid w:val="00335A74"/>
    <w:rsid w:val="00335AEF"/>
    <w:rsid w:val="003360EF"/>
    <w:rsid w:val="00336564"/>
    <w:rsid w:val="0033684E"/>
    <w:rsid w:val="00336A94"/>
    <w:rsid w:val="00336DEC"/>
    <w:rsid w:val="00336EFD"/>
    <w:rsid w:val="00337130"/>
    <w:rsid w:val="00337795"/>
    <w:rsid w:val="0033780B"/>
    <w:rsid w:val="00337912"/>
    <w:rsid w:val="00337963"/>
    <w:rsid w:val="00337EE5"/>
    <w:rsid w:val="003401CE"/>
    <w:rsid w:val="003405A7"/>
    <w:rsid w:val="00340688"/>
    <w:rsid w:val="00340A22"/>
    <w:rsid w:val="00340C24"/>
    <w:rsid w:val="00340D45"/>
    <w:rsid w:val="003410A2"/>
    <w:rsid w:val="00341328"/>
    <w:rsid w:val="00341331"/>
    <w:rsid w:val="0034152F"/>
    <w:rsid w:val="003415B2"/>
    <w:rsid w:val="00341778"/>
    <w:rsid w:val="00341861"/>
    <w:rsid w:val="0034191A"/>
    <w:rsid w:val="003419FD"/>
    <w:rsid w:val="00341B6F"/>
    <w:rsid w:val="003421BD"/>
    <w:rsid w:val="00342F71"/>
    <w:rsid w:val="003433D0"/>
    <w:rsid w:val="00343421"/>
    <w:rsid w:val="00343B1B"/>
    <w:rsid w:val="00343DC5"/>
    <w:rsid w:val="00343EFC"/>
    <w:rsid w:val="00343F90"/>
    <w:rsid w:val="003446CA"/>
    <w:rsid w:val="0034490D"/>
    <w:rsid w:val="003449A6"/>
    <w:rsid w:val="00344CC9"/>
    <w:rsid w:val="00344D34"/>
    <w:rsid w:val="00344E85"/>
    <w:rsid w:val="00344FA9"/>
    <w:rsid w:val="0034543B"/>
    <w:rsid w:val="003458DC"/>
    <w:rsid w:val="003458EB"/>
    <w:rsid w:val="003458FC"/>
    <w:rsid w:val="00345A66"/>
    <w:rsid w:val="00345C96"/>
    <w:rsid w:val="00345DC4"/>
    <w:rsid w:val="003462BE"/>
    <w:rsid w:val="0034653D"/>
    <w:rsid w:val="00346548"/>
    <w:rsid w:val="003465CA"/>
    <w:rsid w:val="0034661A"/>
    <w:rsid w:val="00346813"/>
    <w:rsid w:val="00346C8B"/>
    <w:rsid w:val="00346DE4"/>
    <w:rsid w:val="00347336"/>
    <w:rsid w:val="003473A5"/>
    <w:rsid w:val="003473E7"/>
    <w:rsid w:val="00347D0F"/>
    <w:rsid w:val="00347D13"/>
    <w:rsid w:val="0035000D"/>
    <w:rsid w:val="003501F8"/>
    <w:rsid w:val="00350243"/>
    <w:rsid w:val="00350BFD"/>
    <w:rsid w:val="003510B3"/>
    <w:rsid w:val="00351183"/>
    <w:rsid w:val="003511C2"/>
    <w:rsid w:val="0035135B"/>
    <w:rsid w:val="0035137F"/>
    <w:rsid w:val="00351733"/>
    <w:rsid w:val="00351752"/>
    <w:rsid w:val="00351A48"/>
    <w:rsid w:val="00351AF9"/>
    <w:rsid w:val="00351BD8"/>
    <w:rsid w:val="00351FCB"/>
    <w:rsid w:val="0035258F"/>
    <w:rsid w:val="00352A1C"/>
    <w:rsid w:val="00352E58"/>
    <w:rsid w:val="00352EC4"/>
    <w:rsid w:val="00353014"/>
    <w:rsid w:val="003531F7"/>
    <w:rsid w:val="0035332B"/>
    <w:rsid w:val="00353353"/>
    <w:rsid w:val="003534CB"/>
    <w:rsid w:val="00353E2B"/>
    <w:rsid w:val="00354324"/>
    <w:rsid w:val="003546A1"/>
    <w:rsid w:val="003546DA"/>
    <w:rsid w:val="00354F97"/>
    <w:rsid w:val="003550AB"/>
    <w:rsid w:val="00355265"/>
    <w:rsid w:val="0035582C"/>
    <w:rsid w:val="0035614D"/>
    <w:rsid w:val="003562E7"/>
    <w:rsid w:val="003563FA"/>
    <w:rsid w:val="0035643C"/>
    <w:rsid w:val="00356455"/>
    <w:rsid w:val="0035679D"/>
    <w:rsid w:val="00357680"/>
    <w:rsid w:val="00360019"/>
    <w:rsid w:val="0036048C"/>
    <w:rsid w:val="00360ABA"/>
    <w:rsid w:val="00360CFC"/>
    <w:rsid w:val="0036113B"/>
    <w:rsid w:val="0036144C"/>
    <w:rsid w:val="00361582"/>
    <w:rsid w:val="00361681"/>
    <w:rsid w:val="003617EB"/>
    <w:rsid w:val="003620E3"/>
    <w:rsid w:val="00362389"/>
    <w:rsid w:val="003623D4"/>
    <w:rsid w:val="0036285C"/>
    <w:rsid w:val="00362FBF"/>
    <w:rsid w:val="00363543"/>
    <w:rsid w:val="0036387A"/>
    <w:rsid w:val="00363DD6"/>
    <w:rsid w:val="00364174"/>
    <w:rsid w:val="0036417B"/>
    <w:rsid w:val="00364454"/>
    <w:rsid w:val="0036448A"/>
    <w:rsid w:val="00364952"/>
    <w:rsid w:val="00364C89"/>
    <w:rsid w:val="00364E58"/>
    <w:rsid w:val="00365160"/>
    <w:rsid w:val="00365277"/>
    <w:rsid w:val="003653A1"/>
    <w:rsid w:val="00365D59"/>
    <w:rsid w:val="00366131"/>
    <w:rsid w:val="003667B9"/>
    <w:rsid w:val="00366873"/>
    <w:rsid w:val="00366C55"/>
    <w:rsid w:val="00366D39"/>
    <w:rsid w:val="00366DCF"/>
    <w:rsid w:val="00366E52"/>
    <w:rsid w:val="00367393"/>
    <w:rsid w:val="00367587"/>
    <w:rsid w:val="0036758B"/>
    <w:rsid w:val="00367A59"/>
    <w:rsid w:val="00367A80"/>
    <w:rsid w:val="00367CC7"/>
    <w:rsid w:val="00367EE1"/>
    <w:rsid w:val="00367FB1"/>
    <w:rsid w:val="00370123"/>
    <w:rsid w:val="00370541"/>
    <w:rsid w:val="003706C4"/>
    <w:rsid w:val="0037086C"/>
    <w:rsid w:val="00370903"/>
    <w:rsid w:val="0037096C"/>
    <w:rsid w:val="00370981"/>
    <w:rsid w:val="00370A23"/>
    <w:rsid w:val="00370A82"/>
    <w:rsid w:val="00370FDB"/>
    <w:rsid w:val="00370FF4"/>
    <w:rsid w:val="00371076"/>
    <w:rsid w:val="00371107"/>
    <w:rsid w:val="00371364"/>
    <w:rsid w:val="003713A1"/>
    <w:rsid w:val="00371762"/>
    <w:rsid w:val="003717DE"/>
    <w:rsid w:val="003718D9"/>
    <w:rsid w:val="00371AD6"/>
    <w:rsid w:val="0037239A"/>
    <w:rsid w:val="0037269E"/>
    <w:rsid w:val="00372702"/>
    <w:rsid w:val="00372AC9"/>
    <w:rsid w:val="00372D18"/>
    <w:rsid w:val="00372FAB"/>
    <w:rsid w:val="00373161"/>
    <w:rsid w:val="00373553"/>
    <w:rsid w:val="003738F2"/>
    <w:rsid w:val="00373EB0"/>
    <w:rsid w:val="00373F03"/>
    <w:rsid w:val="00373F35"/>
    <w:rsid w:val="003740B0"/>
    <w:rsid w:val="003741FA"/>
    <w:rsid w:val="003743CF"/>
    <w:rsid w:val="003744A4"/>
    <w:rsid w:val="003746D0"/>
    <w:rsid w:val="003749D0"/>
    <w:rsid w:val="00374AB9"/>
    <w:rsid w:val="00374BBE"/>
    <w:rsid w:val="00374D9A"/>
    <w:rsid w:val="00374F1F"/>
    <w:rsid w:val="00375866"/>
    <w:rsid w:val="00375B18"/>
    <w:rsid w:val="00375DCB"/>
    <w:rsid w:val="00375FB8"/>
    <w:rsid w:val="0037619C"/>
    <w:rsid w:val="0037626C"/>
    <w:rsid w:val="0037628D"/>
    <w:rsid w:val="00376F86"/>
    <w:rsid w:val="003771D9"/>
    <w:rsid w:val="003778B9"/>
    <w:rsid w:val="00377D79"/>
    <w:rsid w:val="00377E08"/>
    <w:rsid w:val="00380447"/>
    <w:rsid w:val="003806FF"/>
    <w:rsid w:val="00380A7B"/>
    <w:rsid w:val="00380B2D"/>
    <w:rsid w:val="00380BF7"/>
    <w:rsid w:val="00380D45"/>
    <w:rsid w:val="00380E2E"/>
    <w:rsid w:val="003811BF"/>
    <w:rsid w:val="003814C4"/>
    <w:rsid w:val="003814DE"/>
    <w:rsid w:val="00381BE3"/>
    <w:rsid w:val="00381C85"/>
    <w:rsid w:val="00381E19"/>
    <w:rsid w:val="0038208E"/>
    <w:rsid w:val="00382189"/>
    <w:rsid w:val="0038252C"/>
    <w:rsid w:val="00382966"/>
    <w:rsid w:val="00382F86"/>
    <w:rsid w:val="00383079"/>
    <w:rsid w:val="00383505"/>
    <w:rsid w:val="00383944"/>
    <w:rsid w:val="00383BCC"/>
    <w:rsid w:val="00383BE5"/>
    <w:rsid w:val="00383C30"/>
    <w:rsid w:val="00383CD3"/>
    <w:rsid w:val="00383E90"/>
    <w:rsid w:val="003842A5"/>
    <w:rsid w:val="00384422"/>
    <w:rsid w:val="00384840"/>
    <w:rsid w:val="00384AD3"/>
    <w:rsid w:val="00384B05"/>
    <w:rsid w:val="00385391"/>
    <w:rsid w:val="00385594"/>
    <w:rsid w:val="003857AB"/>
    <w:rsid w:val="0038599A"/>
    <w:rsid w:val="00385BFB"/>
    <w:rsid w:val="00385C8F"/>
    <w:rsid w:val="00386056"/>
    <w:rsid w:val="00386064"/>
    <w:rsid w:val="003864D5"/>
    <w:rsid w:val="00386510"/>
    <w:rsid w:val="00386516"/>
    <w:rsid w:val="0038691C"/>
    <w:rsid w:val="00386B36"/>
    <w:rsid w:val="00387255"/>
    <w:rsid w:val="003875A5"/>
    <w:rsid w:val="00387743"/>
    <w:rsid w:val="003879E9"/>
    <w:rsid w:val="003900A2"/>
    <w:rsid w:val="003900A6"/>
    <w:rsid w:val="00390491"/>
    <w:rsid w:val="003905AD"/>
    <w:rsid w:val="0039095A"/>
    <w:rsid w:val="00390B94"/>
    <w:rsid w:val="00391109"/>
    <w:rsid w:val="0039128F"/>
    <w:rsid w:val="003922E0"/>
    <w:rsid w:val="0039249D"/>
    <w:rsid w:val="00392893"/>
    <w:rsid w:val="00392A68"/>
    <w:rsid w:val="00392E17"/>
    <w:rsid w:val="00393178"/>
    <w:rsid w:val="003932B7"/>
    <w:rsid w:val="00393330"/>
    <w:rsid w:val="0039347E"/>
    <w:rsid w:val="00393687"/>
    <w:rsid w:val="00393C36"/>
    <w:rsid w:val="00393C4E"/>
    <w:rsid w:val="00393C9C"/>
    <w:rsid w:val="00393DC4"/>
    <w:rsid w:val="00394066"/>
    <w:rsid w:val="00394453"/>
    <w:rsid w:val="00394697"/>
    <w:rsid w:val="00394925"/>
    <w:rsid w:val="00394B34"/>
    <w:rsid w:val="00394F94"/>
    <w:rsid w:val="003952CE"/>
    <w:rsid w:val="00395302"/>
    <w:rsid w:val="00395428"/>
    <w:rsid w:val="00395455"/>
    <w:rsid w:val="00395484"/>
    <w:rsid w:val="00395706"/>
    <w:rsid w:val="00395834"/>
    <w:rsid w:val="003958C9"/>
    <w:rsid w:val="00395983"/>
    <w:rsid w:val="00395A20"/>
    <w:rsid w:val="003963BB"/>
    <w:rsid w:val="0039641D"/>
    <w:rsid w:val="00396A34"/>
    <w:rsid w:val="00396D04"/>
    <w:rsid w:val="0039707D"/>
    <w:rsid w:val="003972C4"/>
    <w:rsid w:val="00397544"/>
    <w:rsid w:val="00397568"/>
    <w:rsid w:val="00397D35"/>
    <w:rsid w:val="00397DEF"/>
    <w:rsid w:val="003A0372"/>
    <w:rsid w:val="003A03BD"/>
    <w:rsid w:val="003A03DA"/>
    <w:rsid w:val="003A05D1"/>
    <w:rsid w:val="003A07AD"/>
    <w:rsid w:val="003A0BCD"/>
    <w:rsid w:val="003A0CB5"/>
    <w:rsid w:val="003A0FF5"/>
    <w:rsid w:val="003A109B"/>
    <w:rsid w:val="003A11A8"/>
    <w:rsid w:val="003A14C4"/>
    <w:rsid w:val="003A1A62"/>
    <w:rsid w:val="003A1C12"/>
    <w:rsid w:val="003A21D0"/>
    <w:rsid w:val="003A239E"/>
    <w:rsid w:val="003A2474"/>
    <w:rsid w:val="003A2964"/>
    <w:rsid w:val="003A29A3"/>
    <w:rsid w:val="003A2B4F"/>
    <w:rsid w:val="003A2E36"/>
    <w:rsid w:val="003A3038"/>
    <w:rsid w:val="003A30CB"/>
    <w:rsid w:val="003A32B0"/>
    <w:rsid w:val="003A38EE"/>
    <w:rsid w:val="003A3B07"/>
    <w:rsid w:val="003A3C8E"/>
    <w:rsid w:val="003A3DF7"/>
    <w:rsid w:val="003A429B"/>
    <w:rsid w:val="003A4457"/>
    <w:rsid w:val="003A47B9"/>
    <w:rsid w:val="003A4979"/>
    <w:rsid w:val="003A4D79"/>
    <w:rsid w:val="003A4DF2"/>
    <w:rsid w:val="003A5045"/>
    <w:rsid w:val="003A5356"/>
    <w:rsid w:val="003A55A4"/>
    <w:rsid w:val="003A5A3D"/>
    <w:rsid w:val="003A5ADB"/>
    <w:rsid w:val="003A5AE4"/>
    <w:rsid w:val="003A5B50"/>
    <w:rsid w:val="003A5B62"/>
    <w:rsid w:val="003A5E16"/>
    <w:rsid w:val="003A62DA"/>
    <w:rsid w:val="003A641B"/>
    <w:rsid w:val="003A6656"/>
    <w:rsid w:val="003A676C"/>
    <w:rsid w:val="003A6976"/>
    <w:rsid w:val="003A6F73"/>
    <w:rsid w:val="003A707A"/>
    <w:rsid w:val="003A75F5"/>
    <w:rsid w:val="003A7A36"/>
    <w:rsid w:val="003B02D7"/>
    <w:rsid w:val="003B0EF5"/>
    <w:rsid w:val="003B10F7"/>
    <w:rsid w:val="003B118C"/>
    <w:rsid w:val="003B165C"/>
    <w:rsid w:val="003B1842"/>
    <w:rsid w:val="003B1A85"/>
    <w:rsid w:val="003B1DFB"/>
    <w:rsid w:val="003B20C7"/>
    <w:rsid w:val="003B2137"/>
    <w:rsid w:val="003B217E"/>
    <w:rsid w:val="003B22E6"/>
    <w:rsid w:val="003B3111"/>
    <w:rsid w:val="003B3249"/>
    <w:rsid w:val="003B3842"/>
    <w:rsid w:val="003B3A68"/>
    <w:rsid w:val="003B3AFF"/>
    <w:rsid w:val="003B3B83"/>
    <w:rsid w:val="003B4032"/>
    <w:rsid w:val="003B41F5"/>
    <w:rsid w:val="003B4ABB"/>
    <w:rsid w:val="003B4C4A"/>
    <w:rsid w:val="003B4C83"/>
    <w:rsid w:val="003B4ED1"/>
    <w:rsid w:val="003B5077"/>
    <w:rsid w:val="003B594E"/>
    <w:rsid w:val="003B5A76"/>
    <w:rsid w:val="003B5DB1"/>
    <w:rsid w:val="003B5E22"/>
    <w:rsid w:val="003B5FE8"/>
    <w:rsid w:val="003B6040"/>
    <w:rsid w:val="003B6095"/>
    <w:rsid w:val="003B6114"/>
    <w:rsid w:val="003B61C7"/>
    <w:rsid w:val="003B6645"/>
    <w:rsid w:val="003B6973"/>
    <w:rsid w:val="003B69AA"/>
    <w:rsid w:val="003B6A2F"/>
    <w:rsid w:val="003B6B7D"/>
    <w:rsid w:val="003B6DEA"/>
    <w:rsid w:val="003B6F95"/>
    <w:rsid w:val="003B718C"/>
    <w:rsid w:val="003B71A9"/>
    <w:rsid w:val="003B7415"/>
    <w:rsid w:val="003B7429"/>
    <w:rsid w:val="003B7681"/>
    <w:rsid w:val="003B79B7"/>
    <w:rsid w:val="003B7E6D"/>
    <w:rsid w:val="003B7F5F"/>
    <w:rsid w:val="003C06B2"/>
    <w:rsid w:val="003C0C9E"/>
    <w:rsid w:val="003C0E12"/>
    <w:rsid w:val="003C0E21"/>
    <w:rsid w:val="003C0E2E"/>
    <w:rsid w:val="003C0E81"/>
    <w:rsid w:val="003C13FD"/>
    <w:rsid w:val="003C19FE"/>
    <w:rsid w:val="003C1ECE"/>
    <w:rsid w:val="003C1F99"/>
    <w:rsid w:val="003C2053"/>
    <w:rsid w:val="003C22AA"/>
    <w:rsid w:val="003C280D"/>
    <w:rsid w:val="003C2A5F"/>
    <w:rsid w:val="003C2A6C"/>
    <w:rsid w:val="003C2FC0"/>
    <w:rsid w:val="003C3807"/>
    <w:rsid w:val="003C3FEC"/>
    <w:rsid w:val="003C4840"/>
    <w:rsid w:val="003C4AB0"/>
    <w:rsid w:val="003C4B8A"/>
    <w:rsid w:val="003C4BD2"/>
    <w:rsid w:val="003C4FF5"/>
    <w:rsid w:val="003C50AC"/>
    <w:rsid w:val="003C5146"/>
    <w:rsid w:val="003C5219"/>
    <w:rsid w:val="003C533D"/>
    <w:rsid w:val="003C5448"/>
    <w:rsid w:val="003C55FF"/>
    <w:rsid w:val="003C5E16"/>
    <w:rsid w:val="003C5F72"/>
    <w:rsid w:val="003C6463"/>
    <w:rsid w:val="003C6620"/>
    <w:rsid w:val="003C67C4"/>
    <w:rsid w:val="003C6B9E"/>
    <w:rsid w:val="003C6C4A"/>
    <w:rsid w:val="003C6E63"/>
    <w:rsid w:val="003C7045"/>
    <w:rsid w:val="003C74B7"/>
    <w:rsid w:val="003C7786"/>
    <w:rsid w:val="003C780A"/>
    <w:rsid w:val="003C7881"/>
    <w:rsid w:val="003C7B91"/>
    <w:rsid w:val="003C7BDF"/>
    <w:rsid w:val="003C7D10"/>
    <w:rsid w:val="003D08B0"/>
    <w:rsid w:val="003D0D07"/>
    <w:rsid w:val="003D10AA"/>
    <w:rsid w:val="003D1363"/>
    <w:rsid w:val="003D15DA"/>
    <w:rsid w:val="003D1626"/>
    <w:rsid w:val="003D1889"/>
    <w:rsid w:val="003D1A8C"/>
    <w:rsid w:val="003D1B33"/>
    <w:rsid w:val="003D1EEF"/>
    <w:rsid w:val="003D242E"/>
    <w:rsid w:val="003D26B3"/>
    <w:rsid w:val="003D27DA"/>
    <w:rsid w:val="003D2CCC"/>
    <w:rsid w:val="003D2E45"/>
    <w:rsid w:val="003D2F45"/>
    <w:rsid w:val="003D30C7"/>
    <w:rsid w:val="003D356D"/>
    <w:rsid w:val="003D3D68"/>
    <w:rsid w:val="003D3FD7"/>
    <w:rsid w:val="003D409F"/>
    <w:rsid w:val="003D421F"/>
    <w:rsid w:val="003D42BB"/>
    <w:rsid w:val="003D43F9"/>
    <w:rsid w:val="003D4899"/>
    <w:rsid w:val="003D48BC"/>
    <w:rsid w:val="003D4940"/>
    <w:rsid w:val="003D4974"/>
    <w:rsid w:val="003D4A05"/>
    <w:rsid w:val="003D4D7A"/>
    <w:rsid w:val="003D5096"/>
    <w:rsid w:val="003D52FA"/>
    <w:rsid w:val="003D554A"/>
    <w:rsid w:val="003D566F"/>
    <w:rsid w:val="003D5AAD"/>
    <w:rsid w:val="003D5F03"/>
    <w:rsid w:val="003D604E"/>
    <w:rsid w:val="003D6092"/>
    <w:rsid w:val="003D63D2"/>
    <w:rsid w:val="003D6617"/>
    <w:rsid w:val="003D6981"/>
    <w:rsid w:val="003D6A4C"/>
    <w:rsid w:val="003D6E9E"/>
    <w:rsid w:val="003D7040"/>
    <w:rsid w:val="003D71A3"/>
    <w:rsid w:val="003D735C"/>
    <w:rsid w:val="003D77B6"/>
    <w:rsid w:val="003D7800"/>
    <w:rsid w:val="003D7897"/>
    <w:rsid w:val="003D7A3D"/>
    <w:rsid w:val="003D7B88"/>
    <w:rsid w:val="003D7DBF"/>
    <w:rsid w:val="003D7DFE"/>
    <w:rsid w:val="003D7F8F"/>
    <w:rsid w:val="003E02C3"/>
    <w:rsid w:val="003E0441"/>
    <w:rsid w:val="003E0A74"/>
    <w:rsid w:val="003E0B82"/>
    <w:rsid w:val="003E1442"/>
    <w:rsid w:val="003E160C"/>
    <w:rsid w:val="003E1731"/>
    <w:rsid w:val="003E2115"/>
    <w:rsid w:val="003E2124"/>
    <w:rsid w:val="003E25DC"/>
    <w:rsid w:val="003E29A1"/>
    <w:rsid w:val="003E29B5"/>
    <w:rsid w:val="003E2AE8"/>
    <w:rsid w:val="003E2E79"/>
    <w:rsid w:val="003E2E84"/>
    <w:rsid w:val="003E2F88"/>
    <w:rsid w:val="003E32C5"/>
    <w:rsid w:val="003E37AD"/>
    <w:rsid w:val="003E38E3"/>
    <w:rsid w:val="003E39F3"/>
    <w:rsid w:val="003E3A59"/>
    <w:rsid w:val="003E4098"/>
    <w:rsid w:val="003E46E3"/>
    <w:rsid w:val="003E4827"/>
    <w:rsid w:val="003E4F00"/>
    <w:rsid w:val="003E50AD"/>
    <w:rsid w:val="003E5128"/>
    <w:rsid w:val="003E523F"/>
    <w:rsid w:val="003E53A4"/>
    <w:rsid w:val="003E571C"/>
    <w:rsid w:val="003E573F"/>
    <w:rsid w:val="003E58B1"/>
    <w:rsid w:val="003E5AA2"/>
    <w:rsid w:val="003E5E83"/>
    <w:rsid w:val="003E608D"/>
    <w:rsid w:val="003E6284"/>
    <w:rsid w:val="003E63B6"/>
    <w:rsid w:val="003E64D4"/>
    <w:rsid w:val="003E6560"/>
    <w:rsid w:val="003E6572"/>
    <w:rsid w:val="003E72AB"/>
    <w:rsid w:val="003E73DB"/>
    <w:rsid w:val="003E7741"/>
    <w:rsid w:val="003E7AD6"/>
    <w:rsid w:val="003E7E84"/>
    <w:rsid w:val="003F0066"/>
    <w:rsid w:val="003F01FC"/>
    <w:rsid w:val="003F0242"/>
    <w:rsid w:val="003F0740"/>
    <w:rsid w:val="003F076A"/>
    <w:rsid w:val="003F0815"/>
    <w:rsid w:val="003F0D1B"/>
    <w:rsid w:val="003F0DB6"/>
    <w:rsid w:val="003F1055"/>
    <w:rsid w:val="003F10B1"/>
    <w:rsid w:val="003F11B2"/>
    <w:rsid w:val="003F1A81"/>
    <w:rsid w:val="003F1B29"/>
    <w:rsid w:val="003F1D57"/>
    <w:rsid w:val="003F20E8"/>
    <w:rsid w:val="003F2282"/>
    <w:rsid w:val="003F2561"/>
    <w:rsid w:val="003F2923"/>
    <w:rsid w:val="003F2A84"/>
    <w:rsid w:val="003F2EA6"/>
    <w:rsid w:val="003F30B0"/>
    <w:rsid w:val="003F31C9"/>
    <w:rsid w:val="003F34D7"/>
    <w:rsid w:val="003F3E05"/>
    <w:rsid w:val="003F3EED"/>
    <w:rsid w:val="003F40E3"/>
    <w:rsid w:val="003F4430"/>
    <w:rsid w:val="003F44B9"/>
    <w:rsid w:val="003F45EF"/>
    <w:rsid w:val="003F4A8A"/>
    <w:rsid w:val="003F55F0"/>
    <w:rsid w:val="003F5630"/>
    <w:rsid w:val="003F574A"/>
    <w:rsid w:val="003F5850"/>
    <w:rsid w:val="003F5A41"/>
    <w:rsid w:val="003F5F21"/>
    <w:rsid w:val="003F5FD8"/>
    <w:rsid w:val="003F6244"/>
    <w:rsid w:val="003F6AA5"/>
    <w:rsid w:val="003F6C62"/>
    <w:rsid w:val="003F6D97"/>
    <w:rsid w:val="003F6F81"/>
    <w:rsid w:val="003F703B"/>
    <w:rsid w:val="003F70E9"/>
    <w:rsid w:val="003F71B6"/>
    <w:rsid w:val="003F735B"/>
    <w:rsid w:val="003F73CA"/>
    <w:rsid w:val="003F7565"/>
    <w:rsid w:val="003F7653"/>
    <w:rsid w:val="003F7C4E"/>
    <w:rsid w:val="003F7F9A"/>
    <w:rsid w:val="00400173"/>
    <w:rsid w:val="00400375"/>
    <w:rsid w:val="004005DD"/>
    <w:rsid w:val="0040079A"/>
    <w:rsid w:val="00400B23"/>
    <w:rsid w:val="00400F09"/>
    <w:rsid w:val="004012BE"/>
    <w:rsid w:val="00401602"/>
    <w:rsid w:val="00401785"/>
    <w:rsid w:val="0040189D"/>
    <w:rsid w:val="00401909"/>
    <w:rsid w:val="00401AB9"/>
    <w:rsid w:val="00401F0C"/>
    <w:rsid w:val="0040225D"/>
    <w:rsid w:val="004025DD"/>
    <w:rsid w:val="0040287A"/>
    <w:rsid w:val="00402943"/>
    <w:rsid w:val="00402A25"/>
    <w:rsid w:val="00402E44"/>
    <w:rsid w:val="004030E2"/>
    <w:rsid w:val="00403451"/>
    <w:rsid w:val="004037B2"/>
    <w:rsid w:val="00403D7B"/>
    <w:rsid w:val="00403ED9"/>
    <w:rsid w:val="004040CA"/>
    <w:rsid w:val="0040411D"/>
    <w:rsid w:val="004041E0"/>
    <w:rsid w:val="00404917"/>
    <w:rsid w:val="00404DAB"/>
    <w:rsid w:val="00404E6B"/>
    <w:rsid w:val="0040518B"/>
    <w:rsid w:val="004057CD"/>
    <w:rsid w:val="00405972"/>
    <w:rsid w:val="00405A98"/>
    <w:rsid w:val="00405D5F"/>
    <w:rsid w:val="004068C2"/>
    <w:rsid w:val="004068F7"/>
    <w:rsid w:val="00407638"/>
    <w:rsid w:val="0040778D"/>
    <w:rsid w:val="004078EE"/>
    <w:rsid w:val="00407C02"/>
    <w:rsid w:val="00407C94"/>
    <w:rsid w:val="00407CD2"/>
    <w:rsid w:val="00407F3A"/>
    <w:rsid w:val="0041049B"/>
    <w:rsid w:val="0041051D"/>
    <w:rsid w:val="004108A2"/>
    <w:rsid w:val="00410C32"/>
    <w:rsid w:val="00410F96"/>
    <w:rsid w:val="00411215"/>
    <w:rsid w:val="0041151C"/>
    <w:rsid w:val="00411915"/>
    <w:rsid w:val="00411A37"/>
    <w:rsid w:val="00411C2B"/>
    <w:rsid w:val="004129E7"/>
    <w:rsid w:val="00412B9B"/>
    <w:rsid w:val="00412FAA"/>
    <w:rsid w:val="0041337A"/>
    <w:rsid w:val="00413440"/>
    <w:rsid w:val="00413555"/>
    <w:rsid w:val="004137CA"/>
    <w:rsid w:val="00413B02"/>
    <w:rsid w:val="00413B2B"/>
    <w:rsid w:val="00413D0F"/>
    <w:rsid w:val="00414702"/>
    <w:rsid w:val="00414A0B"/>
    <w:rsid w:val="00414B3B"/>
    <w:rsid w:val="00414E62"/>
    <w:rsid w:val="00415156"/>
    <w:rsid w:val="00415233"/>
    <w:rsid w:val="0041525A"/>
    <w:rsid w:val="00415469"/>
    <w:rsid w:val="004154DD"/>
    <w:rsid w:val="0041581A"/>
    <w:rsid w:val="00415D25"/>
    <w:rsid w:val="0041605B"/>
    <w:rsid w:val="004162E0"/>
    <w:rsid w:val="00416825"/>
    <w:rsid w:val="00416956"/>
    <w:rsid w:val="00416CBD"/>
    <w:rsid w:val="00417153"/>
    <w:rsid w:val="00417404"/>
    <w:rsid w:val="00417470"/>
    <w:rsid w:val="00417781"/>
    <w:rsid w:val="00417B6B"/>
    <w:rsid w:val="004202EF"/>
    <w:rsid w:val="004204DB"/>
    <w:rsid w:val="004205EE"/>
    <w:rsid w:val="00420859"/>
    <w:rsid w:val="00420D37"/>
    <w:rsid w:val="00421359"/>
    <w:rsid w:val="00421416"/>
    <w:rsid w:val="0042151F"/>
    <w:rsid w:val="00421629"/>
    <w:rsid w:val="004216DC"/>
    <w:rsid w:val="00421862"/>
    <w:rsid w:val="0042197E"/>
    <w:rsid w:val="004219AE"/>
    <w:rsid w:val="00422707"/>
    <w:rsid w:val="004227FB"/>
    <w:rsid w:val="00422E3E"/>
    <w:rsid w:val="00423456"/>
    <w:rsid w:val="00423503"/>
    <w:rsid w:val="004238BC"/>
    <w:rsid w:val="00423A5C"/>
    <w:rsid w:val="0042403F"/>
    <w:rsid w:val="00424175"/>
    <w:rsid w:val="00424D04"/>
    <w:rsid w:val="00424EF7"/>
    <w:rsid w:val="0042583E"/>
    <w:rsid w:val="00425929"/>
    <w:rsid w:val="00425A61"/>
    <w:rsid w:val="00425B1C"/>
    <w:rsid w:val="00425D98"/>
    <w:rsid w:val="00425E6F"/>
    <w:rsid w:val="00425F00"/>
    <w:rsid w:val="00426193"/>
    <w:rsid w:val="004262F6"/>
    <w:rsid w:val="004263EF"/>
    <w:rsid w:val="0042646B"/>
    <w:rsid w:val="0042687B"/>
    <w:rsid w:val="0042697E"/>
    <w:rsid w:val="00426C6A"/>
    <w:rsid w:val="004270D4"/>
    <w:rsid w:val="0042712A"/>
    <w:rsid w:val="0042728C"/>
    <w:rsid w:val="0042743A"/>
    <w:rsid w:val="00427B59"/>
    <w:rsid w:val="004302C1"/>
    <w:rsid w:val="004302E1"/>
    <w:rsid w:val="004305F7"/>
    <w:rsid w:val="00430981"/>
    <w:rsid w:val="00430E92"/>
    <w:rsid w:val="00430E98"/>
    <w:rsid w:val="00431059"/>
    <w:rsid w:val="0043143C"/>
    <w:rsid w:val="00431450"/>
    <w:rsid w:val="00431732"/>
    <w:rsid w:val="00431735"/>
    <w:rsid w:val="00431780"/>
    <w:rsid w:val="00431811"/>
    <w:rsid w:val="00431A25"/>
    <w:rsid w:val="00431E11"/>
    <w:rsid w:val="00431E40"/>
    <w:rsid w:val="00431F15"/>
    <w:rsid w:val="00432860"/>
    <w:rsid w:val="00432883"/>
    <w:rsid w:val="00432D85"/>
    <w:rsid w:val="00432E2E"/>
    <w:rsid w:val="00432EA6"/>
    <w:rsid w:val="0043309C"/>
    <w:rsid w:val="00433492"/>
    <w:rsid w:val="00433693"/>
    <w:rsid w:val="00433792"/>
    <w:rsid w:val="00433F7B"/>
    <w:rsid w:val="00434002"/>
    <w:rsid w:val="00434121"/>
    <w:rsid w:val="0043415B"/>
    <w:rsid w:val="004342A8"/>
    <w:rsid w:val="0043430A"/>
    <w:rsid w:val="004348C1"/>
    <w:rsid w:val="00434A3E"/>
    <w:rsid w:val="00435436"/>
    <w:rsid w:val="00435544"/>
    <w:rsid w:val="00435B5A"/>
    <w:rsid w:val="00435E70"/>
    <w:rsid w:val="00435EE1"/>
    <w:rsid w:val="00436895"/>
    <w:rsid w:val="00436E59"/>
    <w:rsid w:val="00436F5E"/>
    <w:rsid w:val="00437060"/>
    <w:rsid w:val="004370B7"/>
    <w:rsid w:val="004373A3"/>
    <w:rsid w:val="00437650"/>
    <w:rsid w:val="00437747"/>
    <w:rsid w:val="004378EC"/>
    <w:rsid w:val="00437BAC"/>
    <w:rsid w:val="00437F8A"/>
    <w:rsid w:val="00440846"/>
    <w:rsid w:val="00440B10"/>
    <w:rsid w:val="00440BD2"/>
    <w:rsid w:val="00440CF9"/>
    <w:rsid w:val="00440D1F"/>
    <w:rsid w:val="004413EA"/>
    <w:rsid w:val="0044153D"/>
    <w:rsid w:val="004418C5"/>
    <w:rsid w:val="00441975"/>
    <w:rsid w:val="00441B35"/>
    <w:rsid w:val="00441DB1"/>
    <w:rsid w:val="00441EE3"/>
    <w:rsid w:val="0044227B"/>
    <w:rsid w:val="0044230B"/>
    <w:rsid w:val="0044256B"/>
    <w:rsid w:val="00442649"/>
    <w:rsid w:val="004427BC"/>
    <w:rsid w:val="0044293B"/>
    <w:rsid w:val="004429FF"/>
    <w:rsid w:val="00442A92"/>
    <w:rsid w:val="00442CB3"/>
    <w:rsid w:val="00442DC1"/>
    <w:rsid w:val="00442EB5"/>
    <w:rsid w:val="00443278"/>
    <w:rsid w:val="00443671"/>
    <w:rsid w:val="00443D89"/>
    <w:rsid w:val="00443EF3"/>
    <w:rsid w:val="00443FE9"/>
    <w:rsid w:val="00444430"/>
    <w:rsid w:val="00444CF7"/>
    <w:rsid w:val="00444F04"/>
    <w:rsid w:val="0044512A"/>
    <w:rsid w:val="0044525B"/>
    <w:rsid w:val="0044539F"/>
    <w:rsid w:val="00445537"/>
    <w:rsid w:val="004458DA"/>
    <w:rsid w:val="00445930"/>
    <w:rsid w:val="00445C86"/>
    <w:rsid w:val="00445F31"/>
    <w:rsid w:val="0044621B"/>
    <w:rsid w:val="004462B7"/>
    <w:rsid w:val="004462E6"/>
    <w:rsid w:val="00446957"/>
    <w:rsid w:val="00446B65"/>
    <w:rsid w:val="00446D9E"/>
    <w:rsid w:val="004473A9"/>
    <w:rsid w:val="00447B6F"/>
    <w:rsid w:val="00447C9C"/>
    <w:rsid w:val="00447E80"/>
    <w:rsid w:val="00447EB3"/>
    <w:rsid w:val="00447F24"/>
    <w:rsid w:val="00447F73"/>
    <w:rsid w:val="00447FED"/>
    <w:rsid w:val="004502F9"/>
    <w:rsid w:val="00450490"/>
    <w:rsid w:val="0045081F"/>
    <w:rsid w:val="00450895"/>
    <w:rsid w:val="00450945"/>
    <w:rsid w:val="0045094E"/>
    <w:rsid w:val="00450AC3"/>
    <w:rsid w:val="00450B13"/>
    <w:rsid w:val="00450E72"/>
    <w:rsid w:val="00451F01"/>
    <w:rsid w:val="00451F3B"/>
    <w:rsid w:val="0045221C"/>
    <w:rsid w:val="004523A4"/>
    <w:rsid w:val="004526C4"/>
    <w:rsid w:val="00452A0C"/>
    <w:rsid w:val="00452C45"/>
    <w:rsid w:val="00452EBF"/>
    <w:rsid w:val="00453147"/>
    <w:rsid w:val="00453365"/>
    <w:rsid w:val="004534B2"/>
    <w:rsid w:val="00453C62"/>
    <w:rsid w:val="00453C68"/>
    <w:rsid w:val="00453C6F"/>
    <w:rsid w:val="00453FFF"/>
    <w:rsid w:val="00454154"/>
    <w:rsid w:val="00455073"/>
    <w:rsid w:val="00455301"/>
    <w:rsid w:val="00455526"/>
    <w:rsid w:val="00455625"/>
    <w:rsid w:val="00455DBC"/>
    <w:rsid w:val="0045635B"/>
    <w:rsid w:val="0045684B"/>
    <w:rsid w:val="00456DE7"/>
    <w:rsid w:val="00456FE5"/>
    <w:rsid w:val="00457093"/>
    <w:rsid w:val="004572EE"/>
    <w:rsid w:val="00457457"/>
    <w:rsid w:val="00457866"/>
    <w:rsid w:val="00457A6F"/>
    <w:rsid w:val="00457BF3"/>
    <w:rsid w:val="00457C6F"/>
    <w:rsid w:val="00460319"/>
    <w:rsid w:val="00460727"/>
    <w:rsid w:val="00460880"/>
    <w:rsid w:val="004608B7"/>
    <w:rsid w:val="00460EF2"/>
    <w:rsid w:val="00460FB5"/>
    <w:rsid w:val="004610E6"/>
    <w:rsid w:val="0046139D"/>
    <w:rsid w:val="004613E4"/>
    <w:rsid w:val="004613E8"/>
    <w:rsid w:val="00461E21"/>
    <w:rsid w:val="00461EC9"/>
    <w:rsid w:val="00462013"/>
    <w:rsid w:val="00462154"/>
    <w:rsid w:val="004621E4"/>
    <w:rsid w:val="004623B2"/>
    <w:rsid w:val="00462404"/>
    <w:rsid w:val="00462440"/>
    <w:rsid w:val="00462625"/>
    <w:rsid w:val="00462AD3"/>
    <w:rsid w:val="0046303D"/>
    <w:rsid w:val="004631AC"/>
    <w:rsid w:val="00463445"/>
    <w:rsid w:val="0046349A"/>
    <w:rsid w:val="004636FE"/>
    <w:rsid w:val="00463A80"/>
    <w:rsid w:val="00463AF8"/>
    <w:rsid w:val="00463BE1"/>
    <w:rsid w:val="00463E06"/>
    <w:rsid w:val="00463FE2"/>
    <w:rsid w:val="004643A9"/>
    <w:rsid w:val="00464510"/>
    <w:rsid w:val="0046485C"/>
    <w:rsid w:val="004648F2"/>
    <w:rsid w:val="00464E4B"/>
    <w:rsid w:val="00464F05"/>
    <w:rsid w:val="00465F5E"/>
    <w:rsid w:val="00466532"/>
    <w:rsid w:val="0046664F"/>
    <w:rsid w:val="004669DA"/>
    <w:rsid w:val="00466AA4"/>
    <w:rsid w:val="00466D85"/>
    <w:rsid w:val="00467295"/>
    <w:rsid w:val="00467401"/>
    <w:rsid w:val="00467819"/>
    <w:rsid w:val="00467BD0"/>
    <w:rsid w:val="00467D6A"/>
    <w:rsid w:val="00467FE4"/>
    <w:rsid w:val="004700C9"/>
    <w:rsid w:val="0047011A"/>
    <w:rsid w:val="00470483"/>
    <w:rsid w:val="00470573"/>
    <w:rsid w:val="0047058A"/>
    <w:rsid w:val="004706FA"/>
    <w:rsid w:val="004708AF"/>
    <w:rsid w:val="004709A9"/>
    <w:rsid w:val="00470D3C"/>
    <w:rsid w:val="00471143"/>
    <w:rsid w:val="004711A6"/>
    <w:rsid w:val="004714BE"/>
    <w:rsid w:val="00471AA1"/>
    <w:rsid w:val="00471CB4"/>
    <w:rsid w:val="00471D78"/>
    <w:rsid w:val="00471D8A"/>
    <w:rsid w:val="00471DE2"/>
    <w:rsid w:val="00471F8D"/>
    <w:rsid w:val="00472013"/>
    <w:rsid w:val="00472138"/>
    <w:rsid w:val="00472148"/>
    <w:rsid w:val="00472220"/>
    <w:rsid w:val="004723DF"/>
    <w:rsid w:val="004727E4"/>
    <w:rsid w:val="00473A7D"/>
    <w:rsid w:val="00473AA2"/>
    <w:rsid w:val="00473CB2"/>
    <w:rsid w:val="0047457D"/>
    <w:rsid w:val="00474702"/>
    <w:rsid w:val="00474985"/>
    <w:rsid w:val="00474DA8"/>
    <w:rsid w:val="00474E64"/>
    <w:rsid w:val="00474FE3"/>
    <w:rsid w:val="00475881"/>
    <w:rsid w:val="00475CB6"/>
    <w:rsid w:val="00476651"/>
    <w:rsid w:val="00476930"/>
    <w:rsid w:val="004774DD"/>
    <w:rsid w:val="00477FC6"/>
    <w:rsid w:val="00480007"/>
    <w:rsid w:val="0048084B"/>
    <w:rsid w:val="00480C39"/>
    <w:rsid w:val="00481114"/>
    <w:rsid w:val="00481208"/>
    <w:rsid w:val="004812F2"/>
    <w:rsid w:val="00481442"/>
    <w:rsid w:val="0048153D"/>
    <w:rsid w:val="00481748"/>
    <w:rsid w:val="00481932"/>
    <w:rsid w:val="00481ACF"/>
    <w:rsid w:val="00481C83"/>
    <w:rsid w:val="00482189"/>
    <w:rsid w:val="004821F8"/>
    <w:rsid w:val="00482318"/>
    <w:rsid w:val="0048257F"/>
    <w:rsid w:val="0048294D"/>
    <w:rsid w:val="004829F0"/>
    <w:rsid w:val="004829FD"/>
    <w:rsid w:val="00483205"/>
    <w:rsid w:val="0048327E"/>
    <w:rsid w:val="00483701"/>
    <w:rsid w:val="00483947"/>
    <w:rsid w:val="004839D2"/>
    <w:rsid w:val="00483AB0"/>
    <w:rsid w:val="00483AC1"/>
    <w:rsid w:val="00483BB8"/>
    <w:rsid w:val="00483C52"/>
    <w:rsid w:val="00483D79"/>
    <w:rsid w:val="00483F3B"/>
    <w:rsid w:val="00484103"/>
    <w:rsid w:val="00484501"/>
    <w:rsid w:val="00484573"/>
    <w:rsid w:val="0048458C"/>
    <w:rsid w:val="00484A0F"/>
    <w:rsid w:val="00484AB6"/>
    <w:rsid w:val="00484D5F"/>
    <w:rsid w:val="00485001"/>
    <w:rsid w:val="0048507C"/>
    <w:rsid w:val="00485354"/>
    <w:rsid w:val="00485841"/>
    <w:rsid w:val="00485889"/>
    <w:rsid w:val="00485BFD"/>
    <w:rsid w:val="00485CC8"/>
    <w:rsid w:val="0048618B"/>
    <w:rsid w:val="0048634B"/>
    <w:rsid w:val="0048688D"/>
    <w:rsid w:val="00486C3E"/>
    <w:rsid w:val="00486C77"/>
    <w:rsid w:val="004873CF"/>
    <w:rsid w:val="00487844"/>
    <w:rsid w:val="0048798F"/>
    <w:rsid w:val="00487B12"/>
    <w:rsid w:val="00487CBD"/>
    <w:rsid w:val="00487EA0"/>
    <w:rsid w:val="004902D9"/>
    <w:rsid w:val="0049052D"/>
    <w:rsid w:val="004905FE"/>
    <w:rsid w:val="00490709"/>
    <w:rsid w:val="00490715"/>
    <w:rsid w:val="00490D3F"/>
    <w:rsid w:val="00490ED2"/>
    <w:rsid w:val="0049149F"/>
    <w:rsid w:val="004916B0"/>
    <w:rsid w:val="00491D03"/>
    <w:rsid w:val="00491D7D"/>
    <w:rsid w:val="00491E66"/>
    <w:rsid w:val="00491FB4"/>
    <w:rsid w:val="00492498"/>
    <w:rsid w:val="004925CF"/>
    <w:rsid w:val="0049279B"/>
    <w:rsid w:val="004927D1"/>
    <w:rsid w:val="00492DD7"/>
    <w:rsid w:val="00493069"/>
    <w:rsid w:val="004935D8"/>
    <w:rsid w:val="004938E1"/>
    <w:rsid w:val="0049436A"/>
    <w:rsid w:val="00494587"/>
    <w:rsid w:val="00494896"/>
    <w:rsid w:val="004948CF"/>
    <w:rsid w:val="00494B19"/>
    <w:rsid w:val="004953F4"/>
    <w:rsid w:val="004954B6"/>
    <w:rsid w:val="004954D8"/>
    <w:rsid w:val="004957FE"/>
    <w:rsid w:val="00495916"/>
    <w:rsid w:val="0049596D"/>
    <w:rsid w:val="00495F87"/>
    <w:rsid w:val="0049609D"/>
    <w:rsid w:val="00496245"/>
    <w:rsid w:val="004968CA"/>
    <w:rsid w:val="00496929"/>
    <w:rsid w:val="00496C3B"/>
    <w:rsid w:val="00496E9C"/>
    <w:rsid w:val="00496FD5"/>
    <w:rsid w:val="00497129"/>
    <w:rsid w:val="00497353"/>
    <w:rsid w:val="004975A4"/>
    <w:rsid w:val="00497885"/>
    <w:rsid w:val="00497A7F"/>
    <w:rsid w:val="00497B65"/>
    <w:rsid w:val="00497BEC"/>
    <w:rsid w:val="00497CD6"/>
    <w:rsid w:val="004A01D2"/>
    <w:rsid w:val="004A01E8"/>
    <w:rsid w:val="004A0856"/>
    <w:rsid w:val="004A08E3"/>
    <w:rsid w:val="004A0AB6"/>
    <w:rsid w:val="004A0C69"/>
    <w:rsid w:val="004A0E0B"/>
    <w:rsid w:val="004A0F83"/>
    <w:rsid w:val="004A128C"/>
    <w:rsid w:val="004A12AB"/>
    <w:rsid w:val="004A12F0"/>
    <w:rsid w:val="004A15DA"/>
    <w:rsid w:val="004A1731"/>
    <w:rsid w:val="004A1F6B"/>
    <w:rsid w:val="004A1FCE"/>
    <w:rsid w:val="004A23CD"/>
    <w:rsid w:val="004A2919"/>
    <w:rsid w:val="004A292D"/>
    <w:rsid w:val="004A2AE6"/>
    <w:rsid w:val="004A33E5"/>
    <w:rsid w:val="004A399C"/>
    <w:rsid w:val="004A3A78"/>
    <w:rsid w:val="004A3B57"/>
    <w:rsid w:val="004A3B8B"/>
    <w:rsid w:val="004A3EB5"/>
    <w:rsid w:val="004A3F28"/>
    <w:rsid w:val="004A3FCA"/>
    <w:rsid w:val="004A43C7"/>
    <w:rsid w:val="004A4448"/>
    <w:rsid w:val="004A45C8"/>
    <w:rsid w:val="004A479B"/>
    <w:rsid w:val="004A49F5"/>
    <w:rsid w:val="004A4A20"/>
    <w:rsid w:val="004A4C11"/>
    <w:rsid w:val="004A4F04"/>
    <w:rsid w:val="004A5444"/>
    <w:rsid w:val="004A5B42"/>
    <w:rsid w:val="004A5D43"/>
    <w:rsid w:val="004A6880"/>
    <w:rsid w:val="004A6ACA"/>
    <w:rsid w:val="004A6D2F"/>
    <w:rsid w:val="004A721F"/>
    <w:rsid w:val="004A72C7"/>
    <w:rsid w:val="004A74B5"/>
    <w:rsid w:val="004A7A47"/>
    <w:rsid w:val="004A7F8B"/>
    <w:rsid w:val="004B07F3"/>
    <w:rsid w:val="004B0C32"/>
    <w:rsid w:val="004B152E"/>
    <w:rsid w:val="004B1A4F"/>
    <w:rsid w:val="004B1EF8"/>
    <w:rsid w:val="004B2064"/>
    <w:rsid w:val="004B20E8"/>
    <w:rsid w:val="004B2105"/>
    <w:rsid w:val="004B21B9"/>
    <w:rsid w:val="004B240A"/>
    <w:rsid w:val="004B245B"/>
    <w:rsid w:val="004B2534"/>
    <w:rsid w:val="004B29CB"/>
    <w:rsid w:val="004B29EC"/>
    <w:rsid w:val="004B2B73"/>
    <w:rsid w:val="004B2E98"/>
    <w:rsid w:val="004B34DE"/>
    <w:rsid w:val="004B34F1"/>
    <w:rsid w:val="004B3675"/>
    <w:rsid w:val="004B3EAA"/>
    <w:rsid w:val="004B3F9F"/>
    <w:rsid w:val="004B3FB2"/>
    <w:rsid w:val="004B400C"/>
    <w:rsid w:val="004B407E"/>
    <w:rsid w:val="004B46BA"/>
    <w:rsid w:val="004B486A"/>
    <w:rsid w:val="004B48DA"/>
    <w:rsid w:val="004B5033"/>
    <w:rsid w:val="004B5412"/>
    <w:rsid w:val="004B568C"/>
    <w:rsid w:val="004B5B61"/>
    <w:rsid w:val="004B5D09"/>
    <w:rsid w:val="004B6121"/>
    <w:rsid w:val="004B6169"/>
    <w:rsid w:val="004B6363"/>
    <w:rsid w:val="004B6392"/>
    <w:rsid w:val="004B6793"/>
    <w:rsid w:val="004B69D1"/>
    <w:rsid w:val="004B6F7A"/>
    <w:rsid w:val="004B70A8"/>
    <w:rsid w:val="004B7686"/>
    <w:rsid w:val="004B76C8"/>
    <w:rsid w:val="004B777B"/>
    <w:rsid w:val="004B7A5C"/>
    <w:rsid w:val="004B7A74"/>
    <w:rsid w:val="004B7ADB"/>
    <w:rsid w:val="004B7B45"/>
    <w:rsid w:val="004B7D8B"/>
    <w:rsid w:val="004C0654"/>
    <w:rsid w:val="004C0F86"/>
    <w:rsid w:val="004C0FC6"/>
    <w:rsid w:val="004C1697"/>
    <w:rsid w:val="004C1822"/>
    <w:rsid w:val="004C1A21"/>
    <w:rsid w:val="004C22B0"/>
    <w:rsid w:val="004C22F7"/>
    <w:rsid w:val="004C2422"/>
    <w:rsid w:val="004C24C5"/>
    <w:rsid w:val="004C2AEE"/>
    <w:rsid w:val="004C2C8D"/>
    <w:rsid w:val="004C2D93"/>
    <w:rsid w:val="004C2D95"/>
    <w:rsid w:val="004C3277"/>
    <w:rsid w:val="004C337D"/>
    <w:rsid w:val="004C34CB"/>
    <w:rsid w:val="004C3D59"/>
    <w:rsid w:val="004C455F"/>
    <w:rsid w:val="004C4EC0"/>
    <w:rsid w:val="004C5141"/>
    <w:rsid w:val="004C58BF"/>
    <w:rsid w:val="004C5BE6"/>
    <w:rsid w:val="004C5DA7"/>
    <w:rsid w:val="004C5E85"/>
    <w:rsid w:val="004C5F13"/>
    <w:rsid w:val="004C6178"/>
    <w:rsid w:val="004C6315"/>
    <w:rsid w:val="004C63A1"/>
    <w:rsid w:val="004C6772"/>
    <w:rsid w:val="004C6C53"/>
    <w:rsid w:val="004C6CC2"/>
    <w:rsid w:val="004C6F01"/>
    <w:rsid w:val="004C7399"/>
    <w:rsid w:val="004C73EC"/>
    <w:rsid w:val="004C745B"/>
    <w:rsid w:val="004C77AB"/>
    <w:rsid w:val="004C7998"/>
    <w:rsid w:val="004C7A85"/>
    <w:rsid w:val="004C7B95"/>
    <w:rsid w:val="004C7DED"/>
    <w:rsid w:val="004D0127"/>
    <w:rsid w:val="004D0439"/>
    <w:rsid w:val="004D06A7"/>
    <w:rsid w:val="004D08A4"/>
    <w:rsid w:val="004D0A29"/>
    <w:rsid w:val="004D0A3D"/>
    <w:rsid w:val="004D0B28"/>
    <w:rsid w:val="004D0F40"/>
    <w:rsid w:val="004D11F6"/>
    <w:rsid w:val="004D1430"/>
    <w:rsid w:val="004D169F"/>
    <w:rsid w:val="004D18D8"/>
    <w:rsid w:val="004D19FC"/>
    <w:rsid w:val="004D1A14"/>
    <w:rsid w:val="004D1AB2"/>
    <w:rsid w:val="004D1E3C"/>
    <w:rsid w:val="004D2753"/>
    <w:rsid w:val="004D29E7"/>
    <w:rsid w:val="004D2A09"/>
    <w:rsid w:val="004D2CD1"/>
    <w:rsid w:val="004D2D70"/>
    <w:rsid w:val="004D33AD"/>
    <w:rsid w:val="004D33B2"/>
    <w:rsid w:val="004D36FB"/>
    <w:rsid w:val="004D386A"/>
    <w:rsid w:val="004D3DE1"/>
    <w:rsid w:val="004D3E7B"/>
    <w:rsid w:val="004D3EFB"/>
    <w:rsid w:val="004D40A2"/>
    <w:rsid w:val="004D4997"/>
    <w:rsid w:val="004D49AC"/>
    <w:rsid w:val="004D4C53"/>
    <w:rsid w:val="004D4FEF"/>
    <w:rsid w:val="004D5550"/>
    <w:rsid w:val="004D55F6"/>
    <w:rsid w:val="004D567F"/>
    <w:rsid w:val="004D5A78"/>
    <w:rsid w:val="004D5C68"/>
    <w:rsid w:val="004D5CE7"/>
    <w:rsid w:val="004D6168"/>
    <w:rsid w:val="004D69B6"/>
    <w:rsid w:val="004D6B11"/>
    <w:rsid w:val="004D7408"/>
    <w:rsid w:val="004D7528"/>
    <w:rsid w:val="004D7613"/>
    <w:rsid w:val="004D7810"/>
    <w:rsid w:val="004D7B4B"/>
    <w:rsid w:val="004E042A"/>
    <w:rsid w:val="004E06D4"/>
    <w:rsid w:val="004E0ECC"/>
    <w:rsid w:val="004E10F0"/>
    <w:rsid w:val="004E1116"/>
    <w:rsid w:val="004E11BF"/>
    <w:rsid w:val="004E1414"/>
    <w:rsid w:val="004E1417"/>
    <w:rsid w:val="004E162D"/>
    <w:rsid w:val="004E1690"/>
    <w:rsid w:val="004E1750"/>
    <w:rsid w:val="004E199C"/>
    <w:rsid w:val="004E1BE7"/>
    <w:rsid w:val="004E1C78"/>
    <w:rsid w:val="004E2165"/>
    <w:rsid w:val="004E2589"/>
    <w:rsid w:val="004E259A"/>
    <w:rsid w:val="004E26D2"/>
    <w:rsid w:val="004E2936"/>
    <w:rsid w:val="004E2AC1"/>
    <w:rsid w:val="004E2CF2"/>
    <w:rsid w:val="004E32FD"/>
    <w:rsid w:val="004E34A9"/>
    <w:rsid w:val="004E376C"/>
    <w:rsid w:val="004E3863"/>
    <w:rsid w:val="004E3896"/>
    <w:rsid w:val="004E38D7"/>
    <w:rsid w:val="004E3ADC"/>
    <w:rsid w:val="004E468F"/>
    <w:rsid w:val="004E47EF"/>
    <w:rsid w:val="004E48B6"/>
    <w:rsid w:val="004E4D47"/>
    <w:rsid w:val="004E4D87"/>
    <w:rsid w:val="004E51CA"/>
    <w:rsid w:val="004E560D"/>
    <w:rsid w:val="004E56EF"/>
    <w:rsid w:val="004E579C"/>
    <w:rsid w:val="004E5ADE"/>
    <w:rsid w:val="004E5CCD"/>
    <w:rsid w:val="004E628E"/>
    <w:rsid w:val="004E6577"/>
    <w:rsid w:val="004E663D"/>
    <w:rsid w:val="004E6673"/>
    <w:rsid w:val="004E66D8"/>
    <w:rsid w:val="004E6BDE"/>
    <w:rsid w:val="004E6FCE"/>
    <w:rsid w:val="004E70EB"/>
    <w:rsid w:val="004E711F"/>
    <w:rsid w:val="004E7689"/>
    <w:rsid w:val="004E7B36"/>
    <w:rsid w:val="004F0783"/>
    <w:rsid w:val="004F0853"/>
    <w:rsid w:val="004F09BD"/>
    <w:rsid w:val="004F0CF5"/>
    <w:rsid w:val="004F1A12"/>
    <w:rsid w:val="004F1A86"/>
    <w:rsid w:val="004F1FDF"/>
    <w:rsid w:val="004F2116"/>
    <w:rsid w:val="004F215C"/>
    <w:rsid w:val="004F286B"/>
    <w:rsid w:val="004F2AB0"/>
    <w:rsid w:val="004F2AF0"/>
    <w:rsid w:val="004F2B8D"/>
    <w:rsid w:val="004F3156"/>
    <w:rsid w:val="004F3548"/>
    <w:rsid w:val="004F371E"/>
    <w:rsid w:val="004F3BD2"/>
    <w:rsid w:val="004F3BE3"/>
    <w:rsid w:val="004F3CDA"/>
    <w:rsid w:val="004F3DAD"/>
    <w:rsid w:val="004F42B4"/>
    <w:rsid w:val="004F4431"/>
    <w:rsid w:val="004F460C"/>
    <w:rsid w:val="004F46B9"/>
    <w:rsid w:val="004F4834"/>
    <w:rsid w:val="004F4975"/>
    <w:rsid w:val="004F4A60"/>
    <w:rsid w:val="004F4CC6"/>
    <w:rsid w:val="004F4D57"/>
    <w:rsid w:val="004F5090"/>
    <w:rsid w:val="004F52B5"/>
    <w:rsid w:val="004F55E2"/>
    <w:rsid w:val="004F5CF5"/>
    <w:rsid w:val="004F692D"/>
    <w:rsid w:val="004F6B71"/>
    <w:rsid w:val="004F6D96"/>
    <w:rsid w:val="004F7310"/>
    <w:rsid w:val="004F7517"/>
    <w:rsid w:val="004F75B9"/>
    <w:rsid w:val="004F75E4"/>
    <w:rsid w:val="004F7833"/>
    <w:rsid w:val="004F7B3D"/>
    <w:rsid w:val="005009C5"/>
    <w:rsid w:val="00500AE8"/>
    <w:rsid w:val="00500C28"/>
    <w:rsid w:val="00500C86"/>
    <w:rsid w:val="00501173"/>
    <w:rsid w:val="005011C7"/>
    <w:rsid w:val="00501498"/>
    <w:rsid w:val="00501718"/>
    <w:rsid w:val="00501CC8"/>
    <w:rsid w:val="00501F2D"/>
    <w:rsid w:val="0050269E"/>
    <w:rsid w:val="00502D3B"/>
    <w:rsid w:val="005030CD"/>
    <w:rsid w:val="0050358B"/>
    <w:rsid w:val="00503692"/>
    <w:rsid w:val="005037D2"/>
    <w:rsid w:val="00503911"/>
    <w:rsid w:val="0050463C"/>
    <w:rsid w:val="005049AD"/>
    <w:rsid w:val="00504AB7"/>
    <w:rsid w:val="00504C43"/>
    <w:rsid w:val="00504D91"/>
    <w:rsid w:val="00504F8E"/>
    <w:rsid w:val="0050530F"/>
    <w:rsid w:val="0050557C"/>
    <w:rsid w:val="0050563C"/>
    <w:rsid w:val="005065FB"/>
    <w:rsid w:val="0050691C"/>
    <w:rsid w:val="00506B42"/>
    <w:rsid w:val="00506BD1"/>
    <w:rsid w:val="00506EF5"/>
    <w:rsid w:val="00506FE0"/>
    <w:rsid w:val="005072F1"/>
    <w:rsid w:val="0050752C"/>
    <w:rsid w:val="0050763F"/>
    <w:rsid w:val="00507664"/>
    <w:rsid w:val="005078BA"/>
    <w:rsid w:val="00507947"/>
    <w:rsid w:val="0051001B"/>
    <w:rsid w:val="0051044A"/>
    <w:rsid w:val="00510721"/>
    <w:rsid w:val="00510891"/>
    <w:rsid w:val="00511249"/>
    <w:rsid w:val="00511C3E"/>
    <w:rsid w:val="005126D6"/>
    <w:rsid w:val="00512819"/>
    <w:rsid w:val="0051295A"/>
    <w:rsid w:val="00512BD0"/>
    <w:rsid w:val="00512F03"/>
    <w:rsid w:val="00512FDB"/>
    <w:rsid w:val="00513356"/>
    <w:rsid w:val="0051354C"/>
    <w:rsid w:val="005137D8"/>
    <w:rsid w:val="00513916"/>
    <w:rsid w:val="00513937"/>
    <w:rsid w:val="00513A54"/>
    <w:rsid w:val="00513C2A"/>
    <w:rsid w:val="00513DA6"/>
    <w:rsid w:val="005140EA"/>
    <w:rsid w:val="005143CF"/>
    <w:rsid w:val="005149E6"/>
    <w:rsid w:val="00514A3F"/>
    <w:rsid w:val="00514A8C"/>
    <w:rsid w:val="00514B14"/>
    <w:rsid w:val="00514B36"/>
    <w:rsid w:val="00514DBC"/>
    <w:rsid w:val="00515116"/>
    <w:rsid w:val="0051517D"/>
    <w:rsid w:val="00515270"/>
    <w:rsid w:val="00516541"/>
    <w:rsid w:val="00516B65"/>
    <w:rsid w:val="00516DD8"/>
    <w:rsid w:val="00516E9F"/>
    <w:rsid w:val="00516F99"/>
    <w:rsid w:val="00517079"/>
    <w:rsid w:val="0051741E"/>
    <w:rsid w:val="005208FF"/>
    <w:rsid w:val="00520D38"/>
    <w:rsid w:val="0052113B"/>
    <w:rsid w:val="005213B7"/>
    <w:rsid w:val="005215FD"/>
    <w:rsid w:val="00521A83"/>
    <w:rsid w:val="00521D5E"/>
    <w:rsid w:val="00521E3F"/>
    <w:rsid w:val="00522404"/>
    <w:rsid w:val="00522573"/>
    <w:rsid w:val="00522609"/>
    <w:rsid w:val="005226FB"/>
    <w:rsid w:val="005228A3"/>
    <w:rsid w:val="005229AC"/>
    <w:rsid w:val="00522A58"/>
    <w:rsid w:val="00522A67"/>
    <w:rsid w:val="00522A87"/>
    <w:rsid w:val="00522FD9"/>
    <w:rsid w:val="00523185"/>
    <w:rsid w:val="00523448"/>
    <w:rsid w:val="00523653"/>
    <w:rsid w:val="00523793"/>
    <w:rsid w:val="00523BF9"/>
    <w:rsid w:val="00523DE8"/>
    <w:rsid w:val="00524018"/>
    <w:rsid w:val="0052450A"/>
    <w:rsid w:val="00524511"/>
    <w:rsid w:val="005248F4"/>
    <w:rsid w:val="005249B1"/>
    <w:rsid w:val="00524BB9"/>
    <w:rsid w:val="005251D4"/>
    <w:rsid w:val="0052544F"/>
    <w:rsid w:val="00525519"/>
    <w:rsid w:val="005257FE"/>
    <w:rsid w:val="00525933"/>
    <w:rsid w:val="005259A2"/>
    <w:rsid w:val="00525B7B"/>
    <w:rsid w:val="00525EDB"/>
    <w:rsid w:val="00525F66"/>
    <w:rsid w:val="00526444"/>
    <w:rsid w:val="005268B2"/>
    <w:rsid w:val="00526C78"/>
    <w:rsid w:val="00527C1D"/>
    <w:rsid w:val="00527D2B"/>
    <w:rsid w:val="00527E61"/>
    <w:rsid w:val="00530253"/>
    <w:rsid w:val="00530CF4"/>
    <w:rsid w:val="005310D0"/>
    <w:rsid w:val="005310FB"/>
    <w:rsid w:val="00531448"/>
    <w:rsid w:val="0053149F"/>
    <w:rsid w:val="00531537"/>
    <w:rsid w:val="0053192B"/>
    <w:rsid w:val="00531A98"/>
    <w:rsid w:val="00531ACC"/>
    <w:rsid w:val="00531EBD"/>
    <w:rsid w:val="00531FD9"/>
    <w:rsid w:val="005329BE"/>
    <w:rsid w:val="00532B5A"/>
    <w:rsid w:val="00532C94"/>
    <w:rsid w:val="00532E52"/>
    <w:rsid w:val="005330B9"/>
    <w:rsid w:val="0053377E"/>
    <w:rsid w:val="00533A9B"/>
    <w:rsid w:val="00533CC1"/>
    <w:rsid w:val="00534443"/>
    <w:rsid w:val="00534543"/>
    <w:rsid w:val="0053495A"/>
    <w:rsid w:val="00534EF5"/>
    <w:rsid w:val="00535123"/>
    <w:rsid w:val="0053517D"/>
    <w:rsid w:val="0053578C"/>
    <w:rsid w:val="005357DC"/>
    <w:rsid w:val="0053582F"/>
    <w:rsid w:val="00535A9C"/>
    <w:rsid w:val="00535C7D"/>
    <w:rsid w:val="00536084"/>
    <w:rsid w:val="00536792"/>
    <w:rsid w:val="00536811"/>
    <w:rsid w:val="00536913"/>
    <w:rsid w:val="00536A99"/>
    <w:rsid w:val="00536D03"/>
    <w:rsid w:val="00536D26"/>
    <w:rsid w:val="0053706B"/>
    <w:rsid w:val="00537246"/>
    <w:rsid w:val="00537972"/>
    <w:rsid w:val="00537BA1"/>
    <w:rsid w:val="00537DCA"/>
    <w:rsid w:val="00540110"/>
    <w:rsid w:val="0054018C"/>
    <w:rsid w:val="005402CB"/>
    <w:rsid w:val="00540676"/>
    <w:rsid w:val="00540ACA"/>
    <w:rsid w:val="00540E1F"/>
    <w:rsid w:val="00540E6A"/>
    <w:rsid w:val="00540E83"/>
    <w:rsid w:val="00540FD5"/>
    <w:rsid w:val="00540FE7"/>
    <w:rsid w:val="005410D9"/>
    <w:rsid w:val="0054165D"/>
    <w:rsid w:val="00541720"/>
    <w:rsid w:val="00541AD4"/>
    <w:rsid w:val="00542120"/>
    <w:rsid w:val="00542AD5"/>
    <w:rsid w:val="00542D73"/>
    <w:rsid w:val="00543236"/>
    <w:rsid w:val="005432B1"/>
    <w:rsid w:val="0054381E"/>
    <w:rsid w:val="00543948"/>
    <w:rsid w:val="00543FAA"/>
    <w:rsid w:val="00544756"/>
    <w:rsid w:val="00544766"/>
    <w:rsid w:val="005447B5"/>
    <w:rsid w:val="00544DAB"/>
    <w:rsid w:val="0054501B"/>
    <w:rsid w:val="00545336"/>
    <w:rsid w:val="00545499"/>
    <w:rsid w:val="0054585D"/>
    <w:rsid w:val="00545BD2"/>
    <w:rsid w:val="00545CAE"/>
    <w:rsid w:val="00545EB7"/>
    <w:rsid w:val="00546323"/>
    <w:rsid w:val="00546433"/>
    <w:rsid w:val="00546617"/>
    <w:rsid w:val="00547038"/>
    <w:rsid w:val="00547168"/>
    <w:rsid w:val="0054732D"/>
    <w:rsid w:val="00547363"/>
    <w:rsid w:val="00547633"/>
    <w:rsid w:val="0054789A"/>
    <w:rsid w:val="00547AFA"/>
    <w:rsid w:val="00547D26"/>
    <w:rsid w:val="00547DC2"/>
    <w:rsid w:val="0055005E"/>
    <w:rsid w:val="00550A15"/>
    <w:rsid w:val="0055120D"/>
    <w:rsid w:val="00551757"/>
    <w:rsid w:val="005517F7"/>
    <w:rsid w:val="005519A5"/>
    <w:rsid w:val="00551AB8"/>
    <w:rsid w:val="00551F0E"/>
    <w:rsid w:val="00552376"/>
    <w:rsid w:val="00552780"/>
    <w:rsid w:val="0055283D"/>
    <w:rsid w:val="00552891"/>
    <w:rsid w:val="005528E6"/>
    <w:rsid w:val="005529FA"/>
    <w:rsid w:val="00552FB9"/>
    <w:rsid w:val="005530A1"/>
    <w:rsid w:val="0055319B"/>
    <w:rsid w:val="005533C0"/>
    <w:rsid w:val="005534D2"/>
    <w:rsid w:val="00553DBE"/>
    <w:rsid w:val="00554187"/>
    <w:rsid w:val="005541D5"/>
    <w:rsid w:val="005542E0"/>
    <w:rsid w:val="00554E6D"/>
    <w:rsid w:val="005556F7"/>
    <w:rsid w:val="0055587B"/>
    <w:rsid w:val="00555B24"/>
    <w:rsid w:val="00555B62"/>
    <w:rsid w:val="00555DF7"/>
    <w:rsid w:val="00555E62"/>
    <w:rsid w:val="00555F87"/>
    <w:rsid w:val="00556013"/>
    <w:rsid w:val="005560A0"/>
    <w:rsid w:val="00556164"/>
    <w:rsid w:val="00556D34"/>
    <w:rsid w:val="00556DF7"/>
    <w:rsid w:val="00556F17"/>
    <w:rsid w:val="00557016"/>
    <w:rsid w:val="0055748D"/>
    <w:rsid w:val="00557774"/>
    <w:rsid w:val="005579CE"/>
    <w:rsid w:val="00557B6F"/>
    <w:rsid w:val="00557BA3"/>
    <w:rsid w:val="00557C7F"/>
    <w:rsid w:val="00560527"/>
    <w:rsid w:val="00560882"/>
    <w:rsid w:val="00560928"/>
    <w:rsid w:val="005609A2"/>
    <w:rsid w:val="00560A04"/>
    <w:rsid w:val="00560A72"/>
    <w:rsid w:val="00561320"/>
    <w:rsid w:val="0056196D"/>
    <w:rsid w:val="00561A61"/>
    <w:rsid w:val="00561ACE"/>
    <w:rsid w:val="00561C30"/>
    <w:rsid w:val="00562026"/>
    <w:rsid w:val="00562167"/>
    <w:rsid w:val="005623DD"/>
    <w:rsid w:val="00562478"/>
    <w:rsid w:val="00562612"/>
    <w:rsid w:val="00562BC2"/>
    <w:rsid w:val="00562F1F"/>
    <w:rsid w:val="005630B4"/>
    <w:rsid w:val="0056310D"/>
    <w:rsid w:val="0056311C"/>
    <w:rsid w:val="0056371D"/>
    <w:rsid w:val="00563C15"/>
    <w:rsid w:val="00563C59"/>
    <w:rsid w:val="00563E94"/>
    <w:rsid w:val="0056402C"/>
    <w:rsid w:val="0056418F"/>
    <w:rsid w:val="00564322"/>
    <w:rsid w:val="0056434C"/>
    <w:rsid w:val="0056441A"/>
    <w:rsid w:val="005645E6"/>
    <w:rsid w:val="00564638"/>
    <w:rsid w:val="00564740"/>
    <w:rsid w:val="00564D2E"/>
    <w:rsid w:val="00564DBC"/>
    <w:rsid w:val="00564E23"/>
    <w:rsid w:val="00565415"/>
    <w:rsid w:val="0056552F"/>
    <w:rsid w:val="00565623"/>
    <w:rsid w:val="0056579D"/>
    <w:rsid w:val="00565F1C"/>
    <w:rsid w:val="005660B7"/>
    <w:rsid w:val="00566188"/>
    <w:rsid w:val="0056634A"/>
    <w:rsid w:val="0056646B"/>
    <w:rsid w:val="00566662"/>
    <w:rsid w:val="00566914"/>
    <w:rsid w:val="00566B10"/>
    <w:rsid w:val="00566BA8"/>
    <w:rsid w:val="00566CD4"/>
    <w:rsid w:val="00566D51"/>
    <w:rsid w:val="00566F81"/>
    <w:rsid w:val="00567166"/>
    <w:rsid w:val="00567205"/>
    <w:rsid w:val="005673FA"/>
    <w:rsid w:val="00567C5E"/>
    <w:rsid w:val="00567D13"/>
    <w:rsid w:val="00567DB3"/>
    <w:rsid w:val="00567FEA"/>
    <w:rsid w:val="005704A4"/>
    <w:rsid w:val="00570541"/>
    <w:rsid w:val="00571916"/>
    <w:rsid w:val="00571D8D"/>
    <w:rsid w:val="00572155"/>
    <w:rsid w:val="00572991"/>
    <w:rsid w:val="00572D6C"/>
    <w:rsid w:val="00573075"/>
    <w:rsid w:val="00573125"/>
    <w:rsid w:val="0057327D"/>
    <w:rsid w:val="005739F8"/>
    <w:rsid w:val="005739FB"/>
    <w:rsid w:val="00573A48"/>
    <w:rsid w:val="00573AC4"/>
    <w:rsid w:val="00573D26"/>
    <w:rsid w:val="00573EC0"/>
    <w:rsid w:val="005748C0"/>
    <w:rsid w:val="00574BAA"/>
    <w:rsid w:val="00574DBA"/>
    <w:rsid w:val="005750DF"/>
    <w:rsid w:val="00575129"/>
    <w:rsid w:val="00575217"/>
    <w:rsid w:val="00575487"/>
    <w:rsid w:val="00575627"/>
    <w:rsid w:val="0057572C"/>
    <w:rsid w:val="00575BBC"/>
    <w:rsid w:val="00575DCA"/>
    <w:rsid w:val="00575F92"/>
    <w:rsid w:val="00576258"/>
    <w:rsid w:val="005763EA"/>
    <w:rsid w:val="00576728"/>
    <w:rsid w:val="005769FE"/>
    <w:rsid w:val="00576DFD"/>
    <w:rsid w:val="00576E68"/>
    <w:rsid w:val="00576EF4"/>
    <w:rsid w:val="00577036"/>
    <w:rsid w:val="005770B9"/>
    <w:rsid w:val="00577174"/>
    <w:rsid w:val="0057717A"/>
    <w:rsid w:val="00577535"/>
    <w:rsid w:val="005775F6"/>
    <w:rsid w:val="00577659"/>
    <w:rsid w:val="00577C34"/>
    <w:rsid w:val="00577D61"/>
    <w:rsid w:val="00577D70"/>
    <w:rsid w:val="00578EEF"/>
    <w:rsid w:val="00580258"/>
    <w:rsid w:val="005809E0"/>
    <w:rsid w:val="00580BCE"/>
    <w:rsid w:val="00581048"/>
    <w:rsid w:val="005810B5"/>
    <w:rsid w:val="00581324"/>
    <w:rsid w:val="00581604"/>
    <w:rsid w:val="005818D0"/>
    <w:rsid w:val="0058211C"/>
    <w:rsid w:val="00582148"/>
    <w:rsid w:val="00582951"/>
    <w:rsid w:val="00582A35"/>
    <w:rsid w:val="00582A80"/>
    <w:rsid w:val="0058302D"/>
    <w:rsid w:val="005831B5"/>
    <w:rsid w:val="0058332E"/>
    <w:rsid w:val="00583794"/>
    <w:rsid w:val="005838E5"/>
    <w:rsid w:val="00583982"/>
    <w:rsid w:val="005839E4"/>
    <w:rsid w:val="00583ABE"/>
    <w:rsid w:val="00583D47"/>
    <w:rsid w:val="00583ED3"/>
    <w:rsid w:val="005840D4"/>
    <w:rsid w:val="0058418F"/>
    <w:rsid w:val="0058455E"/>
    <w:rsid w:val="005847D6"/>
    <w:rsid w:val="00584D89"/>
    <w:rsid w:val="00584F93"/>
    <w:rsid w:val="0058516B"/>
    <w:rsid w:val="00585449"/>
    <w:rsid w:val="00585695"/>
    <w:rsid w:val="00586691"/>
    <w:rsid w:val="005867FE"/>
    <w:rsid w:val="00586BF8"/>
    <w:rsid w:val="0058702A"/>
    <w:rsid w:val="0058728F"/>
    <w:rsid w:val="005875A1"/>
    <w:rsid w:val="005878AA"/>
    <w:rsid w:val="00587B44"/>
    <w:rsid w:val="00587FFA"/>
    <w:rsid w:val="005901AB"/>
    <w:rsid w:val="005901FD"/>
    <w:rsid w:val="00590317"/>
    <w:rsid w:val="005904BB"/>
    <w:rsid w:val="0059060D"/>
    <w:rsid w:val="00590935"/>
    <w:rsid w:val="00590AFB"/>
    <w:rsid w:val="005915B4"/>
    <w:rsid w:val="005916BB"/>
    <w:rsid w:val="00591A48"/>
    <w:rsid w:val="00591C4B"/>
    <w:rsid w:val="00591E0F"/>
    <w:rsid w:val="00591F05"/>
    <w:rsid w:val="0059203E"/>
    <w:rsid w:val="00592666"/>
    <w:rsid w:val="00592888"/>
    <w:rsid w:val="0059294C"/>
    <w:rsid w:val="005930F8"/>
    <w:rsid w:val="0059319C"/>
    <w:rsid w:val="005933FD"/>
    <w:rsid w:val="0059381F"/>
    <w:rsid w:val="00593861"/>
    <w:rsid w:val="00593F16"/>
    <w:rsid w:val="0059408B"/>
    <w:rsid w:val="005940D3"/>
    <w:rsid w:val="005942E5"/>
    <w:rsid w:val="00594357"/>
    <w:rsid w:val="00594DA6"/>
    <w:rsid w:val="00594DBC"/>
    <w:rsid w:val="00594E1A"/>
    <w:rsid w:val="0059512F"/>
    <w:rsid w:val="00595333"/>
    <w:rsid w:val="00595754"/>
    <w:rsid w:val="005957F9"/>
    <w:rsid w:val="005958C1"/>
    <w:rsid w:val="00595CBC"/>
    <w:rsid w:val="00595F8E"/>
    <w:rsid w:val="00596374"/>
    <w:rsid w:val="005963D0"/>
    <w:rsid w:val="0059689A"/>
    <w:rsid w:val="005968D9"/>
    <w:rsid w:val="00596EB9"/>
    <w:rsid w:val="00596FA9"/>
    <w:rsid w:val="0059719E"/>
    <w:rsid w:val="00597215"/>
    <w:rsid w:val="005972BB"/>
    <w:rsid w:val="00597858"/>
    <w:rsid w:val="00597868"/>
    <w:rsid w:val="00597F74"/>
    <w:rsid w:val="005A05CA"/>
    <w:rsid w:val="005A0A6B"/>
    <w:rsid w:val="005A0A95"/>
    <w:rsid w:val="005A0E22"/>
    <w:rsid w:val="005A0FAE"/>
    <w:rsid w:val="005A1130"/>
    <w:rsid w:val="005A11AA"/>
    <w:rsid w:val="005A128C"/>
    <w:rsid w:val="005A13DA"/>
    <w:rsid w:val="005A1E2C"/>
    <w:rsid w:val="005A206E"/>
    <w:rsid w:val="005A2562"/>
    <w:rsid w:val="005A264A"/>
    <w:rsid w:val="005A2D18"/>
    <w:rsid w:val="005A348A"/>
    <w:rsid w:val="005A3752"/>
    <w:rsid w:val="005A3B8B"/>
    <w:rsid w:val="005A4186"/>
    <w:rsid w:val="005A42F3"/>
    <w:rsid w:val="005A4346"/>
    <w:rsid w:val="005A47CC"/>
    <w:rsid w:val="005A49D6"/>
    <w:rsid w:val="005A5117"/>
    <w:rsid w:val="005A5994"/>
    <w:rsid w:val="005A5A67"/>
    <w:rsid w:val="005A6056"/>
    <w:rsid w:val="005A622F"/>
    <w:rsid w:val="005A66A6"/>
    <w:rsid w:val="005A6F74"/>
    <w:rsid w:val="005A7652"/>
    <w:rsid w:val="005A799B"/>
    <w:rsid w:val="005A7A17"/>
    <w:rsid w:val="005A7B45"/>
    <w:rsid w:val="005B0127"/>
    <w:rsid w:val="005B07CE"/>
    <w:rsid w:val="005B0829"/>
    <w:rsid w:val="005B0A24"/>
    <w:rsid w:val="005B0B36"/>
    <w:rsid w:val="005B0E0E"/>
    <w:rsid w:val="005B1390"/>
    <w:rsid w:val="005B168D"/>
    <w:rsid w:val="005B1855"/>
    <w:rsid w:val="005B19C7"/>
    <w:rsid w:val="005B1B57"/>
    <w:rsid w:val="005B1E08"/>
    <w:rsid w:val="005B1EB7"/>
    <w:rsid w:val="005B1EFD"/>
    <w:rsid w:val="005B219D"/>
    <w:rsid w:val="005B221D"/>
    <w:rsid w:val="005B2924"/>
    <w:rsid w:val="005B2C3B"/>
    <w:rsid w:val="005B31AA"/>
    <w:rsid w:val="005B31EC"/>
    <w:rsid w:val="005B3295"/>
    <w:rsid w:val="005B37D7"/>
    <w:rsid w:val="005B386D"/>
    <w:rsid w:val="005B3CF6"/>
    <w:rsid w:val="005B3E1F"/>
    <w:rsid w:val="005B3E6E"/>
    <w:rsid w:val="005B4327"/>
    <w:rsid w:val="005B4691"/>
    <w:rsid w:val="005B4832"/>
    <w:rsid w:val="005B4853"/>
    <w:rsid w:val="005B4937"/>
    <w:rsid w:val="005B4EBF"/>
    <w:rsid w:val="005B53A9"/>
    <w:rsid w:val="005B542C"/>
    <w:rsid w:val="005B5522"/>
    <w:rsid w:val="005B57C4"/>
    <w:rsid w:val="005B5905"/>
    <w:rsid w:val="005B5BFC"/>
    <w:rsid w:val="005B5F7D"/>
    <w:rsid w:val="005B5FE0"/>
    <w:rsid w:val="005B6303"/>
    <w:rsid w:val="005B63F4"/>
    <w:rsid w:val="005B644F"/>
    <w:rsid w:val="005B65F3"/>
    <w:rsid w:val="005B6D5E"/>
    <w:rsid w:val="005B6F8D"/>
    <w:rsid w:val="005B745D"/>
    <w:rsid w:val="005B7511"/>
    <w:rsid w:val="005B757A"/>
    <w:rsid w:val="005B7584"/>
    <w:rsid w:val="005B7AC6"/>
    <w:rsid w:val="005B7AD4"/>
    <w:rsid w:val="005B7BEB"/>
    <w:rsid w:val="005B7EBF"/>
    <w:rsid w:val="005C0133"/>
    <w:rsid w:val="005C0203"/>
    <w:rsid w:val="005C0660"/>
    <w:rsid w:val="005C0B69"/>
    <w:rsid w:val="005C0D16"/>
    <w:rsid w:val="005C0D45"/>
    <w:rsid w:val="005C0F59"/>
    <w:rsid w:val="005C1300"/>
    <w:rsid w:val="005C1351"/>
    <w:rsid w:val="005C13C7"/>
    <w:rsid w:val="005C1694"/>
    <w:rsid w:val="005C1E5A"/>
    <w:rsid w:val="005C1EA8"/>
    <w:rsid w:val="005C1F35"/>
    <w:rsid w:val="005C280A"/>
    <w:rsid w:val="005C2E06"/>
    <w:rsid w:val="005C3252"/>
    <w:rsid w:val="005C3661"/>
    <w:rsid w:val="005C36E5"/>
    <w:rsid w:val="005C38F5"/>
    <w:rsid w:val="005C3AEF"/>
    <w:rsid w:val="005C3C64"/>
    <w:rsid w:val="005C3C7C"/>
    <w:rsid w:val="005C4146"/>
    <w:rsid w:val="005C4397"/>
    <w:rsid w:val="005C4B69"/>
    <w:rsid w:val="005C5711"/>
    <w:rsid w:val="005C584A"/>
    <w:rsid w:val="005C66F1"/>
    <w:rsid w:val="005C66F5"/>
    <w:rsid w:val="005C69B9"/>
    <w:rsid w:val="005C6CC4"/>
    <w:rsid w:val="005C6E8A"/>
    <w:rsid w:val="005C6EAC"/>
    <w:rsid w:val="005C6F49"/>
    <w:rsid w:val="005C707C"/>
    <w:rsid w:val="005C7AFA"/>
    <w:rsid w:val="005C7BC3"/>
    <w:rsid w:val="005C7CB5"/>
    <w:rsid w:val="005C7D96"/>
    <w:rsid w:val="005D0003"/>
    <w:rsid w:val="005D045E"/>
    <w:rsid w:val="005D0464"/>
    <w:rsid w:val="005D060B"/>
    <w:rsid w:val="005D0856"/>
    <w:rsid w:val="005D0C9D"/>
    <w:rsid w:val="005D0D90"/>
    <w:rsid w:val="005D0DAC"/>
    <w:rsid w:val="005D12D2"/>
    <w:rsid w:val="005D147F"/>
    <w:rsid w:val="005D17A0"/>
    <w:rsid w:val="005D1E89"/>
    <w:rsid w:val="005D1E92"/>
    <w:rsid w:val="005D2169"/>
    <w:rsid w:val="005D218F"/>
    <w:rsid w:val="005D24DA"/>
    <w:rsid w:val="005D29EB"/>
    <w:rsid w:val="005D2E86"/>
    <w:rsid w:val="005D30D6"/>
    <w:rsid w:val="005D30F8"/>
    <w:rsid w:val="005D323C"/>
    <w:rsid w:val="005D34E8"/>
    <w:rsid w:val="005D359A"/>
    <w:rsid w:val="005D3877"/>
    <w:rsid w:val="005D3AFF"/>
    <w:rsid w:val="005D3CF3"/>
    <w:rsid w:val="005D41FE"/>
    <w:rsid w:val="005D47C4"/>
    <w:rsid w:val="005D4A52"/>
    <w:rsid w:val="005D4F0C"/>
    <w:rsid w:val="005D507D"/>
    <w:rsid w:val="005D53E8"/>
    <w:rsid w:val="005D550A"/>
    <w:rsid w:val="005D5864"/>
    <w:rsid w:val="005D5A7D"/>
    <w:rsid w:val="005D5CA9"/>
    <w:rsid w:val="005D5E1B"/>
    <w:rsid w:val="005D5EBE"/>
    <w:rsid w:val="005D600C"/>
    <w:rsid w:val="005D60FD"/>
    <w:rsid w:val="005D6408"/>
    <w:rsid w:val="005D6890"/>
    <w:rsid w:val="005D68D4"/>
    <w:rsid w:val="005D6C12"/>
    <w:rsid w:val="005D7043"/>
    <w:rsid w:val="005D79EA"/>
    <w:rsid w:val="005E04E3"/>
    <w:rsid w:val="005E07D1"/>
    <w:rsid w:val="005E0A87"/>
    <w:rsid w:val="005E1282"/>
    <w:rsid w:val="005E19BE"/>
    <w:rsid w:val="005E1E75"/>
    <w:rsid w:val="005E1F17"/>
    <w:rsid w:val="005E23A8"/>
    <w:rsid w:val="005E24F1"/>
    <w:rsid w:val="005E2619"/>
    <w:rsid w:val="005E271F"/>
    <w:rsid w:val="005E27CC"/>
    <w:rsid w:val="005E2820"/>
    <w:rsid w:val="005E2B8D"/>
    <w:rsid w:val="005E2C24"/>
    <w:rsid w:val="005E3019"/>
    <w:rsid w:val="005E3319"/>
    <w:rsid w:val="005E338C"/>
    <w:rsid w:val="005E3524"/>
    <w:rsid w:val="005E3818"/>
    <w:rsid w:val="005E3C9B"/>
    <w:rsid w:val="005E3D9C"/>
    <w:rsid w:val="005E485A"/>
    <w:rsid w:val="005E4A64"/>
    <w:rsid w:val="005E5285"/>
    <w:rsid w:val="005E5DFC"/>
    <w:rsid w:val="005E604F"/>
    <w:rsid w:val="005E628D"/>
    <w:rsid w:val="005E630C"/>
    <w:rsid w:val="005E641B"/>
    <w:rsid w:val="005E6782"/>
    <w:rsid w:val="005E67D4"/>
    <w:rsid w:val="005E68D0"/>
    <w:rsid w:val="005E69B3"/>
    <w:rsid w:val="005E6ADF"/>
    <w:rsid w:val="005E6BC0"/>
    <w:rsid w:val="005E6F6F"/>
    <w:rsid w:val="005E72E3"/>
    <w:rsid w:val="005E7450"/>
    <w:rsid w:val="005E74F4"/>
    <w:rsid w:val="005E76BA"/>
    <w:rsid w:val="005E787D"/>
    <w:rsid w:val="005E78C3"/>
    <w:rsid w:val="005E79AF"/>
    <w:rsid w:val="005E7BC1"/>
    <w:rsid w:val="005F0340"/>
    <w:rsid w:val="005F0647"/>
    <w:rsid w:val="005F0834"/>
    <w:rsid w:val="005F1432"/>
    <w:rsid w:val="005F1450"/>
    <w:rsid w:val="005F15D0"/>
    <w:rsid w:val="005F1E29"/>
    <w:rsid w:val="005F1F36"/>
    <w:rsid w:val="005F20F3"/>
    <w:rsid w:val="005F2252"/>
    <w:rsid w:val="005F22DC"/>
    <w:rsid w:val="005F29D8"/>
    <w:rsid w:val="005F2B04"/>
    <w:rsid w:val="005F2BF8"/>
    <w:rsid w:val="005F2C85"/>
    <w:rsid w:val="005F2F80"/>
    <w:rsid w:val="005F31FD"/>
    <w:rsid w:val="005F3594"/>
    <w:rsid w:val="005F382A"/>
    <w:rsid w:val="005F3895"/>
    <w:rsid w:val="005F3D71"/>
    <w:rsid w:val="005F3E99"/>
    <w:rsid w:val="005F4D13"/>
    <w:rsid w:val="005F4EA2"/>
    <w:rsid w:val="005F4FDF"/>
    <w:rsid w:val="005F51B4"/>
    <w:rsid w:val="005F6402"/>
    <w:rsid w:val="005F6559"/>
    <w:rsid w:val="005F655C"/>
    <w:rsid w:val="005F6978"/>
    <w:rsid w:val="005F6979"/>
    <w:rsid w:val="005F6BB4"/>
    <w:rsid w:val="005F6DF8"/>
    <w:rsid w:val="005F6E15"/>
    <w:rsid w:val="005F7016"/>
    <w:rsid w:val="005F7437"/>
    <w:rsid w:val="005F74C4"/>
    <w:rsid w:val="005F7789"/>
    <w:rsid w:val="005F78C0"/>
    <w:rsid w:val="005F7909"/>
    <w:rsid w:val="005F7B20"/>
    <w:rsid w:val="005F7B3A"/>
    <w:rsid w:val="005F7DBA"/>
    <w:rsid w:val="005F7DFD"/>
    <w:rsid w:val="005F7E92"/>
    <w:rsid w:val="005F7ECA"/>
    <w:rsid w:val="0060085F"/>
    <w:rsid w:val="00600ADB"/>
    <w:rsid w:val="00600B33"/>
    <w:rsid w:val="00600CC5"/>
    <w:rsid w:val="00600F16"/>
    <w:rsid w:val="006010A9"/>
    <w:rsid w:val="006013AF"/>
    <w:rsid w:val="0060147E"/>
    <w:rsid w:val="006018BB"/>
    <w:rsid w:val="0060196E"/>
    <w:rsid w:val="00601B2E"/>
    <w:rsid w:val="00601DF8"/>
    <w:rsid w:val="00601F9E"/>
    <w:rsid w:val="00602326"/>
    <w:rsid w:val="0060249E"/>
    <w:rsid w:val="0060271D"/>
    <w:rsid w:val="00602B77"/>
    <w:rsid w:val="00603429"/>
    <w:rsid w:val="0060353D"/>
    <w:rsid w:val="006038AE"/>
    <w:rsid w:val="00603F8D"/>
    <w:rsid w:val="00603FEA"/>
    <w:rsid w:val="00604135"/>
    <w:rsid w:val="006041A2"/>
    <w:rsid w:val="00604287"/>
    <w:rsid w:val="00604332"/>
    <w:rsid w:val="006044E1"/>
    <w:rsid w:val="0060469F"/>
    <w:rsid w:val="006047FE"/>
    <w:rsid w:val="00604E21"/>
    <w:rsid w:val="00605142"/>
    <w:rsid w:val="00605299"/>
    <w:rsid w:val="00605906"/>
    <w:rsid w:val="00605980"/>
    <w:rsid w:val="00605A58"/>
    <w:rsid w:val="00605B01"/>
    <w:rsid w:val="00605B4A"/>
    <w:rsid w:val="00605DD4"/>
    <w:rsid w:val="00606089"/>
    <w:rsid w:val="006061C7"/>
    <w:rsid w:val="00606235"/>
    <w:rsid w:val="00606854"/>
    <w:rsid w:val="00606A34"/>
    <w:rsid w:val="00606F5B"/>
    <w:rsid w:val="00606F6D"/>
    <w:rsid w:val="0060721E"/>
    <w:rsid w:val="0060728F"/>
    <w:rsid w:val="0060798A"/>
    <w:rsid w:val="00607C21"/>
    <w:rsid w:val="00607D12"/>
    <w:rsid w:val="00607ED3"/>
    <w:rsid w:val="00610092"/>
    <w:rsid w:val="006101B8"/>
    <w:rsid w:val="006104A8"/>
    <w:rsid w:val="00610834"/>
    <w:rsid w:val="00610907"/>
    <w:rsid w:val="00611049"/>
    <w:rsid w:val="006113E4"/>
    <w:rsid w:val="006117A4"/>
    <w:rsid w:val="0061188A"/>
    <w:rsid w:val="006118FC"/>
    <w:rsid w:val="00611B5E"/>
    <w:rsid w:val="00611C4C"/>
    <w:rsid w:val="006125BF"/>
    <w:rsid w:val="0061283D"/>
    <w:rsid w:val="0061299A"/>
    <w:rsid w:val="00612BDB"/>
    <w:rsid w:val="00612E57"/>
    <w:rsid w:val="00613508"/>
    <w:rsid w:val="00613842"/>
    <w:rsid w:val="006138F0"/>
    <w:rsid w:val="00613B81"/>
    <w:rsid w:val="00613D91"/>
    <w:rsid w:val="00613D9F"/>
    <w:rsid w:val="00613E27"/>
    <w:rsid w:val="00613FDE"/>
    <w:rsid w:val="006141C6"/>
    <w:rsid w:val="006143BF"/>
    <w:rsid w:val="0061458D"/>
    <w:rsid w:val="00614778"/>
    <w:rsid w:val="00614857"/>
    <w:rsid w:val="006148CC"/>
    <w:rsid w:val="006149CF"/>
    <w:rsid w:val="00614B17"/>
    <w:rsid w:val="00614DE8"/>
    <w:rsid w:val="0061502E"/>
    <w:rsid w:val="00615590"/>
    <w:rsid w:val="006157B8"/>
    <w:rsid w:val="00615A2C"/>
    <w:rsid w:val="00615A92"/>
    <w:rsid w:val="00615F18"/>
    <w:rsid w:val="0061608E"/>
    <w:rsid w:val="00616093"/>
    <w:rsid w:val="006160BC"/>
    <w:rsid w:val="00616717"/>
    <w:rsid w:val="00616812"/>
    <w:rsid w:val="0061683F"/>
    <w:rsid w:val="00616BF2"/>
    <w:rsid w:val="00616EE7"/>
    <w:rsid w:val="0061712A"/>
    <w:rsid w:val="006173D1"/>
    <w:rsid w:val="0061743D"/>
    <w:rsid w:val="006177B8"/>
    <w:rsid w:val="006178B6"/>
    <w:rsid w:val="00617FE9"/>
    <w:rsid w:val="00620005"/>
    <w:rsid w:val="006205D1"/>
    <w:rsid w:val="006206C2"/>
    <w:rsid w:val="006207C3"/>
    <w:rsid w:val="006208C4"/>
    <w:rsid w:val="006210CF"/>
    <w:rsid w:val="00621CD4"/>
    <w:rsid w:val="00621D04"/>
    <w:rsid w:val="006221B5"/>
    <w:rsid w:val="00622517"/>
    <w:rsid w:val="00622841"/>
    <w:rsid w:val="006242CD"/>
    <w:rsid w:val="00624548"/>
    <w:rsid w:val="00624589"/>
    <w:rsid w:val="00624E52"/>
    <w:rsid w:val="006255A3"/>
    <w:rsid w:val="0062589E"/>
    <w:rsid w:val="0062589F"/>
    <w:rsid w:val="006258D1"/>
    <w:rsid w:val="00625A6A"/>
    <w:rsid w:val="00625B33"/>
    <w:rsid w:val="00625CF7"/>
    <w:rsid w:val="00626265"/>
    <w:rsid w:val="006262AD"/>
    <w:rsid w:val="00626629"/>
    <w:rsid w:val="00626AAE"/>
    <w:rsid w:val="00626BD5"/>
    <w:rsid w:val="006270BC"/>
    <w:rsid w:val="00627330"/>
    <w:rsid w:val="00627E10"/>
    <w:rsid w:val="00627ECB"/>
    <w:rsid w:val="00630007"/>
    <w:rsid w:val="00630168"/>
    <w:rsid w:val="006301C5"/>
    <w:rsid w:val="00630751"/>
    <w:rsid w:val="00630B0A"/>
    <w:rsid w:val="00630BE7"/>
    <w:rsid w:val="00631512"/>
    <w:rsid w:val="0063168D"/>
    <w:rsid w:val="00631826"/>
    <w:rsid w:val="00631C9B"/>
    <w:rsid w:val="00631DA4"/>
    <w:rsid w:val="00631EA5"/>
    <w:rsid w:val="0063215F"/>
    <w:rsid w:val="00632A46"/>
    <w:rsid w:val="00632B5B"/>
    <w:rsid w:val="00632BA8"/>
    <w:rsid w:val="00632F11"/>
    <w:rsid w:val="0063304E"/>
    <w:rsid w:val="00633251"/>
    <w:rsid w:val="00633603"/>
    <w:rsid w:val="006338E6"/>
    <w:rsid w:val="00633907"/>
    <w:rsid w:val="00633B3E"/>
    <w:rsid w:val="00633C3D"/>
    <w:rsid w:val="00633CE8"/>
    <w:rsid w:val="0063492C"/>
    <w:rsid w:val="00634D8F"/>
    <w:rsid w:val="00634DCF"/>
    <w:rsid w:val="00634ED8"/>
    <w:rsid w:val="0063526A"/>
    <w:rsid w:val="0063534E"/>
    <w:rsid w:val="00635BC9"/>
    <w:rsid w:val="00635C8B"/>
    <w:rsid w:val="0063679F"/>
    <w:rsid w:val="006368C0"/>
    <w:rsid w:val="00636A49"/>
    <w:rsid w:val="00637421"/>
    <w:rsid w:val="0063769D"/>
    <w:rsid w:val="00637722"/>
    <w:rsid w:val="00637B13"/>
    <w:rsid w:val="00637BC6"/>
    <w:rsid w:val="00637D73"/>
    <w:rsid w:val="00637ED0"/>
    <w:rsid w:val="006402C5"/>
    <w:rsid w:val="006409F3"/>
    <w:rsid w:val="00641185"/>
    <w:rsid w:val="00641204"/>
    <w:rsid w:val="006412E8"/>
    <w:rsid w:val="006414EC"/>
    <w:rsid w:val="00641684"/>
    <w:rsid w:val="00641BCF"/>
    <w:rsid w:val="00642100"/>
    <w:rsid w:val="00642304"/>
    <w:rsid w:val="0064231B"/>
    <w:rsid w:val="006424AD"/>
    <w:rsid w:val="0064278E"/>
    <w:rsid w:val="00642940"/>
    <w:rsid w:val="00643055"/>
    <w:rsid w:val="00643214"/>
    <w:rsid w:val="006436AA"/>
    <w:rsid w:val="006436D2"/>
    <w:rsid w:val="00643B86"/>
    <w:rsid w:val="00644016"/>
    <w:rsid w:val="0064416D"/>
    <w:rsid w:val="00644532"/>
    <w:rsid w:val="00644787"/>
    <w:rsid w:val="00644908"/>
    <w:rsid w:val="00644D2C"/>
    <w:rsid w:val="00644E87"/>
    <w:rsid w:val="00644EB8"/>
    <w:rsid w:val="00645C9E"/>
    <w:rsid w:val="00645EFE"/>
    <w:rsid w:val="0064605B"/>
    <w:rsid w:val="0064612D"/>
    <w:rsid w:val="006467E5"/>
    <w:rsid w:val="00646931"/>
    <w:rsid w:val="0064699F"/>
    <w:rsid w:val="00646B65"/>
    <w:rsid w:val="0064757D"/>
    <w:rsid w:val="006477D2"/>
    <w:rsid w:val="006479F9"/>
    <w:rsid w:val="00647A8A"/>
    <w:rsid w:val="00647C88"/>
    <w:rsid w:val="00647DFB"/>
    <w:rsid w:val="00647F31"/>
    <w:rsid w:val="006504A8"/>
    <w:rsid w:val="0065052A"/>
    <w:rsid w:val="00650664"/>
    <w:rsid w:val="006508BB"/>
    <w:rsid w:val="00650A4E"/>
    <w:rsid w:val="006515ED"/>
    <w:rsid w:val="00651602"/>
    <w:rsid w:val="0065172A"/>
    <w:rsid w:val="00651D4A"/>
    <w:rsid w:val="00651F48"/>
    <w:rsid w:val="00651FF5"/>
    <w:rsid w:val="0065217D"/>
    <w:rsid w:val="006521CF"/>
    <w:rsid w:val="00652582"/>
    <w:rsid w:val="0065262B"/>
    <w:rsid w:val="00652AFF"/>
    <w:rsid w:val="00652F20"/>
    <w:rsid w:val="0065301A"/>
    <w:rsid w:val="006534EF"/>
    <w:rsid w:val="00653549"/>
    <w:rsid w:val="00653587"/>
    <w:rsid w:val="0065378C"/>
    <w:rsid w:val="00653B1F"/>
    <w:rsid w:val="00653DFC"/>
    <w:rsid w:val="00654310"/>
    <w:rsid w:val="006548F2"/>
    <w:rsid w:val="00654A02"/>
    <w:rsid w:val="00654ACE"/>
    <w:rsid w:val="00654B88"/>
    <w:rsid w:val="00654DEF"/>
    <w:rsid w:val="00654E43"/>
    <w:rsid w:val="00655171"/>
    <w:rsid w:val="00655315"/>
    <w:rsid w:val="006553CA"/>
    <w:rsid w:val="00655721"/>
    <w:rsid w:val="00655C66"/>
    <w:rsid w:val="006562BD"/>
    <w:rsid w:val="006563A5"/>
    <w:rsid w:val="006564FC"/>
    <w:rsid w:val="00656DF1"/>
    <w:rsid w:val="00657103"/>
    <w:rsid w:val="0065730B"/>
    <w:rsid w:val="00657687"/>
    <w:rsid w:val="006577BD"/>
    <w:rsid w:val="0065782E"/>
    <w:rsid w:val="0065793A"/>
    <w:rsid w:val="00657A06"/>
    <w:rsid w:val="00657D27"/>
    <w:rsid w:val="006600D9"/>
    <w:rsid w:val="00660329"/>
    <w:rsid w:val="00660434"/>
    <w:rsid w:val="0066065D"/>
    <w:rsid w:val="006606C4"/>
    <w:rsid w:val="00660925"/>
    <w:rsid w:val="00660D18"/>
    <w:rsid w:val="0066115B"/>
    <w:rsid w:val="006618D7"/>
    <w:rsid w:val="00661C87"/>
    <w:rsid w:val="00661DB3"/>
    <w:rsid w:val="0066208D"/>
    <w:rsid w:val="00662427"/>
    <w:rsid w:val="006627E2"/>
    <w:rsid w:val="006627ED"/>
    <w:rsid w:val="00662E15"/>
    <w:rsid w:val="006630F5"/>
    <w:rsid w:val="006633DC"/>
    <w:rsid w:val="006638F0"/>
    <w:rsid w:val="006639B8"/>
    <w:rsid w:val="00663B0F"/>
    <w:rsid w:val="00663CDA"/>
    <w:rsid w:val="006644CE"/>
    <w:rsid w:val="0066526A"/>
    <w:rsid w:val="006655E9"/>
    <w:rsid w:val="00665A32"/>
    <w:rsid w:val="00665C4A"/>
    <w:rsid w:val="00665D0F"/>
    <w:rsid w:val="00665E3E"/>
    <w:rsid w:val="00665EFA"/>
    <w:rsid w:val="00666052"/>
    <w:rsid w:val="00666364"/>
    <w:rsid w:val="006663CF"/>
    <w:rsid w:val="0066651C"/>
    <w:rsid w:val="00666687"/>
    <w:rsid w:val="006666E2"/>
    <w:rsid w:val="006668D5"/>
    <w:rsid w:val="00666CF8"/>
    <w:rsid w:val="00666D0F"/>
    <w:rsid w:val="00666F20"/>
    <w:rsid w:val="006671EE"/>
    <w:rsid w:val="00667AEE"/>
    <w:rsid w:val="00667AFC"/>
    <w:rsid w:val="00667FA8"/>
    <w:rsid w:val="0067014B"/>
    <w:rsid w:val="0067023C"/>
    <w:rsid w:val="0067040F"/>
    <w:rsid w:val="00670569"/>
    <w:rsid w:val="00670646"/>
    <w:rsid w:val="00670AEA"/>
    <w:rsid w:val="00670D42"/>
    <w:rsid w:val="00670D89"/>
    <w:rsid w:val="00670DC4"/>
    <w:rsid w:val="00670E18"/>
    <w:rsid w:val="00670E44"/>
    <w:rsid w:val="00671624"/>
    <w:rsid w:val="00671B8A"/>
    <w:rsid w:val="00671CD1"/>
    <w:rsid w:val="00671FF9"/>
    <w:rsid w:val="00672114"/>
    <w:rsid w:val="00672225"/>
    <w:rsid w:val="006724E3"/>
    <w:rsid w:val="00672650"/>
    <w:rsid w:val="0067285C"/>
    <w:rsid w:val="006729BE"/>
    <w:rsid w:val="006735AC"/>
    <w:rsid w:val="006736BF"/>
    <w:rsid w:val="006736F1"/>
    <w:rsid w:val="00673A85"/>
    <w:rsid w:val="00673FBA"/>
    <w:rsid w:val="00674064"/>
    <w:rsid w:val="00674274"/>
    <w:rsid w:val="006742DD"/>
    <w:rsid w:val="0067439C"/>
    <w:rsid w:val="00674CB7"/>
    <w:rsid w:val="006751F9"/>
    <w:rsid w:val="00675257"/>
    <w:rsid w:val="00675281"/>
    <w:rsid w:val="006754C5"/>
    <w:rsid w:val="006755D7"/>
    <w:rsid w:val="00675749"/>
    <w:rsid w:val="00675A36"/>
    <w:rsid w:val="00675ADD"/>
    <w:rsid w:val="00675B7A"/>
    <w:rsid w:val="00675F65"/>
    <w:rsid w:val="00675FD9"/>
    <w:rsid w:val="00676AE0"/>
    <w:rsid w:val="00676B63"/>
    <w:rsid w:val="00676BAF"/>
    <w:rsid w:val="0067723C"/>
    <w:rsid w:val="006773DE"/>
    <w:rsid w:val="006776D4"/>
    <w:rsid w:val="006778BA"/>
    <w:rsid w:val="00677DC6"/>
    <w:rsid w:val="0068068A"/>
    <w:rsid w:val="00680718"/>
    <w:rsid w:val="00680772"/>
    <w:rsid w:val="006808F6"/>
    <w:rsid w:val="00680910"/>
    <w:rsid w:val="006825F2"/>
    <w:rsid w:val="00682B73"/>
    <w:rsid w:val="00682E96"/>
    <w:rsid w:val="00682F20"/>
    <w:rsid w:val="00683725"/>
    <w:rsid w:val="00683B66"/>
    <w:rsid w:val="00683BB4"/>
    <w:rsid w:val="00683D06"/>
    <w:rsid w:val="00683DA0"/>
    <w:rsid w:val="0068440A"/>
    <w:rsid w:val="006845E9"/>
    <w:rsid w:val="0068484A"/>
    <w:rsid w:val="00684E0B"/>
    <w:rsid w:val="00685199"/>
    <w:rsid w:val="0068579D"/>
    <w:rsid w:val="006857A3"/>
    <w:rsid w:val="0068580D"/>
    <w:rsid w:val="00685D71"/>
    <w:rsid w:val="0068647C"/>
    <w:rsid w:val="00686558"/>
    <w:rsid w:val="0068656E"/>
    <w:rsid w:val="00686686"/>
    <w:rsid w:val="00687193"/>
    <w:rsid w:val="00687299"/>
    <w:rsid w:val="00687739"/>
    <w:rsid w:val="0068782F"/>
    <w:rsid w:val="00687993"/>
    <w:rsid w:val="006879D2"/>
    <w:rsid w:val="00687A3F"/>
    <w:rsid w:val="006905B4"/>
    <w:rsid w:val="00690869"/>
    <w:rsid w:val="00690BAD"/>
    <w:rsid w:val="00690F85"/>
    <w:rsid w:val="00690F93"/>
    <w:rsid w:val="00690FFD"/>
    <w:rsid w:val="00691287"/>
    <w:rsid w:val="006913D0"/>
    <w:rsid w:val="0069182E"/>
    <w:rsid w:val="006918F0"/>
    <w:rsid w:val="00691C95"/>
    <w:rsid w:val="00691CA7"/>
    <w:rsid w:val="00691CF6"/>
    <w:rsid w:val="00691D0B"/>
    <w:rsid w:val="00692C8A"/>
    <w:rsid w:val="00693010"/>
    <w:rsid w:val="00693095"/>
    <w:rsid w:val="006932E9"/>
    <w:rsid w:val="00693741"/>
    <w:rsid w:val="006938A1"/>
    <w:rsid w:val="00693976"/>
    <w:rsid w:val="00694862"/>
    <w:rsid w:val="00694959"/>
    <w:rsid w:val="00694B47"/>
    <w:rsid w:val="00694C5A"/>
    <w:rsid w:val="00694DB5"/>
    <w:rsid w:val="00694EAD"/>
    <w:rsid w:val="00694F87"/>
    <w:rsid w:val="00695552"/>
    <w:rsid w:val="0069570F"/>
    <w:rsid w:val="0069593C"/>
    <w:rsid w:val="00695E63"/>
    <w:rsid w:val="00695EB4"/>
    <w:rsid w:val="00695EB6"/>
    <w:rsid w:val="006960BB"/>
    <w:rsid w:val="006964FC"/>
    <w:rsid w:val="00696DAF"/>
    <w:rsid w:val="00697228"/>
    <w:rsid w:val="00697280"/>
    <w:rsid w:val="00697389"/>
    <w:rsid w:val="006975B0"/>
    <w:rsid w:val="006978A1"/>
    <w:rsid w:val="00697C9F"/>
    <w:rsid w:val="006A1338"/>
    <w:rsid w:val="006A18C5"/>
    <w:rsid w:val="006A1A84"/>
    <w:rsid w:val="006A1FB0"/>
    <w:rsid w:val="006A213D"/>
    <w:rsid w:val="006A275C"/>
    <w:rsid w:val="006A2913"/>
    <w:rsid w:val="006A2B94"/>
    <w:rsid w:val="006A3143"/>
    <w:rsid w:val="006A37B5"/>
    <w:rsid w:val="006A3874"/>
    <w:rsid w:val="006A3ACE"/>
    <w:rsid w:val="006A3B27"/>
    <w:rsid w:val="006A3DB5"/>
    <w:rsid w:val="006A3DC4"/>
    <w:rsid w:val="006A4140"/>
    <w:rsid w:val="006A4754"/>
    <w:rsid w:val="006A4904"/>
    <w:rsid w:val="006A4C70"/>
    <w:rsid w:val="006A5300"/>
    <w:rsid w:val="006A560A"/>
    <w:rsid w:val="006A622A"/>
    <w:rsid w:val="006A6657"/>
    <w:rsid w:val="006A697B"/>
    <w:rsid w:val="006A6A5C"/>
    <w:rsid w:val="006A6B9B"/>
    <w:rsid w:val="006A6FEA"/>
    <w:rsid w:val="006A71DC"/>
    <w:rsid w:val="006A787E"/>
    <w:rsid w:val="006A7AE4"/>
    <w:rsid w:val="006A7E90"/>
    <w:rsid w:val="006A7F9E"/>
    <w:rsid w:val="006A7FA0"/>
    <w:rsid w:val="006B0068"/>
    <w:rsid w:val="006B011A"/>
    <w:rsid w:val="006B0140"/>
    <w:rsid w:val="006B0496"/>
    <w:rsid w:val="006B09AD"/>
    <w:rsid w:val="006B0CD1"/>
    <w:rsid w:val="006B119D"/>
    <w:rsid w:val="006B128E"/>
    <w:rsid w:val="006B156A"/>
    <w:rsid w:val="006B164F"/>
    <w:rsid w:val="006B1F3E"/>
    <w:rsid w:val="006B209C"/>
    <w:rsid w:val="006B2545"/>
    <w:rsid w:val="006B2848"/>
    <w:rsid w:val="006B2AD2"/>
    <w:rsid w:val="006B2D9D"/>
    <w:rsid w:val="006B3B77"/>
    <w:rsid w:val="006B3B9C"/>
    <w:rsid w:val="006B3CAC"/>
    <w:rsid w:val="006B3CED"/>
    <w:rsid w:val="006B3DEA"/>
    <w:rsid w:val="006B3FF0"/>
    <w:rsid w:val="006B42CA"/>
    <w:rsid w:val="006B4527"/>
    <w:rsid w:val="006B46BA"/>
    <w:rsid w:val="006B46EB"/>
    <w:rsid w:val="006B46EF"/>
    <w:rsid w:val="006B4C35"/>
    <w:rsid w:val="006B52AA"/>
    <w:rsid w:val="006B545A"/>
    <w:rsid w:val="006B5744"/>
    <w:rsid w:val="006B58ED"/>
    <w:rsid w:val="006B595F"/>
    <w:rsid w:val="006B6295"/>
    <w:rsid w:val="006B6449"/>
    <w:rsid w:val="006B6B9E"/>
    <w:rsid w:val="006B6DAA"/>
    <w:rsid w:val="006B6F7A"/>
    <w:rsid w:val="006B70BB"/>
    <w:rsid w:val="006B728E"/>
    <w:rsid w:val="006B78AF"/>
    <w:rsid w:val="006B7CD1"/>
    <w:rsid w:val="006C04A2"/>
    <w:rsid w:val="006C04B6"/>
    <w:rsid w:val="006C0540"/>
    <w:rsid w:val="006C06A2"/>
    <w:rsid w:val="006C0990"/>
    <w:rsid w:val="006C0FF0"/>
    <w:rsid w:val="006C10B8"/>
    <w:rsid w:val="006C11B3"/>
    <w:rsid w:val="006C1302"/>
    <w:rsid w:val="006C1702"/>
    <w:rsid w:val="006C1878"/>
    <w:rsid w:val="006C1F30"/>
    <w:rsid w:val="006C21CA"/>
    <w:rsid w:val="006C25CC"/>
    <w:rsid w:val="006C2737"/>
    <w:rsid w:val="006C2AA6"/>
    <w:rsid w:val="006C2AEB"/>
    <w:rsid w:val="006C3242"/>
    <w:rsid w:val="006C334A"/>
    <w:rsid w:val="006C3392"/>
    <w:rsid w:val="006C3423"/>
    <w:rsid w:val="006C34C4"/>
    <w:rsid w:val="006C3969"/>
    <w:rsid w:val="006C3B19"/>
    <w:rsid w:val="006C3D2E"/>
    <w:rsid w:val="006C41AE"/>
    <w:rsid w:val="006C4272"/>
    <w:rsid w:val="006C45E8"/>
    <w:rsid w:val="006C465A"/>
    <w:rsid w:val="006C4861"/>
    <w:rsid w:val="006C4A30"/>
    <w:rsid w:val="006C4C2A"/>
    <w:rsid w:val="006C4D51"/>
    <w:rsid w:val="006C524C"/>
    <w:rsid w:val="006C5418"/>
    <w:rsid w:val="006C5633"/>
    <w:rsid w:val="006C5BF7"/>
    <w:rsid w:val="006C5C37"/>
    <w:rsid w:val="006C5F0A"/>
    <w:rsid w:val="006C6320"/>
    <w:rsid w:val="006C6388"/>
    <w:rsid w:val="006C65BA"/>
    <w:rsid w:val="006C6726"/>
    <w:rsid w:val="006C67B6"/>
    <w:rsid w:val="006C6CA2"/>
    <w:rsid w:val="006C6EF9"/>
    <w:rsid w:val="006C73A0"/>
    <w:rsid w:val="006C7D6A"/>
    <w:rsid w:val="006C7F28"/>
    <w:rsid w:val="006D029C"/>
    <w:rsid w:val="006D031C"/>
    <w:rsid w:val="006D0C83"/>
    <w:rsid w:val="006D0FBA"/>
    <w:rsid w:val="006D1684"/>
    <w:rsid w:val="006D1C5B"/>
    <w:rsid w:val="006D2363"/>
    <w:rsid w:val="006D23B2"/>
    <w:rsid w:val="006D280C"/>
    <w:rsid w:val="006D2AF6"/>
    <w:rsid w:val="006D2B54"/>
    <w:rsid w:val="006D2D0F"/>
    <w:rsid w:val="006D2ED7"/>
    <w:rsid w:val="006D303A"/>
    <w:rsid w:val="006D30F9"/>
    <w:rsid w:val="006D3185"/>
    <w:rsid w:val="006D3337"/>
    <w:rsid w:val="006D4355"/>
    <w:rsid w:val="006D4620"/>
    <w:rsid w:val="006D4694"/>
    <w:rsid w:val="006D49CE"/>
    <w:rsid w:val="006D4A8C"/>
    <w:rsid w:val="006D5236"/>
    <w:rsid w:val="006D60C9"/>
    <w:rsid w:val="006D65D5"/>
    <w:rsid w:val="006D6F88"/>
    <w:rsid w:val="006D701F"/>
    <w:rsid w:val="006D7094"/>
    <w:rsid w:val="006D7639"/>
    <w:rsid w:val="006D77C5"/>
    <w:rsid w:val="006E07C4"/>
    <w:rsid w:val="006E0934"/>
    <w:rsid w:val="006E0B63"/>
    <w:rsid w:val="006E0C08"/>
    <w:rsid w:val="006E0DF3"/>
    <w:rsid w:val="006E0F58"/>
    <w:rsid w:val="006E12BA"/>
    <w:rsid w:val="006E1496"/>
    <w:rsid w:val="006E19AC"/>
    <w:rsid w:val="006E1B89"/>
    <w:rsid w:val="006E1E76"/>
    <w:rsid w:val="006E221E"/>
    <w:rsid w:val="006E22AF"/>
    <w:rsid w:val="006E23A5"/>
    <w:rsid w:val="006E243B"/>
    <w:rsid w:val="006E2DF9"/>
    <w:rsid w:val="006E2EE2"/>
    <w:rsid w:val="006E2F75"/>
    <w:rsid w:val="006E3137"/>
    <w:rsid w:val="006E3345"/>
    <w:rsid w:val="006E3400"/>
    <w:rsid w:val="006E3B2D"/>
    <w:rsid w:val="006E3DB8"/>
    <w:rsid w:val="006E417B"/>
    <w:rsid w:val="006E446A"/>
    <w:rsid w:val="006E44D6"/>
    <w:rsid w:val="006E4972"/>
    <w:rsid w:val="006E4A46"/>
    <w:rsid w:val="006E4E2E"/>
    <w:rsid w:val="006E4F8A"/>
    <w:rsid w:val="006E5003"/>
    <w:rsid w:val="006E51BC"/>
    <w:rsid w:val="006E5410"/>
    <w:rsid w:val="006E5548"/>
    <w:rsid w:val="006E5649"/>
    <w:rsid w:val="006E5E80"/>
    <w:rsid w:val="006E63F1"/>
    <w:rsid w:val="006E6989"/>
    <w:rsid w:val="006E6EF0"/>
    <w:rsid w:val="006E7171"/>
    <w:rsid w:val="006E7227"/>
    <w:rsid w:val="006E7557"/>
    <w:rsid w:val="006E7696"/>
    <w:rsid w:val="006E769A"/>
    <w:rsid w:val="006E783F"/>
    <w:rsid w:val="006E7F03"/>
    <w:rsid w:val="006E7F5B"/>
    <w:rsid w:val="006F00D6"/>
    <w:rsid w:val="006F0176"/>
    <w:rsid w:val="006F040D"/>
    <w:rsid w:val="006F08C8"/>
    <w:rsid w:val="006F0D76"/>
    <w:rsid w:val="006F1104"/>
    <w:rsid w:val="006F120A"/>
    <w:rsid w:val="006F13B8"/>
    <w:rsid w:val="006F1458"/>
    <w:rsid w:val="006F14A2"/>
    <w:rsid w:val="006F15ED"/>
    <w:rsid w:val="006F1A16"/>
    <w:rsid w:val="006F200F"/>
    <w:rsid w:val="006F212F"/>
    <w:rsid w:val="006F22D6"/>
    <w:rsid w:val="006F2358"/>
    <w:rsid w:val="006F23EB"/>
    <w:rsid w:val="006F243C"/>
    <w:rsid w:val="006F2F04"/>
    <w:rsid w:val="006F324D"/>
    <w:rsid w:val="006F32DD"/>
    <w:rsid w:val="006F3447"/>
    <w:rsid w:val="006F34F1"/>
    <w:rsid w:val="006F3507"/>
    <w:rsid w:val="006F3B1D"/>
    <w:rsid w:val="006F42E9"/>
    <w:rsid w:val="006F431E"/>
    <w:rsid w:val="006F443D"/>
    <w:rsid w:val="006F45B1"/>
    <w:rsid w:val="006F4991"/>
    <w:rsid w:val="006F5339"/>
    <w:rsid w:val="006F585F"/>
    <w:rsid w:val="006F58CE"/>
    <w:rsid w:val="006F5A66"/>
    <w:rsid w:val="006F5FD2"/>
    <w:rsid w:val="006F638C"/>
    <w:rsid w:val="006F6596"/>
    <w:rsid w:val="006F6A6C"/>
    <w:rsid w:val="006F6C3B"/>
    <w:rsid w:val="006F7187"/>
    <w:rsid w:val="006F71E4"/>
    <w:rsid w:val="006F73E8"/>
    <w:rsid w:val="006F755C"/>
    <w:rsid w:val="006F75A5"/>
    <w:rsid w:val="006F77F5"/>
    <w:rsid w:val="006F796F"/>
    <w:rsid w:val="006F7A9C"/>
    <w:rsid w:val="006F7B53"/>
    <w:rsid w:val="006F7CF5"/>
    <w:rsid w:val="00700063"/>
    <w:rsid w:val="007000A3"/>
    <w:rsid w:val="00700164"/>
    <w:rsid w:val="00700425"/>
    <w:rsid w:val="007009CD"/>
    <w:rsid w:val="00700DD4"/>
    <w:rsid w:val="00700E41"/>
    <w:rsid w:val="007010EB"/>
    <w:rsid w:val="007014F2"/>
    <w:rsid w:val="007015F9"/>
    <w:rsid w:val="0070161B"/>
    <w:rsid w:val="00701799"/>
    <w:rsid w:val="00701C71"/>
    <w:rsid w:val="00701D00"/>
    <w:rsid w:val="0070253C"/>
    <w:rsid w:val="00702628"/>
    <w:rsid w:val="00702FB6"/>
    <w:rsid w:val="007037BD"/>
    <w:rsid w:val="007037E9"/>
    <w:rsid w:val="0070388B"/>
    <w:rsid w:val="00703ACB"/>
    <w:rsid w:val="00703AD5"/>
    <w:rsid w:val="00703CAB"/>
    <w:rsid w:val="00703E8D"/>
    <w:rsid w:val="00703EE2"/>
    <w:rsid w:val="00704664"/>
    <w:rsid w:val="00704686"/>
    <w:rsid w:val="00704A6C"/>
    <w:rsid w:val="00705413"/>
    <w:rsid w:val="007055B1"/>
    <w:rsid w:val="007059D0"/>
    <w:rsid w:val="00705C05"/>
    <w:rsid w:val="00706134"/>
    <w:rsid w:val="007061B8"/>
    <w:rsid w:val="00706414"/>
    <w:rsid w:val="00706449"/>
    <w:rsid w:val="007068AE"/>
    <w:rsid w:val="007069FE"/>
    <w:rsid w:val="00706C5C"/>
    <w:rsid w:val="00706E2F"/>
    <w:rsid w:val="00706FBE"/>
    <w:rsid w:val="00706FDE"/>
    <w:rsid w:val="00707309"/>
    <w:rsid w:val="00707389"/>
    <w:rsid w:val="00707593"/>
    <w:rsid w:val="00707951"/>
    <w:rsid w:val="00707AEB"/>
    <w:rsid w:val="007101A7"/>
    <w:rsid w:val="007107DF"/>
    <w:rsid w:val="0071083E"/>
    <w:rsid w:val="00710909"/>
    <w:rsid w:val="007112E2"/>
    <w:rsid w:val="0071139B"/>
    <w:rsid w:val="0071190A"/>
    <w:rsid w:val="00711E9F"/>
    <w:rsid w:val="00711F4D"/>
    <w:rsid w:val="00711FBA"/>
    <w:rsid w:val="007127BE"/>
    <w:rsid w:val="007127F6"/>
    <w:rsid w:val="0071295D"/>
    <w:rsid w:val="00712DE1"/>
    <w:rsid w:val="007134B0"/>
    <w:rsid w:val="007134FD"/>
    <w:rsid w:val="00713647"/>
    <w:rsid w:val="007137AE"/>
    <w:rsid w:val="007138E8"/>
    <w:rsid w:val="007139F9"/>
    <w:rsid w:val="00713AC2"/>
    <w:rsid w:val="007141F8"/>
    <w:rsid w:val="0071424E"/>
    <w:rsid w:val="0071449A"/>
    <w:rsid w:val="007144E1"/>
    <w:rsid w:val="007146E6"/>
    <w:rsid w:val="00714985"/>
    <w:rsid w:val="00714D08"/>
    <w:rsid w:val="00715018"/>
    <w:rsid w:val="0071516D"/>
    <w:rsid w:val="007151F7"/>
    <w:rsid w:val="007153A3"/>
    <w:rsid w:val="0071562E"/>
    <w:rsid w:val="00715A85"/>
    <w:rsid w:val="007160D1"/>
    <w:rsid w:val="00716127"/>
    <w:rsid w:val="00716374"/>
    <w:rsid w:val="00716697"/>
    <w:rsid w:val="00716C94"/>
    <w:rsid w:val="00716C98"/>
    <w:rsid w:val="00716FB7"/>
    <w:rsid w:val="00717104"/>
    <w:rsid w:val="007173DF"/>
    <w:rsid w:val="0072041D"/>
    <w:rsid w:val="0072056D"/>
    <w:rsid w:val="007205A2"/>
    <w:rsid w:val="00720B2A"/>
    <w:rsid w:val="00720C2F"/>
    <w:rsid w:val="00720F59"/>
    <w:rsid w:val="0072121E"/>
    <w:rsid w:val="007212E1"/>
    <w:rsid w:val="0072158E"/>
    <w:rsid w:val="007215F6"/>
    <w:rsid w:val="00721CB0"/>
    <w:rsid w:val="00721CEE"/>
    <w:rsid w:val="00722258"/>
    <w:rsid w:val="00722336"/>
    <w:rsid w:val="007224F4"/>
    <w:rsid w:val="00722577"/>
    <w:rsid w:val="0072262F"/>
    <w:rsid w:val="007227B8"/>
    <w:rsid w:val="007227C4"/>
    <w:rsid w:val="00722AFC"/>
    <w:rsid w:val="00722B15"/>
    <w:rsid w:val="00722DF0"/>
    <w:rsid w:val="0072308C"/>
    <w:rsid w:val="007231C0"/>
    <w:rsid w:val="007232E0"/>
    <w:rsid w:val="007233DA"/>
    <w:rsid w:val="00723B44"/>
    <w:rsid w:val="00724318"/>
    <w:rsid w:val="007243CF"/>
    <w:rsid w:val="007244D1"/>
    <w:rsid w:val="007247E6"/>
    <w:rsid w:val="00724A0A"/>
    <w:rsid w:val="00724A6F"/>
    <w:rsid w:val="00725173"/>
    <w:rsid w:val="00725310"/>
    <w:rsid w:val="0072548D"/>
    <w:rsid w:val="00725544"/>
    <w:rsid w:val="007258D4"/>
    <w:rsid w:val="00725986"/>
    <w:rsid w:val="007259ED"/>
    <w:rsid w:val="00725B68"/>
    <w:rsid w:val="00725DCE"/>
    <w:rsid w:val="00725FD6"/>
    <w:rsid w:val="00726623"/>
    <w:rsid w:val="00726BE1"/>
    <w:rsid w:val="0072724D"/>
    <w:rsid w:val="007279C9"/>
    <w:rsid w:val="00727B43"/>
    <w:rsid w:val="00727C0C"/>
    <w:rsid w:val="00730054"/>
    <w:rsid w:val="00730118"/>
    <w:rsid w:val="007302E4"/>
    <w:rsid w:val="007304D7"/>
    <w:rsid w:val="00730591"/>
    <w:rsid w:val="00730C5E"/>
    <w:rsid w:val="00730EB9"/>
    <w:rsid w:val="00731057"/>
    <w:rsid w:val="00731062"/>
    <w:rsid w:val="00731090"/>
    <w:rsid w:val="00731323"/>
    <w:rsid w:val="00731382"/>
    <w:rsid w:val="007313C3"/>
    <w:rsid w:val="007318F3"/>
    <w:rsid w:val="00732048"/>
    <w:rsid w:val="00732088"/>
    <w:rsid w:val="00732369"/>
    <w:rsid w:val="007323CF"/>
    <w:rsid w:val="00732B20"/>
    <w:rsid w:val="00732B98"/>
    <w:rsid w:val="00733187"/>
    <w:rsid w:val="00733484"/>
    <w:rsid w:val="007335D6"/>
    <w:rsid w:val="00733B65"/>
    <w:rsid w:val="00733E9E"/>
    <w:rsid w:val="007343FF"/>
    <w:rsid w:val="00734536"/>
    <w:rsid w:val="007349B3"/>
    <w:rsid w:val="00734D6E"/>
    <w:rsid w:val="00734DA1"/>
    <w:rsid w:val="00735088"/>
    <w:rsid w:val="007353A0"/>
    <w:rsid w:val="0073545E"/>
    <w:rsid w:val="007354E8"/>
    <w:rsid w:val="007355D1"/>
    <w:rsid w:val="007356B2"/>
    <w:rsid w:val="007357FD"/>
    <w:rsid w:val="007359A6"/>
    <w:rsid w:val="00735C67"/>
    <w:rsid w:val="00735E18"/>
    <w:rsid w:val="007361F8"/>
    <w:rsid w:val="00736748"/>
    <w:rsid w:val="00736CF7"/>
    <w:rsid w:val="00736F39"/>
    <w:rsid w:val="007371F9"/>
    <w:rsid w:val="0073757A"/>
    <w:rsid w:val="00737743"/>
    <w:rsid w:val="0073791B"/>
    <w:rsid w:val="0073797A"/>
    <w:rsid w:val="00737C58"/>
    <w:rsid w:val="00737CDB"/>
    <w:rsid w:val="00737E1E"/>
    <w:rsid w:val="00737ED7"/>
    <w:rsid w:val="00737FFE"/>
    <w:rsid w:val="00740310"/>
    <w:rsid w:val="007403AF"/>
    <w:rsid w:val="0074043D"/>
    <w:rsid w:val="007404B6"/>
    <w:rsid w:val="007406A0"/>
    <w:rsid w:val="00740950"/>
    <w:rsid w:val="0074126D"/>
    <w:rsid w:val="0074158F"/>
    <w:rsid w:val="00741617"/>
    <w:rsid w:val="0074182A"/>
    <w:rsid w:val="007421BC"/>
    <w:rsid w:val="007425D9"/>
    <w:rsid w:val="00742638"/>
    <w:rsid w:val="00742663"/>
    <w:rsid w:val="0074266F"/>
    <w:rsid w:val="007428F1"/>
    <w:rsid w:val="007429E0"/>
    <w:rsid w:val="00742A06"/>
    <w:rsid w:val="00742B3B"/>
    <w:rsid w:val="00742C32"/>
    <w:rsid w:val="00742D8D"/>
    <w:rsid w:val="007431F9"/>
    <w:rsid w:val="00743525"/>
    <w:rsid w:val="00743987"/>
    <w:rsid w:val="00743A54"/>
    <w:rsid w:val="00743D18"/>
    <w:rsid w:val="00743DD4"/>
    <w:rsid w:val="00743F0C"/>
    <w:rsid w:val="00743F20"/>
    <w:rsid w:val="0074456B"/>
    <w:rsid w:val="00744C76"/>
    <w:rsid w:val="00744D09"/>
    <w:rsid w:val="00744E83"/>
    <w:rsid w:val="007451E4"/>
    <w:rsid w:val="00745205"/>
    <w:rsid w:val="0074567C"/>
    <w:rsid w:val="00745C56"/>
    <w:rsid w:val="00746081"/>
    <w:rsid w:val="0074619E"/>
    <w:rsid w:val="007462A7"/>
    <w:rsid w:val="00746429"/>
    <w:rsid w:val="007467DD"/>
    <w:rsid w:val="00746AC8"/>
    <w:rsid w:val="0074706D"/>
    <w:rsid w:val="00747866"/>
    <w:rsid w:val="00747B29"/>
    <w:rsid w:val="00747D95"/>
    <w:rsid w:val="00750193"/>
    <w:rsid w:val="00750509"/>
    <w:rsid w:val="0075053B"/>
    <w:rsid w:val="00750EA8"/>
    <w:rsid w:val="00750EF4"/>
    <w:rsid w:val="00751037"/>
    <w:rsid w:val="00751225"/>
    <w:rsid w:val="007514CD"/>
    <w:rsid w:val="0075197F"/>
    <w:rsid w:val="00751AA3"/>
    <w:rsid w:val="00751BD4"/>
    <w:rsid w:val="00751C7C"/>
    <w:rsid w:val="00751E69"/>
    <w:rsid w:val="00751E71"/>
    <w:rsid w:val="0075241C"/>
    <w:rsid w:val="00752447"/>
    <w:rsid w:val="00752617"/>
    <w:rsid w:val="0075286B"/>
    <w:rsid w:val="00752D18"/>
    <w:rsid w:val="00752DFA"/>
    <w:rsid w:val="00753289"/>
    <w:rsid w:val="00753481"/>
    <w:rsid w:val="007535F1"/>
    <w:rsid w:val="00753741"/>
    <w:rsid w:val="00753A28"/>
    <w:rsid w:val="00753B45"/>
    <w:rsid w:val="00753DC5"/>
    <w:rsid w:val="00753EB7"/>
    <w:rsid w:val="0075432F"/>
    <w:rsid w:val="00754385"/>
    <w:rsid w:val="0075495C"/>
    <w:rsid w:val="00754BEF"/>
    <w:rsid w:val="00754C22"/>
    <w:rsid w:val="00754D68"/>
    <w:rsid w:val="00754EBE"/>
    <w:rsid w:val="00754F53"/>
    <w:rsid w:val="007550E2"/>
    <w:rsid w:val="00755578"/>
    <w:rsid w:val="0075578F"/>
    <w:rsid w:val="00755C83"/>
    <w:rsid w:val="0075632D"/>
    <w:rsid w:val="007567AD"/>
    <w:rsid w:val="00756A16"/>
    <w:rsid w:val="00756F10"/>
    <w:rsid w:val="00757172"/>
    <w:rsid w:val="007571A3"/>
    <w:rsid w:val="0075722C"/>
    <w:rsid w:val="007572FB"/>
    <w:rsid w:val="0075769B"/>
    <w:rsid w:val="007577EE"/>
    <w:rsid w:val="00757912"/>
    <w:rsid w:val="00757D06"/>
    <w:rsid w:val="00757DFF"/>
    <w:rsid w:val="00757E26"/>
    <w:rsid w:val="00760042"/>
    <w:rsid w:val="00760357"/>
    <w:rsid w:val="00761028"/>
    <w:rsid w:val="0076154E"/>
    <w:rsid w:val="007615BA"/>
    <w:rsid w:val="00761BFD"/>
    <w:rsid w:val="00761C32"/>
    <w:rsid w:val="00761CF2"/>
    <w:rsid w:val="00762187"/>
    <w:rsid w:val="007623E0"/>
    <w:rsid w:val="00762782"/>
    <w:rsid w:val="00762AB0"/>
    <w:rsid w:val="00762B3C"/>
    <w:rsid w:val="00763088"/>
    <w:rsid w:val="007632A3"/>
    <w:rsid w:val="007632D0"/>
    <w:rsid w:val="007637A8"/>
    <w:rsid w:val="00763FF1"/>
    <w:rsid w:val="007641D2"/>
    <w:rsid w:val="0076429F"/>
    <w:rsid w:val="00764358"/>
    <w:rsid w:val="007648DF"/>
    <w:rsid w:val="00764C17"/>
    <w:rsid w:val="00764DC4"/>
    <w:rsid w:val="00764F26"/>
    <w:rsid w:val="00765227"/>
    <w:rsid w:val="0076522A"/>
    <w:rsid w:val="00765236"/>
    <w:rsid w:val="007656CC"/>
    <w:rsid w:val="00765EC5"/>
    <w:rsid w:val="00765F47"/>
    <w:rsid w:val="007662BF"/>
    <w:rsid w:val="00766539"/>
    <w:rsid w:val="007669B8"/>
    <w:rsid w:val="00766CE2"/>
    <w:rsid w:val="007672F5"/>
    <w:rsid w:val="00767386"/>
    <w:rsid w:val="007675FD"/>
    <w:rsid w:val="0076774B"/>
    <w:rsid w:val="00767B46"/>
    <w:rsid w:val="00770095"/>
    <w:rsid w:val="0077020C"/>
    <w:rsid w:val="0077049F"/>
    <w:rsid w:val="00770785"/>
    <w:rsid w:val="00770CD4"/>
    <w:rsid w:val="00770D23"/>
    <w:rsid w:val="0077144C"/>
    <w:rsid w:val="007717A0"/>
    <w:rsid w:val="00771A0D"/>
    <w:rsid w:val="00772368"/>
    <w:rsid w:val="007726A0"/>
    <w:rsid w:val="00772B61"/>
    <w:rsid w:val="00772E12"/>
    <w:rsid w:val="00772EE1"/>
    <w:rsid w:val="007730FC"/>
    <w:rsid w:val="00773216"/>
    <w:rsid w:val="0077373E"/>
    <w:rsid w:val="00773AF7"/>
    <w:rsid w:val="00773DB1"/>
    <w:rsid w:val="00773F80"/>
    <w:rsid w:val="00774099"/>
    <w:rsid w:val="00774419"/>
    <w:rsid w:val="0077451A"/>
    <w:rsid w:val="00774618"/>
    <w:rsid w:val="00774683"/>
    <w:rsid w:val="00774947"/>
    <w:rsid w:val="00774A01"/>
    <w:rsid w:val="00774D91"/>
    <w:rsid w:val="00774E1C"/>
    <w:rsid w:val="00774E63"/>
    <w:rsid w:val="00775DB9"/>
    <w:rsid w:val="00775E7D"/>
    <w:rsid w:val="007760B0"/>
    <w:rsid w:val="00776275"/>
    <w:rsid w:val="007763C3"/>
    <w:rsid w:val="00776687"/>
    <w:rsid w:val="0077684F"/>
    <w:rsid w:val="00776CA6"/>
    <w:rsid w:val="00776EFB"/>
    <w:rsid w:val="00777A00"/>
    <w:rsid w:val="007801FD"/>
    <w:rsid w:val="00780506"/>
    <w:rsid w:val="00780865"/>
    <w:rsid w:val="00780C8C"/>
    <w:rsid w:val="007814C9"/>
    <w:rsid w:val="007815F1"/>
    <w:rsid w:val="00781D8C"/>
    <w:rsid w:val="007824BE"/>
    <w:rsid w:val="00782A11"/>
    <w:rsid w:val="00782B51"/>
    <w:rsid w:val="00783459"/>
    <w:rsid w:val="00783A41"/>
    <w:rsid w:val="00783F3C"/>
    <w:rsid w:val="007842BE"/>
    <w:rsid w:val="007844A8"/>
    <w:rsid w:val="00784872"/>
    <w:rsid w:val="00785B27"/>
    <w:rsid w:val="00785BFE"/>
    <w:rsid w:val="007860CB"/>
    <w:rsid w:val="00786109"/>
    <w:rsid w:val="00786193"/>
    <w:rsid w:val="00786441"/>
    <w:rsid w:val="00786454"/>
    <w:rsid w:val="00786484"/>
    <w:rsid w:val="007865AF"/>
    <w:rsid w:val="0078660E"/>
    <w:rsid w:val="007867CE"/>
    <w:rsid w:val="00786F16"/>
    <w:rsid w:val="007870EF"/>
    <w:rsid w:val="00787598"/>
    <w:rsid w:val="007878E1"/>
    <w:rsid w:val="007879FD"/>
    <w:rsid w:val="00787BE5"/>
    <w:rsid w:val="00787FB0"/>
    <w:rsid w:val="00790024"/>
    <w:rsid w:val="00790155"/>
    <w:rsid w:val="00790369"/>
    <w:rsid w:val="00790575"/>
    <w:rsid w:val="007906B6"/>
    <w:rsid w:val="00790883"/>
    <w:rsid w:val="007909C0"/>
    <w:rsid w:val="00790E58"/>
    <w:rsid w:val="00791B72"/>
    <w:rsid w:val="00791CB3"/>
    <w:rsid w:val="00791CD2"/>
    <w:rsid w:val="00791E0B"/>
    <w:rsid w:val="00792455"/>
    <w:rsid w:val="00792458"/>
    <w:rsid w:val="007926AB"/>
    <w:rsid w:val="00792981"/>
    <w:rsid w:val="00792E83"/>
    <w:rsid w:val="00792F10"/>
    <w:rsid w:val="0079355C"/>
    <w:rsid w:val="00793CE4"/>
    <w:rsid w:val="00793F12"/>
    <w:rsid w:val="00793F35"/>
    <w:rsid w:val="00794507"/>
    <w:rsid w:val="0079475E"/>
    <w:rsid w:val="00794DA5"/>
    <w:rsid w:val="00794DAF"/>
    <w:rsid w:val="00794DE5"/>
    <w:rsid w:val="00795113"/>
    <w:rsid w:val="00795357"/>
    <w:rsid w:val="0079542C"/>
    <w:rsid w:val="007960C5"/>
    <w:rsid w:val="007960CB"/>
    <w:rsid w:val="0079639C"/>
    <w:rsid w:val="0079644B"/>
    <w:rsid w:val="00796A92"/>
    <w:rsid w:val="00796BD1"/>
    <w:rsid w:val="0079710F"/>
    <w:rsid w:val="00797279"/>
    <w:rsid w:val="00797663"/>
    <w:rsid w:val="0079773D"/>
    <w:rsid w:val="00797A7A"/>
    <w:rsid w:val="00797BBF"/>
    <w:rsid w:val="007A0372"/>
    <w:rsid w:val="007A03CD"/>
    <w:rsid w:val="007A0651"/>
    <w:rsid w:val="007A0775"/>
    <w:rsid w:val="007A0B6A"/>
    <w:rsid w:val="007A0DCB"/>
    <w:rsid w:val="007A0E42"/>
    <w:rsid w:val="007A1663"/>
    <w:rsid w:val="007A1866"/>
    <w:rsid w:val="007A2182"/>
    <w:rsid w:val="007A24DC"/>
    <w:rsid w:val="007A2814"/>
    <w:rsid w:val="007A2AD6"/>
    <w:rsid w:val="007A2B4F"/>
    <w:rsid w:val="007A3239"/>
    <w:rsid w:val="007A367D"/>
    <w:rsid w:val="007A3890"/>
    <w:rsid w:val="007A3C2A"/>
    <w:rsid w:val="007A3CD1"/>
    <w:rsid w:val="007A44EA"/>
    <w:rsid w:val="007A4507"/>
    <w:rsid w:val="007A472F"/>
    <w:rsid w:val="007A494B"/>
    <w:rsid w:val="007A4975"/>
    <w:rsid w:val="007A4B27"/>
    <w:rsid w:val="007A4B57"/>
    <w:rsid w:val="007A4D66"/>
    <w:rsid w:val="007A4F70"/>
    <w:rsid w:val="007A53D5"/>
    <w:rsid w:val="007A59AE"/>
    <w:rsid w:val="007A5B89"/>
    <w:rsid w:val="007A5D91"/>
    <w:rsid w:val="007A6354"/>
    <w:rsid w:val="007A6895"/>
    <w:rsid w:val="007A698D"/>
    <w:rsid w:val="007A6A70"/>
    <w:rsid w:val="007A6D3B"/>
    <w:rsid w:val="007A6E62"/>
    <w:rsid w:val="007A6F7A"/>
    <w:rsid w:val="007A70D0"/>
    <w:rsid w:val="007A725B"/>
    <w:rsid w:val="007A7300"/>
    <w:rsid w:val="007A7910"/>
    <w:rsid w:val="007A79A1"/>
    <w:rsid w:val="007A7A30"/>
    <w:rsid w:val="007A7A51"/>
    <w:rsid w:val="007A7AA9"/>
    <w:rsid w:val="007A7CD7"/>
    <w:rsid w:val="007A7DD4"/>
    <w:rsid w:val="007A7F95"/>
    <w:rsid w:val="007B0003"/>
    <w:rsid w:val="007B06FC"/>
    <w:rsid w:val="007B079F"/>
    <w:rsid w:val="007B09CE"/>
    <w:rsid w:val="007B0D0B"/>
    <w:rsid w:val="007B13C6"/>
    <w:rsid w:val="007B17DF"/>
    <w:rsid w:val="007B1D4A"/>
    <w:rsid w:val="007B2042"/>
    <w:rsid w:val="007B20C1"/>
    <w:rsid w:val="007B265D"/>
    <w:rsid w:val="007B2A4F"/>
    <w:rsid w:val="007B2B01"/>
    <w:rsid w:val="007B2B9F"/>
    <w:rsid w:val="007B2CFF"/>
    <w:rsid w:val="007B30FF"/>
    <w:rsid w:val="007B3100"/>
    <w:rsid w:val="007B328E"/>
    <w:rsid w:val="007B3B0E"/>
    <w:rsid w:val="007B3C9D"/>
    <w:rsid w:val="007B3F01"/>
    <w:rsid w:val="007B3F4E"/>
    <w:rsid w:val="007B4038"/>
    <w:rsid w:val="007B4068"/>
    <w:rsid w:val="007B4478"/>
    <w:rsid w:val="007B48C6"/>
    <w:rsid w:val="007B499B"/>
    <w:rsid w:val="007B4B4D"/>
    <w:rsid w:val="007B53F7"/>
    <w:rsid w:val="007B586A"/>
    <w:rsid w:val="007B5E31"/>
    <w:rsid w:val="007B6065"/>
    <w:rsid w:val="007B61CF"/>
    <w:rsid w:val="007B65D4"/>
    <w:rsid w:val="007B68CB"/>
    <w:rsid w:val="007B6CB1"/>
    <w:rsid w:val="007B6E4A"/>
    <w:rsid w:val="007B720A"/>
    <w:rsid w:val="007B726F"/>
    <w:rsid w:val="007B763F"/>
    <w:rsid w:val="007B799B"/>
    <w:rsid w:val="007B7DA9"/>
    <w:rsid w:val="007B7E06"/>
    <w:rsid w:val="007C0170"/>
    <w:rsid w:val="007C0178"/>
    <w:rsid w:val="007C0B10"/>
    <w:rsid w:val="007C0C9C"/>
    <w:rsid w:val="007C10E8"/>
    <w:rsid w:val="007C1174"/>
    <w:rsid w:val="007C1564"/>
    <w:rsid w:val="007C1901"/>
    <w:rsid w:val="007C1BC2"/>
    <w:rsid w:val="007C1CC0"/>
    <w:rsid w:val="007C1E51"/>
    <w:rsid w:val="007C23F6"/>
    <w:rsid w:val="007C2537"/>
    <w:rsid w:val="007C26D8"/>
    <w:rsid w:val="007C2AEE"/>
    <w:rsid w:val="007C2C85"/>
    <w:rsid w:val="007C2FA6"/>
    <w:rsid w:val="007C319F"/>
    <w:rsid w:val="007C339B"/>
    <w:rsid w:val="007C3463"/>
    <w:rsid w:val="007C3499"/>
    <w:rsid w:val="007C3511"/>
    <w:rsid w:val="007C3570"/>
    <w:rsid w:val="007C383B"/>
    <w:rsid w:val="007C38DA"/>
    <w:rsid w:val="007C3917"/>
    <w:rsid w:val="007C3CD9"/>
    <w:rsid w:val="007C3D55"/>
    <w:rsid w:val="007C3F8E"/>
    <w:rsid w:val="007C41BC"/>
    <w:rsid w:val="007C4457"/>
    <w:rsid w:val="007C482F"/>
    <w:rsid w:val="007C4946"/>
    <w:rsid w:val="007C496B"/>
    <w:rsid w:val="007C4B7C"/>
    <w:rsid w:val="007C4DC2"/>
    <w:rsid w:val="007C509F"/>
    <w:rsid w:val="007C5673"/>
    <w:rsid w:val="007C57DD"/>
    <w:rsid w:val="007C5C85"/>
    <w:rsid w:val="007C5C8C"/>
    <w:rsid w:val="007C5D65"/>
    <w:rsid w:val="007C630E"/>
    <w:rsid w:val="007C6611"/>
    <w:rsid w:val="007C6D9C"/>
    <w:rsid w:val="007C6DC3"/>
    <w:rsid w:val="007C6E89"/>
    <w:rsid w:val="007C6FDD"/>
    <w:rsid w:val="007C7562"/>
    <w:rsid w:val="007C78C7"/>
    <w:rsid w:val="007C79E0"/>
    <w:rsid w:val="007C7B54"/>
    <w:rsid w:val="007C7BDF"/>
    <w:rsid w:val="007C7C41"/>
    <w:rsid w:val="007D0B89"/>
    <w:rsid w:val="007D0D85"/>
    <w:rsid w:val="007D1080"/>
    <w:rsid w:val="007D1180"/>
    <w:rsid w:val="007D1342"/>
    <w:rsid w:val="007D13AB"/>
    <w:rsid w:val="007D14ED"/>
    <w:rsid w:val="007D16A4"/>
    <w:rsid w:val="007D1C2A"/>
    <w:rsid w:val="007D2069"/>
    <w:rsid w:val="007D20DD"/>
    <w:rsid w:val="007D261F"/>
    <w:rsid w:val="007D2626"/>
    <w:rsid w:val="007D27DE"/>
    <w:rsid w:val="007D2806"/>
    <w:rsid w:val="007D2821"/>
    <w:rsid w:val="007D2A0B"/>
    <w:rsid w:val="007D2DCB"/>
    <w:rsid w:val="007D2F6D"/>
    <w:rsid w:val="007D3003"/>
    <w:rsid w:val="007D305A"/>
    <w:rsid w:val="007D311B"/>
    <w:rsid w:val="007D380B"/>
    <w:rsid w:val="007D3B0C"/>
    <w:rsid w:val="007D3E4B"/>
    <w:rsid w:val="007D4256"/>
    <w:rsid w:val="007D4CD7"/>
    <w:rsid w:val="007D4D89"/>
    <w:rsid w:val="007D4E07"/>
    <w:rsid w:val="007D50F6"/>
    <w:rsid w:val="007D558B"/>
    <w:rsid w:val="007D55D9"/>
    <w:rsid w:val="007D583B"/>
    <w:rsid w:val="007D5DF8"/>
    <w:rsid w:val="007D5E73"/>
    <w:rsid w:val="007D60FC"/>
    <w:rsid w:val="007D6363"/>
    <w:rsid w:val="007D657A"/>
    <w:rsid w:val="007D6F4D"/>
    <w:rsid w:val="007D6FB4"/>
    <w:rsid w:val="007D6FF2"/>
    <w:rsid w:val="007D77E2"/>
    <w:rsid w:val="007D7D99"/>
    <w:rsid w:val="007D7FF7"/>
    <w:rsid w:val="007E0945"/>
    <w:rsid w:val="007E0A89"/>
    <w:rsid w:val="007E0D27"/>
    <w:rsid w:val="007E0E99"/>
    <w:rsid w:val="007E0FCF"/>
    <w:rsid w:val="007E12B7"/>
    <w:rsid w:val="007E1414"/>
    <w:rsid w:val="007E16B9"/>
    <w:rsid w:val="007E16BF"/>
    <w:rsid w:val="007E1A6F"/>
    <w:rsid w:val="007E1FA7"/>
    <w:rsid w:val="007E28F1"/>
    <w:rsid w:val="007E2F6A"/>
    <w:rsid w:val="007E30D8"/>
    <w:rsid w:val="007E3398"/>
    <w:rsid w:val="007E33FD"/>
    <w:rsid w:val="007E39E5"/>
    <w:rsid w:val="007E3DC4"/>
    <w:rsid w:val="007E4084"/>
    <w:rsid w:val="007E41DF"/>
    <w:rsid w:val="007E4482"/>
    <w:rsid w:val="007E474E"/>
    <w:rsid w:val="007E48F1"/>
    <w:rsid w:val="007E4EB5"/>
    <w:rsid w:val="007E56E4"/>
    <w:rsid w:val="007E5ABC"/>
    <w:rsid w:val="007E5BE5"/>
    <w:rsid w:val="007E5C06"/>
    <w:rsid w:val="007E5C38"/>
    <w:rsid w:val="007E5F26"/>
    <w:rsid w:val="007E602D"/>
    <w:rsid w:val="007E60A3"/>
    <w:rsid w:val="007E6238"/>
    <w:rsid w:val="007E62FA"/>
    <w:rsid w:val="007E63DA"/>
    <w:rsid w:val="007E68D7"/>
    <w:rsid w:val="007E6C28"/>
    <w:rsid w:val="007E6E93"/>
    <w:rsid w:val="007E7030"/>
    <w:rsid w:val="007E76C5"/>
    <w:rsid w:val="007E7933"/>
    <w:rsid w:val="007E7A10"/>
    <w:rsid w:val="007E7F3E"/>
    <w:rsid w:val="007E7FD5"/>
    <w:rsid w:val="007E7FE9"/>
    <w:rsid w:val="007F0021"/>
    <w:rsid w:val="007F003E"/>
    <w:rsid w:val="007F014D"/>
    <w:rsid w:val="007F01EC"/>
    <w:rsid w:val="007F0BD4"/>
    <w:rsid w:val="007F0E23"/>
    <w:rsid w:val="007F0EBA"/>
    <w:rsid w:val="007F16CB"/>
    <w:rsid w:val="007F1CD1"/>
    <w:rsid w:val="007F1F4F"/>
    <w:rsid w:val="007F1FE2"/>
    <w:rsid w:val="007F2078"/>
    <w:rsid w:val="007F225E"/>
    <w:rsid w:val="007F25F6"/>
    <w:rsid w:val="007F25FC"/>
    <w:rsid w:val="007F2788"/>
    <w:rsid w:val="007F2830"/>
    <w:rsid w:val="007F2BBB"/>
    <w:rsid w:val="007F2DE8"/>
    <w:rsid w:val="007F2F3B"/>
    <w:rsid w:val="007F3346"/>
    <w:rsid w:val="007F335A"/>
    <w:rsid w:val="007F3394"/>
    <w:rsid w:val="007F35B9"/>
    <w:rsid w:val="007F3636"/>
    <w:rsid w:val="007F3766"/>
    <w:rsid w:val="007F382C"/>
    <w:rsid w:val="007F39A0"/>
    <w:rsid w:val="007F3A36"/>
    <w:rsid w:val="007F3AA6"/>
    <w:rsid w:val="007F3B7F"/>
    <w:rsid w:val="007F3C8F"/>
    <w:rsid w:val="007F3CB6"/>
    <w:rsid w:val="007F3D6D"/>
    <w:rsid w:val="007F46F3"/>
    <w:rsid w:val="007F4ABE"/>
    <w:rsid w:val="007F4B45"/>
    <w:rsid w:val="007F4CD3"/>
    <w:rsid w:val="007F4D40"/>
    <w:rsid w:val="007F54FE"/>
    <w:rsid w:val="007F5588"/>
    <w:rsid w:val="007F5775"/>
    <w:rsid w:val="007F57E2"/>
    <w:rsid w:val="007F5839"/>
    <w:rsid w:val="007F597E"/>
    <w:rsid w:val="007F5DF5"/>
    <w:rsid w:val="007F67DA"/>
    <w:rsid w:val="007F68B5"/>
    <w:rsid w:val="007F6BE0"/>
    <w:rsid w:val="007F7024"/>
    <w:rsid w:val="007F7660"/>
    <w:rsid w:val="007F768B"/>
    <w:rsid w:val="007F77FA"/>
    <w:rsid w:val="007F7ACF"/>
    <w:rsid w:val="007F7D18"/>
    <w:rsid w:val="0080027C"/>
    <w:rsid w:val="00800359"/>
    <w:rsid w:val="00800424"/>
    <w:rsid w:val="00800903"/>
    <w:rsid w:val="00800A26"/>
    <w:rsid w:val="00800BD7"/>
    <w:rsid w:val="00800DE1"/>
    <w:rsid w:val="00800F11"/>
    <w:rsid w:val="00801725"/>
    <w:rsid w:val="008017DA"/>
    <w:rsid w:val="00801DB3"/>
    <w:rsid w:val="00802108"/>
    <w:rsid w:val="008021B5"/>
    <w:rsid w:val="00802279"/>
    <w:rsid w:val="008023D6"/>
    <w:rsid w:val="00802786"/>
    <w:rsid w:val="00802DE4"/>
    <w:rsid w:val="00802F9C"/>
    <w:rsid w:val="00803307"/>
    <w:rsid w:val="008035FB"/>
    <w:rsid w:val="0080397D"/>
    <w:rsid w:val="00803A9A"/>
    <w:rsid w:val="00803CBE"/>
    <w:rsid w:val="00803EF8"/>
    <w:rsid w:val="00804177"/>
    <w:rsid w:val="00804262"/>
    <w:rsid w:val="008045F0"/>
    <w:rsid w:val="008046AC"/>
    <w:rsid w:val="008047A6"/>
    <w:rsid w:val="008047D3"/>
    <w:rsid w:val="008049FD"/>
    <w:rsid w:val="00804A73"/>
    <w:rsid w:val="00804ADD"/>
    <w:rsid w:val="00804B18"/>
    <w:rsid w:val="00804F3A"/>
    <w:rsid w:val="00805227"/>
    <w:rsid w:val="00805567"/>
    <w:rsid w:val="00805792"/>
    <w:rsid w:val="0080605B"/>
    <w:rsid w:val="00806694"/>
    <w:rsid w:val="00806B47"/>
    <w:rsid w:val="00806C21"/>
    <w:rsid w:val="00806CE0"/>
    <w:rsid w:val="00806E11"/>
    <w:rsid w:val="0080711A"/>
    <w:rsid w:val="0080746E"/>
    <w:rsid w:val="008078CB"/>
    <w:rsid w:val="0081000E"/>
    <w:rsid w:val="008101D2"/>
    <w:rsid w:val="0081020B"/>
    <w:rsid w:val="00810731"/>
    <w:rsid w:val="008107F1"/>
    <w:rsid w:val="00810D6B"/>
    <w:rsid w:val="00810E9A"/>
    <w:rsid w:val="00810EF4"/>
    <w:rsid w:val="0081103D"/>
    <w:rsid w:val="0081127E"/>
    <w:rsid w:val="00811781"/>
    <w:rsid w:val="00811F6D"/>
    <w:rsid w:val="008120AC"/>
    <w:rsid w:val="008120D1"/>
    <w:rsid w:val="00812222"/>
    <w:rsid w:val="008123FB"/>
    <w:rsid w:val="0081253A"/>
    <w:rsid w:val="00812664"/>
    <w:rsid w:val="00812C25"/>
    <w:rsid w:val="0081322E"/>
    <w:rsid w:val="00813344"/>
    <w:rsid w:val="00813593"/>
    <w:rsid w:val="0081375F"/>
    <w:rsid w:val="00813B03"/>
    <w:rsid w:val="00813C80"/>
    <w:rsid w:val="00813D53"/>
    <w:rsid w:val="008140ED"/>
    <w:rsid w:val="008141FE"/>
    <w:rsid w:val="008146AC"/>
    <w:rsid w:val="00814708"/>
    <w:rsid w:val="008149B0"/>
    <w:rsid w:val="00814B26"/>
    <w:rsid w:val="00814B78"/>
    <w:rsid w:val="00814C0D"/>
    <w:rsid w:val="00814CA3"/>
    <w:rsid w:val="00814DC6"/>
    <w:rsid w:val="00814DED"/>
    <w:rsid w:val="00814E9A"/>
    <w:rsid w:val="008153C3"/>
    <w:rsid w:val="008158FC"/>
    <w:rsid w:val="00815948"/>
    <w:rsid w:val="00816043"/>
    <w:rsid w:val="008160F0"/>
    <w:rsid w:val="00816491"/>
    <w:rsid w:val="0081677F"/>
    <w:rsid w:val="0081679B"/>
    <w:rsid w:val="00817332"/>
    <w:rsid w:val="00817C9F"/>
    <w:rsid w:val="00817E7B"/>
    <w:rsid w:val="00817EC8"/>
    <w:rsid w:val="0082003C"/>
    <w:rsid w:val="00820053"/>
    <w:rsid w:val="008200D2"/>
    <w:rsid w:val="0082014B"/>
    <w:rsid w:val="0082026C"/>
    <w:rsid w:val="008205BB"/>
    <w:rsid w:val="008205DE"/>
    <w:rsid w:val="008209D7"/>
    <w:rsid w:val="00820A7C"/>
    <w:rsid w:val="00820C24"/>
    <w:rsid w:val="00820C6F"/>
    <w:rsid w:val="00820DB6"/>
    <w:rsid w:val="00821426"/>
    <w:rsid w:val="00821638"/>
    <w:rsid w:val="008217D0"/>
    <w:rsid w:val="00821AFD"/>
    <w:rsid w:val="00821BD1"/>
    <w:rsid w:val="00821DC4"/>
    <w:rsid w:val="0082208E"/>
    <w:rsid w:val="0082249C"/>
    <w:rsid w:val="008224B0"/>
    <w:rsid w:val="0082292A"/>
    <w:rsid w:val="00822B86"/>
    <w:rsid w:val="00822BEA"/>
    <w:rsid w:val="00822F3A"/>
    <w:rsid w:val="00822F6E"/>
    <w:rsid w:val="00823586"/>
    <w:rsid w:val="00823643"/>
    <w:rsid w:val="008237AC"/>
    <w:rsid w:val="00823E28"/>
    <w:rsid w:val="00823E92"/>
    <w:rsid w:val="00823E9E"/>
    <w:rsid w:val="00823F6F"/>
    <w:rsid w:val="008249FA"/>
    <w:rsid w:val="00824A66"/>
    <w:rsid w:val="00824E42"/>
    <w:rsid w:val="00824E7C"/>
    <w:rsid w:val="00825107"/>
    <w:rsid w:val="00825345"/>
    <w:rsid w:val="008254B5"/>
    <w:rsid w:val="0082563B"/>
    <w:rsid w:val="008257BA"/>
    <w:rsid w:val="0082580B"/>
    <w:rsid w:val="008258A9"/>
    <w:rsid w:val="00825DDC"/>
    <w:rsid w:val="00826368"/>
    <w:rsid w:val="00827372"/>
    <w:rsid w:val="00827989"/>
    <w:rsid w:val="00827B2A"/>
    <w:rsid w:val="00827D78"/>
    <w:rsid w:val="00827F2F"/>
    <w:rsid w:val="008304B5"/>
    <w:rsid w:val="008305BB"/>
    <w:rsid w:val="0083062C"/>
    <w:rsid w:val="00830A24"/>
    <w:rsid w:val="00830BD6"/>
    <w:rsid w:val="00830BF8"/>
    <w:rsid w:val="00830C21"/>
    <w:rsid w:val="00831364"/>
    <w:rsid w:val="00831421"/>
    <w:rsid w:val="0083143E"/>
    <w:rsid w:val="00831783"/>
    <w:rsid w:val="008317B4"/>
    <w:rsid w:val="00831812"/>
    <w:rsid w:val="0083197B"/>
    <w:rsid w:val="0083197E"/>
    <w:rsid w:val="00831CDD"/>
    <w:rsid w:val="00831E48"/>
    <w:rsid w:val="00831EB4"/>
    <w:rsid w:val="0083223C"/>
    <w:rsid w:val="00832EEB"/>
    <w:rsid w:val="008334B9"/>
    <w:rsid w:val="008334E6"/>
    <w:rsid w:val="008335C8"/>
    <w:rsid w:val="0083375B"/>
    <w:rsid w:val="00833AA0"/>
    <w:rsid w:val="00833AF4"/>
    <w:rsid w:val="00833CDF"/>
    <w:rsid w:val="00833E31"/>
    <w:rsid w:val="00833F1E"/>
    <w:rsid w:val="0083412D"/>
    <w:rsid w:val="008347DD"/>
    <w:rsid w:val="00834A71"/>
    <w:rsid w:val="00834F55"/>
    <w:rsid w:val="00835788"/>
    <w:rsid w:val="00835B9E"/>
    <w:rsid w:val="00835EBD"/>
    <w:rsid w:val="0083610E"/>
    <w:rsid w:val="00836579"/>
    <w:rsid w:val="00836986"/>
    <w:rsid w:val="00836A50"/>
    <w:rsid w:val="00836D1F"/>
    <w:rsid w:val="00836EC6"/>
    <w:rsid w:val="00837E74"/>
    <w:rsid w:val="00837F12"/>
    <w:rsid w:val="00840339"/>
    <w:rsid w:val="0084097C"/>
    <w:rsid w:val="008409C3"/>
    <w:rsid w:val="00840EC4"/>
    <w:rsid w:val="00841972"/>
    <w:rsid w:val="00841D53"/>
    <w:rsid w:val="00841F2D"/>
    <w:rsid w:val="0084203D"/>
    <w:rsid w:val="00842111"/>
    <w:rsid w:val="008421E2"/>
    <w:rsid w:val="00842358"/>
    <w:rsid w:val="008424F1"/>
    <w:rsid w:val="00842840"/>
    <w:rsid w:val="00842A4A"/>
    <w:rsid w:val="008432B4"/>
    <w:rsid w:val="00843639"/>
    <w:rsid w:val="0084389D"/>
    <w:rsid w:val="00843D50"/>
    <w:rsid w:val="00843D7E"/>
    <w:rsid w:val="00843DA8"/>
    <w:rsid w:val="00843DC1"/>
    <w:rsid w:val="00843DFD"/>
    <w:rsid w:val="00844180"/>
    <w:rsid w:val="00844520"/>
    <w:rsid w:val="00844630"/>
    <w:rsid w:val="008449C4"/>
    <w:rsid w:val="00844A98"/>
    <w:rsid w:val="00844F66"/>
    <w:rsid w:val="0084519D"/>
    <w:rsid w:val="00845205"/>
    <w:rsid w:val="008454F2"/>
    <w:rsid w:val="008457FA"/>
    <w:rsid w:val="0084591D"/>
    <w:rsid w:val="00845B78"/>
    <w:rsid w:val="00845CF6"/>
    <w:rsid w:val="00845F10"/>
    <w:rsid w:val="008460F3"/>
    <w:rsid w:val="00846170"/>
    <w:rsid w:val="00846253"/>
    <w:rsid w:val="00846713"/>
    <w:rsid w:val="00846F16"/>
    <w:rsid w:val="00846F64"/>
    <w:rsid w:val="00847711"/>
    <w:rsid w:val="0084773C"/>
    <w:rsid w:val="00847C21"/>
    <w:rsid w:val="00847DE6"/>
    <w:rsid w:val="00850029"/>
    <w:rsid w:val="0085003B"/>
    <w:rsid w:val="00850363"/>
    <w:rsid w:val="00850370"/>
    <w:rsid w:val="00850ABA"/>
    <w:rsid w:val="00850BCB"/>
    <w:rsid w:val="00850DA6"/>
    <w:rsid w:val="00850EB9"/>
    <w:rsid w:val="00851335"/>
    <w:rsid w:val="00851A17"/>
    <w:rsid w:val="00851AFD"/>
    <w:rsid w:val="00851BC4"/>
    <w:rsid w:val="008521DD"/>
    <w:rsid w:val="0085257B"/>
    <w:rsid w:val="008528BD"/>
    <w:rsid w:val="0085290F"/>
    <w:rsid w:val="00852AB4"/>
    <w:rsid w:val="00852F2D"/>
    <w:rsid w:val="0085334E"/>
    <w:rsid w:val="00853486"/>
    <w:rsid w:val="00853491"/>
    <w:rsid w:val="008535D3"/>
    <w:rsid w:val="008537DA"/>
    <w:rsid w:val="008537E9"/>
    <w:rsid w:val="008537FA"/>
    <w:rsid w:val="00853825"/>
    <w:rsid w:val="00853861"/>
    <w:rsid w:val="00853B8A"/>
    <w:rsid w:val="00853DEB"/>
    <w:rsid w:val="00854193"/>
    <w:rsid w:val="008546FA"/>
    <w:rsid w:val="00854B1E"/>
    <w:rsid w:val="00854D19"/>
    <w:rsid w:val="008554E1"/>
    <w:rsid w:val="00855604"/>
    <w:rsid w:val="00855AAC"/>
    <w:rsid w:val="00855C16"/>
    <w:rsid w:val="00855CE7"/>
    <w:rsid w:val="0085622C"/>
    <w:rsid w:val="0085655C"/>
    <w:rsid w:val="0085693C"/>
    <w:rsid w:val="00856CE5"/>
    <w:rsid w:val="00856FC3"/>
    <w:rsid w:val="00857131"/>
    <w:rsid w:val="00857496"/>
    <w:rsid w:val="0085763C"/>
    <w:rsid w:val="008576B1"/>
    <w:rsid w:val="008578F9"/>
    <w:rsid w:val="00857F7D"/>
    <w:rsid w:val="00860AC1"/>
    <w:rsid w:val="00860CDE"/>
    <w:rsid w:val="00860D95"/>
    <w:rsid w:val="00860E04"/>
    <w:rsid w:val="00860F69"/>
    <w:rsid w:val="0086116A"/>
    <w:rsid w:val="0086171C"/>
    <w:rsid w:val="0086196B"/>
    <w:rsid w:val="00861A24"/>
    <w:rsid w:val="00861C0D"/>
    <w:rsid w:val="00861EE8"/>
    <w:rsid w:val="00862A01"/>
    <w:rsid w:val="00862B11"/>
    <w:rsid w:val="00862D16"/>
    <w:rsid w:val="00862F5D"/>
    <w:rsid w:val="00863547"/>
    <w:rsid w:val="008636CE"/>
    <w:rsid w:val="00863867"/>
    <w:rsid w:val="00863BE0"/>
    <w:rsid w:val="00863E12"/>
    <w:rsid w:val="00863E6E"/>
    <w:rsid w:val="00864315"/>
    <w:rsid w:val="008644D4"/>
    <w:rsid w:val="00864E5A"/>
    <w:rsid w:val="00864EA4"/>
    <w:rsid w:val="008656B1"/>
    <w:rsid w:val="008656B3"/>
    <w:rsid w:val="0086577F"/>
    <w:rsid w:val="00865897"/>
    <w:rsid w:val="00865CCC"/>
    <w:rsid w:val="00865F5B"/>
    <w:rsid w:val="008660DE"/>
    <w:rsid w:val="008660F4"/>
    <w:rsid w:val="008661EB"/>
    <w:rsid w:val="008667C8"/>
    <w:rsid w:val="008669FB"/>
    <w:rsid w:val="00866F45"/>
    <w:rsid w:val="00866FF0"/>
    <w:rsid w:val="0086768A"/>
    <w:rsid w:val="00867748"/>
    <w:rsid w:val="00867858"/>
    <w:rsid w:val="00867B43"/>
    <w:rsid w:val="00867EAD"/>
    <w:rsid w:val="00867EE3"/>
    <w:rsid w:val="008702E6"/>
    <w:rsid w:val="0087054D"/>
    <w:rsid w:val="0087090C"/>
    <w:rsid w:val="00870B6E"/>
    <w:rsid w:val="00870F73"/>
    <w:rsid w:val="00871102"/>
    <w:rsid w:val="00871157"/>
    <w:rsid w:val="0087127A"/>
    <w:rsid w:val="008716A4"/>
    <w:rsid w:val="00871DEF"/>
    <w:rsid w:val="00872186"/>
    <w:rsid w:val="00872347"/>
    <w:rsid w:val="008725C1"/>
    <w:rsid w:val="00872A05"/>
    <w:rsid w:val="008731BB"/>
    <w:rsid w:val="008732D9"/>
    <w:rsid w:val="00873708"/>
    <w:rsid w:val="008737C0"/>
    <w:rsid w:val="008738E6"/>
    <w:rsid w:val="0087394B"/>
    <w:rsid w:val="00873B22"/>
    <w:rsid w:val="00873B2A"/>
    <w:rsid w:val="00873E1E"/>
    <w:rsid w:val="00873EF0"/>
    <w:rsid w:val="0087403F"/>
    <w:rsid w:val="00874AA8"/>
    <w:rsid w:val="00874B88"/>
    <w:rsid w:val="00874BE6"/>
    <w:rsid w:val="00874C16"/>
    <w:rsid w:val="008750C8"/>
    <w:rsid w:val="008750D3"/>
    <w:rsid w:val="00875760"/>
    <w:rsid w:val="008758A0"/>
    <w:rsid w:val="00875AFA"/>
    <w:rsid w:val="00875B6D"/>
    <w:rsid w:val="00875C59"/>
    <w:rsid w:val="00875CD2"/>
    <w:rsid w:val="00875CF9"/>
    <w:rsid w:val="00875F46"/>
    <w:rsid w:val="008763CB"/>
    <w:rsid w:val="008763D9"/>
    <w:rsid w:val="00876707"/>
    <w:rsid w:val="008767CB"/>
    <w:rsid w:val="008779F9"/>
    <w:rsid w:val="00877B7C"/>
    <w:rsid w:val="00877C75"/>
    <w:rsid w:val="00877C79"/>
    <w:rsid w:val="00877E1C"/>
    <w:rsid w:val="00880228"/>
    <w:rsid w:val="008804CF"/>
    <w:rsid w:val="00880888"/>
    <w:rsid w:val="00880A6A"/>
    <w:rsid w:val="00880A72"/>
    <w:rsid w:val="00880D8F"/>
    <w:rsid w:val="00880F25"/>
    <w:rsid w:val="008816DF"/>
    <w:rsid w:val="008817ED"/>
    <w:rsid w:val="0088189A"/>
    <w:rsid w:val="00881BC4"/>
    <w:rsid w:val="00881C80"/>
    <w:rsid w:val="00881C92"/>
    <w:rsid w:val="00881DDD"/>
    <w:rsid w:val="00882339"/>
    <w:rsid w:val="00882701"/>
    <w:rsid w:val="008828A9"/>
    <w:rsid w:val="00882E2C"/>
    <w:rsid w:val="00883083"/>
    <w:rsid w:val="008835AF"/>
    <w:rsid w:val="00883D58"/>
    <w:rsid w:val="00883E7F"/>
    <w:rsid w:val="00883EA9"/>
    <w:rsid w:val="008847AF"/>
    <w:rsid w:val="008849C0"/>
    <w:rsid w:val="00884C83"/>
    <w:rsid w:val="00884E57"/>
    <w:rsid w:val="0088505D"/>
    <w:rsid w:val="008851B5"/>
    <w:rsid w:val="00885297"/>
    <w:rsid w:val="00885321"/>
    <w:rsid w:val="00885B08"/>
    <w:rsid w:val="00885B94"/>
    <w:rsid w:val="00885C63"/>
    <w:rsid w:val="00885DA7"/>
    <w:rsid w:val="008869C7"/>
    <w:rsid w:val="00886A18"/>
    <w:rsid w:val="00886A6F"/>
    <w:rsid w:val="00886D70"/>
    <w:rsid w:val="00887494"/>
    <w:rsid w:val="00887B8B"/>
    <w:rsid w:val="00887DEF"/>
    <w:rsid w:val="00887ECF"/>
    <w:rsid w:val="00890377"/>
    <w:rsid w:val="0089046A"/>
    <w:rsid w:val="008907BA"/>
    <w:rsid w:val="00890BAD"/>
    <w:rsid w:val="00890EF0"/>
    <w:rsid w:val="00890FEA"/>
    <w:rsid w:val="008913BE"/>
    <w:rsid w:val="00891693"/>
    <w:rsid w:val="0089182D"/>
    <w:rsid w:val="00891C02"/>
    <w:rsid w:val="00891C1B"/>
    <w:rsid w:val="008920FC"/>
    <w:rsid w:val="00892132"/>
    <w:rsid w:val="00892166"/>
    <w:rsid w:val="008922DE"/>
    <w:rsid w:val="0089235A"/>
    <w:rsid w:val="00892461"/>
    <w:rsid w:val="00892574"/>
    <w:rsid w:val="00892784"/>
    <w:rsid w:val="008927C1"/>
    <w:rsid w:val="008928E1"/>
    <w:rsid w:val="00892FEA"/>
    <w:rsid w:val="008932D4"/>
    <w:rsid w:val="008933A5"/>
    <w:rsid w:val="0089423F"/>
    <w:rsid w:val="00894421"/>
    <w:rsid w:val="00894A0D"/>
    <w:rsid w:val="00894D26"/>
    <w:rsid w:val="008956C4"/>
    <w:rsid w:val="0089583D"/>
    <w:rsid w:val="008961F8"/>
    <w:rsid w:val="00896203"/>
    <w:rsid w:val="008962ED"/>
    <w:rsid w:val="008963DB"/>
    <w:rsid w:val="0089657F"/>
    <w:rsid w:val="008965E7"/>
    <w:rsid w:val="00896AE9"/>
    <w:rsid w:val="00897023"/>
    <w:rsid w:val="00897344"/>
    <w:rsid w:val="00897BDC"/>
    <w:rsid w:val="00897FF1"/>
    <w:rsid w:val="008A0004"/>
    <w:rsid w:val="008A0286"/>
    <w:rsid w:val="008A02F8"/>
    <w:rsid w:val="008A0516"/>
    <w:rsid w:val="008A0C47"/>
    <w:rsid w:val="008A1019"/>
    <w:rsid w:val="008A1294"/>
    <w:rsid w:val="008A1464"/>
    <w:rsid w:val="008A15E7"/>
    <w:rsid w:val="008A166F"/>
    <w:rsid w:val="008A187B"/>
    <w:rsid w:val="008A19E2"/>
    <w:rsid w:val="008A1A89"/>
    <w:rsid w:val="008A23D0"/>
    <w:rsid w:val="008A2487"/>
    <w:rsid w:val="008A25E5"/>
    <w:rsid w:val="008A27E3"/>
    <w:rsid w:val="008A28C0"/>
    <w:rsid w:val="008A2951"/>
    <w:rsid w:val="008A2C4E"/>
    <w:rsid w:val="008A2C6F"/>
    <w:rsid w:val="008A2D74"/>
    <w:rsid w:val="008A2E3A"/>
    <w:rsid w:val="008A32F2"/>
    <w:rsid w:val="008A3A8A"/>
    <w:rsid w:val="008A3EA8"/>
    <w:rsid w:val="008A40BC"/>
    <w:rsid w:val="008A41EE"/>
    <w:rsid w:val="008A42BA"/>
    <w:rsid w:val="008A490F"/>
    <w:rsid w:val="008A4A04"/>
    <w:rsid w:val="008A4BEC"/>
    <w:rsid w:val="008A4CFE"/>
    <w:rsid w:val="008A4E32"/>
    <w:rsid w:val="008A4F72"/>
    <w:rsid w:val="008A52C7"/>
    <w:rsid w:val="008A565D"/>
    <w:rsid w:val="008A5B30"/>
    <w:rsid w:val="008A5D42"/>
    <w:rsid w:val="008A5DBC"/>
    <w:rsid w:val="008A5FFD"/>
    <w:rsid w:val="008A603C"/>
    <w:rsid w:val="008A69D1"/>
    <w:rsid w:val="008A6FD7"/>
    <w:rsid w:val="008A7188"/>
    <w:rsid w:val="008A780B"/>
    <w:rsid w:val="008A7DC2"/>
    <w:rsid w:val="008A7DF7"/>
    <w:rsid w:val="008B008D"/>
    <w:rsid w:val="008B043F"/>
    <w:rsid w:val="008B07A0"/>
    <w:rsid w:val="008B09FC"/>
    <w:rsid w:val="008B0AA8"/>
    <w:rsid w:val="008B0B2D"/>
    <w:rsid w:val="008B1573"/>
    <w:rsid w:val="008B17B9"/>
    <w:rsid w:val="008B1BA4"/>
    <w:rsid w:val="008B1CCA"/>
    <w:rsid w:val="008B20D0"/>
    <w:rsid w:val="008B213F"/>
    <w:rsid w:val="008B21D8"/>
    <w:rsid w:val="008B24F2"/>
    <w:rsid w:val="008B26F7"/>
    <w:rsid w:val="008B27D3"/>
    <w:rsid w:val="008B3167"/>
    <w:rsid w:val="008B364F"/>
    <w:rsid w:val="008B3893"/>
    <w:rsid w:val="008B3956"/>
    <w:rsid w:val="008B3A05"/>
    <w:rsid w:val="008B3B77"/>
    <w:rsid w:val="008B3FD4"/>
    <w:rsid w:val="008B4343"/>
    <w:rsid w:val="008B4714"/>
    <w:rsid w:val="008B4884"/>
    <w:rsid w:val="008B4BAF"/>
    <w:rsid w:val="008B4C2D"/>
    <w:rsid w:val="008B4D91"/>
    <w:rsid w:val="008B508A"/>
    <w:rsid w:val="008B5655"/>
    <w:rsid w:val="008B5765"/>
    <w:rsid w:val="008B59B8"/>
    <w:rsid w:val="008B5B22"/>
    <w:rsid w:val="008B5DB5"/>
    <w:rsid w:val="008B5F2F"/>
    <w:rsid w:val="008B6184"/>
    <w:rsid w:val="008B63AC"/>
    <w:rsid w:val="008B6434"/>
    <w:rsid w:val="008B657B"/>
    <w:rsid w:val="008B6766"/>
    <w:rsid w:val="008B6A47"/>
    <w:rsid w:val="008B6B7F"/>
    <w:rsid w:val="008B6EEB"/>
    <w:rsid w:val="008B7093"/>
    <w:rsid w:val="008B716C"/>
    <w:rsid w:val="008B7261"/>
    <w:rsid w:val="008B759E"/>
    <w:rsid w:val="008B7677"/>
    <w:rsid w:val="008B77F6"/>
    <w:rsid w:val="008B78AE"/>
    <w:rsid w:val="008B7A7B"/>
    <w:rsid w:val="008B7B4B"/>
    <w:rsid w:val="008B7DE4"/>
    <w:rsid w:val="008B7E24"/>
    <w:rsid w:val="008B7ED9"/>
    <w:rsid w:val="008C0294"/>
    <w:rsid w:val="008C03D1"/>
    <w:rsid w:val="008C07FA"/>
    <w:rsid w:val="008C09E5"/>
    <w:rsid w:val="008C0BED"/>
    <w:rsid w:val="008C0CCA"/>
    <w:rsid w:val="008C0D7D"/>
    <w:rsid w:val="008C1148"/>
    <w:rsid w:val="008C125F"/>
    <w:rsid w:val="008C13E2"/>
    <w:rsid w:val="008C1505"/>
    <w:rsid w:val="008C15D6"/>
    <w:rsid w:val="008C182E"/>
    <w:rsid w:val="008C1C14"/>
    <w:rsid w:val="008C1EE8"/>
    <w:rsid w:val="008C1F08"/>
    <w:rsid w:val="008C1F53"/>
    <w:rsid w:val="008C1F99"/>
    <w:rsid w:val="008C22EA"/>
    <w:rsid w:val="008C279B"/>
    <w:rsid w:val="008C2942"/>
    <w:rsid w:val="008C2943"/>
    <w:rsid w:val="008C2993"/>
    <w:rsid w:val="008C29F6"/>
    <w:rsid w:val="008C2AE3"/>
    <w:rsid w:val="008C2B09"/>
    <w:rsid w:val="008C2BA6"/>
    <w:rsid w:val="008C2C66"/>
    <w:rsid w:val="008C2CCE"/>
    <w:rsid w:val="008C2D5A"/>
    <w:rsid w:val="008C32B1"/>
    <w:rsid w:val="008C3A57"/>
    <w:rsid w:val="008C3A8C"/>
    <w:rsid w:val="008C4102"/>
    <w:rsid w:val="008C47EE"/>
    <w:rsid w:val="008C48F2"/>
    <w:rsid w:val="008C5069"/>
    <w:rsid w:val="008C5273"/>
    <w:rsid w:val="008C5451"/>
    <w:rsid w:val="008C55CF"/>
    <w:rsid w:val="008C5A75"/>
    <w:rsid w:val="008C6181"/>
    <w:rsid w:val="008C61BD"/>
    <w:rsid w:val="008C6499"/>
    <w:rsid w:val="008C6566"/>
    <w:rsid w:val="008C66CD"/>
    <w:rsid w:val="008C6B0E"/>
    <w:rsid w:val="008C6B7B"/>
    <w:rsid w:val="008C7428"/>
    <w:rsid w:val="008C7724"/>
    <w:rsid w:val="008C7799"/>
    <w:rsid w:val="008C78DA"/>
    <w:rsid w:val="008C7990"/>
    <w:rsid w:val="008C7D2B"/>
    <w:rsid w:val="008D01BD"/>
    <w:rsid w:val="008D07EF"/>
    <w:rsid w:val="008D09D1"/>
    <w:rsid w:val="008D0C35"/>
    <w:rsid w:val="008D0F12"/>
    <w:rsid w:val="008D1592"/>
    <w:rsid w:val="008D172A"/>
    <w:rsid w:val="008D1792"/>
    <w:rsid w:val="008D1891"/>
    <w:rsid w:val="008D1975"/>
    <w:rsid w:val="008D1FD0"/>
    <w:rsid w:val="008D228C"/>
    <w:rsid w:val="008D22D9"/>
    <w:rsid w:val="008D26BA"/>
    <w:rsid w:val="008D2843"/>
    <w:rsid w:val="008D2A43"/>
    <w:rsid w:val="008D2C87"/>
    <w:rsid w:val="008D3867"/>
    <w:rsid w:val="008D38F5"/>
    <w:rsid w:val="008D3A71"/>
    <w:rsid w:val="008D3BD3"/>
    <w:rsid w:val="008D3E5B"/>
    <w:rsid w:val="008D4040"/>
    <w:rsid w:val="008D43ED"/>
    <w:rsid w:val="008D46B4"/>
    <w:rsid w:val="008D4AA5"/>
    <w:rsid w:val="008D4BAA"/>
    <w:rsid w:val="008D4C46"/>
    <w:rsid w:val="008D5279"/>
    <w:rsid w:val="008D5773"/>
    <w:rsid w:val="008D5A02"/>
    <w:rsid w:val="008D5A33"/>
    <w:rsid w:val="008D5DAF"/>
    <w:rsid w:val="008D5F6C"/>
    <w:rsid w:val="008D5FA6"/>
    <w:rsid w:val="008D6916"/>
    <w:rsid w:val="008D6B80"/>
    <w:rsid w:val="008D6BDD"/>
    <w:rsid w:val="008D6CDE"/>
    <w:rsid w:val="008D6CF3"/>
    <w:rsid w:val="008D7089"/>
    <w:rsid w:val="008D71A0"/>
    <w:rsid w:val="008D72C5"/>
    <w:rsid w:val="008D7588"/>
    <w:rsid w:val="008D797D"/>
    <w:rsid w:val="008D7BF2"/>
    <w:rsid w:val="008E0041"/>
    <w:rsid w:val="008E011C"/>
    <w:rsid w:val="008E0125"/>
    <w:rsid w:val="008E03C9"/>
    <w:rsid w:val="008E042F"/>
    <w:rsid w:val="008E0538"/>
    <w:rsid w:val="008E05DC"/>
    <w:rsid w:val="008E0A70"/>
    <w:rsid w:val="008E0D2F"/>
    <w:rsid w:val="008E11BB"/>
    <w:rsid w:val="008E1725"/>
    <w:rsid w:val="008E18B3"/>
    <w:rsid w:val="008E1968"/>
    <w:rsid w:val="008E19A0"/>
    <w:rsid w:val="008E1A26"/>
    <w:rsid w:val="008E1A7A"/>
    <w:rsid w:val="008E1B41"/>
    <w:rsid w:val="008E1DEA"/>
    <w:rsid w:val="008E1F0C"/>
    <w:rsid w:val="008E2405"/>
    <w:rsid w:val="008E2455"/>
    <w:rsid w:val="008E292B"/>
    <w:rsid w:val="008E2BB3"/>
    <w:rsid w:val="008E2F73"/>
    <w:rsid w:val="008E2F9E"/>
    <w:rsid w:val="008E30C5"/>
    <w:rsid w:val="008E3220"/>
    <w:rsid w:val="008E34B3"/>
    <w:rsid w:val="008E35A3"/>
    <w:rsid w:val="008E36CA"/>
    <w:rsid w:val="008E3B12"/>
    <w:rsid w:val="008E3DEE"/>
    <w:rsid w:val="008E3F33"/>
    <w:rsid w:val="008E4144"/>
    <w:rsid w:val="008E415E"/>
    <w:rsid w:val="008E428E"/>
    <w:rsid w:val="008E4430"/>
    <w:rsid w:val="008E4568"/>
    <w:rsid w:val="008E4BB1"/>
    <w:rsid w:val="008E54B9"/>
    <w:rsid w:val="008E54E1"/>
    <w:rsid w:val="008E5B09"/>
    <w:rsid w:val="008E5B27"/>
    <w:rsid w:val="008E5CD3"/>
    <w:rsid w:val="008E5F06"/>
    <w:rsid w:val="008E637F"/>
    <w:rsid w:val="008E64A6"/>
    <w:rsid w:val="008E670E"/>
    <w:rsid w:val="008E687A"/>
    <w:rsid w:val="008E6A75"/>
    <w:rsid w:val="008E6A86"/>
    <w:rsid w:val="008E70E0"/>
    <w:rsid w:val="008E7254"/>
    <w:rsid w:val="008E76E0"/>
    <w:rsid w:val="008E7959"/>
    <w:rsid w:val="008E798B"/>
    <w:rsid w:val="008E7C6D"/>
    <w:rsid w:val="008E7D6C"/>
    <w:rsid w:val="008E7F5A"/>
    <w:rsid w:val="008E7FC2"/>
    <w:rsid w:val="008F0095"/>
    <w:rsid w:val="008F0822"/>
    <w:rsid w:val="008F0BBB"/>
    <w:rsid w:val="008F0C8A"/>
    <w:rsid w:val="008F0F21"/>
    <w:rsid w:val="008F0F4B"/>
    <w:rsid w:val="008F1394"/>
    <w:rsid w:val="008F14FE"/>
    <w:rsid w:val="008F1623"/>
    <w:rsid w:val="008F17DA"/>
    <w:rsid w:val="008F1A35"/>
    <w:rsid w:val="008F1C10"/>
    <w:rsid w:val="008F1C23"/>
    <w:rsid w:val="008F1DEB"/>
    <w:rsid w:val="008F20FB"/>
    <w:rsid w:val="008F21A3"/>
    <w:rsid w:val="008F225D"/>
    <w:rsid w:val="008F2A3A"/>
    <w:rsid w:val="008F2B21"/>
    <w:rsid w:val="008F304C"/>
    <w:rsid w:val="008F3A39"/>
    <w:rsid w:val="008F3E8A"/>
    <w:rsid w:val="008F4562"/>
    <w:rsid w:val="008F48D8"/>
    <w:rsid w:val="008F4CE1"/>
    <w:rsid w:val="008F4D48"/>
    <w:rsid w:val="008F5165"/>
    <w:rsid w:val="008F51E7"/>
    <w:rsid w:val="008F528B"/>
    <w:rsid w:val="008F53B9"/>
    <w:rsid w:val="008F53CB"/>
    <w:rsid w:val="008F54CF"/>
    <w:rsid w:val="008F56A1"/>
    <w:rsid w:val="008F57F7"/>
    <w:rsid w:val="008F587D"/>
    <w:rsid w:val="008F58C2"/>
    <w:rsid w:val="008F5DE9"/>
    <w:rsid w:val="008F5FD0"/>
    <w:rsid w:val="008F622E"/>
    <w:rsid w:val="008F66CD"/>
    <w:rsid w:val="008F67A2"/>
    <w:rsid w:val="008F68AF"/>
    <w:rsid w:val="008F693E"/>
    <w:rsid w:val="008F6990"/>
    <w:rsid w:val="008F6D7D"/>
    <w:rsid w:val="008F6FBC"/>
    <w:rsid w:val="008F7040"/>
    <w:rsid w:val="008F7293"/>
    <w:rsid w:val="008F7358"/>
    <w:rsid w:val="008F7391"/>
    <w:rsid w:val="008F7471"/>
    <w:rsid w:val="008F74B5"/>
    <w:rsid w:val="008F7967"/>
    <w:rsid w:val="008F7E0F"/>
    <w:rsid w:val="008F7EA6"/>
    <w:rsid w:val="008F7F13"/>
    <w:rsid w:val="009001EC"/>
    <w:rsid w:val="009005DC"/>
    <w:rsid w:val="00900F2D"/>
    <w:rsid w:val="00901068"/>
    <w:rsid w:val="0090120A"/>
    <w:rsid w:val="0090146A"/>
    <w:rsid w:val="009014E9"/>
    <w:rsid w:val="009020FF"/>
    <w:rsid w:val="009027E7"/>
    <w:rsid w:val="0090299D"/>
    <w:rsid w:val="00902A51"/>
    <w:rsid w:val="00902B55"/>
    <w:rsid w:val="009032E2"/>
    <w:rsid w:val="00903405"/>
    <w:rsid w:val="009037E3"/>
    <w:rsid w:val="00903A82"/>
    <w:rsid w:val="00903DC1"/>
    <w:rsid w:val="00904189"/>
    <w:rsid w:val="00904733"/>
    <w:rsid w:val="00904A87"/>
    <w:rsid w:val="00904BDD"/>
    <w:rsid w:val="00904CBC"/>
    <w:rsid w:val="00904DAB"/>
    <w:rsid w:val="00904E83"/>
    <w:rsid w:val="00905159"/>
    <w:rsid w:val="009052B2"/>
    <w:rsid w:val="009056A5"/>
    <w:rsid w:val="00905DBF"/>
    <w:rsid w:val="009061BE"/>
    <w:rsid w:val="0090622E"/>
    <w:rsid w:val="00906A3C"/>
    <w:rsid w:val="00906D4E"/>
    <w:rsid w:val="00906DFA"/>
    <w:rsid w:val="00906F68"/>
    <w:rsid w:val="009073CF"/>
    <w:rsid w:val="009075B3"/>
    <w:rsid w:val="009075BB"/>
    <w:rsid w:val="009075BC"/>
    <w:rsid w:val="009079DC"/>
    <w:rsid w:val="00907A1B"/>
    <w:rsid w:val="00907C62"/>
    <w:rsid w:val="00907D1A"/>
    <w:rsid w:val="009110B0"/>
    <w:rsid w:val="00911340"/>
    <w:rsid w:val="009113C7"/>
    <w:rsid w:val="0091181F"/>
    <w:rsid w:val="00911826"/>
    <w:rsid w:val="009119E2"/>
    <w:rsid w:val="00911B1C"/>
    <w:rsid w:val="009126DC"/>
    <w:rsid w:val="009129D1"/>
    <w:rsid w:val="009130EF"/>
    <w:rsid w:val="009132F0"/>
    <w:rsid w:val="00913377"/>
    <w:rsid w:val="00913488"/>
    <w:rsid w:val="009134CF"/>
    <w:rsid w:val="00913AF9"/>
    <w:rsid w:val="00913F80"/>
    <w:rsid w:val="009141F3"/>
    <w:rsid w:val="00914260"/>
    <w:rsid w:val="00914578"/>
    <w:rsid w:val="009148D4"/>
    <w:rsid w:val="009156D9"/>
    <w:rsid w:val="00915717"/>
    <w:rsid w:val="0091594F"/>
    <w:rsid w:val="00915AE4"/>
    <w:rsid w:val="00915E39"/>
    <w:rsid w:val="0091627E"/>
    <w:rsid w:val="009163A8"/>
    <w:rsid w:val="009166CF"/>
    <w:rsid w:val="00916CED"/>
    <w:rsid w:val="00916DF2"/>
    <w:rsid w:val="009170E0"/>
    <w:rsid w:val="00917301"/>
    <w:rsid w:val="00917377"/>
    <w:rsid w:val="00920098"/>
    <w:rsid w:val="0092010E"/>
    <w:rsid w:val="00920142"/>
    <w:rsid w:val="009201B5"/>
    <w:rsid w:val="009203AE"/>
    <w:rsid w:val="00920B32"/>
    <w:rsid w:val="0092106A"/>
    <w:rsid w:val="009211D6"/>
    <w:rsid w:val="009212A6"/>
    <w:rsid w:val="0092146F"/>
    <w:rsid w:val="009215FE"/>
    <w:rsid w:val="00921616"/>
    <w:rsid w:val="0092169C"/>
    <w:rsid w:val="00921754"/>
    <w:rsid w:val="009218AB"/>
    <w:rsid w:val="00921B66"/>
    <w:rsid w:val="00921F5C"/>
    <w:rsid w:val="00922130"/>
    <w:rsid w:val="009222F7"/>
    <w:rsid w:val="009225C7"/>
    <w:rsid w:val="00922939"/>
    <w:rsid w:val="0092298E"/>
    <w:rsid w:val="00922BCF"/>
    <w:rsid w:val="00922D68"/>
    <w:rsid w:val="00922E2C"/>
    <w:rsid w:val="0092320F"/>
    <w:rsid w:val="009233BE"/>
    <w:rsid w:val="0092360A"/>
    <w:rsid w:val="00923BAA"/>
    <w:rsid w:val="00923DE8"/>
    <w:rsid w:val="009241F5"/>
    <w:rsid w:val="009243E4"/>
    <w:rsid w:val="009246E6"/>
    <w:rsid w:val="00924F2A"/>
    <w:rsid w:val="009250C2"/>
    <w:rsid w:val="009251C0"/>
    <w:rsid w:val="00925311"/>
    <w:rsid w:val="00925430"/>
    <w:rsid w:val="0092565D"/>
    <w:rsid w:val="00925726"/>
    <w:rsid w:val="00925828"/>
    <w:rsid w:val="0092597F"/>
    <w:rsid w:val="009259D3"/>
    <w:rsid w:val="00925A39"/>
    <w:rsid w:val="00926090"/>
    <w:rsid w:val="0092627C"/>
    <w:rsid w:val="0092635A"/>
    <w:rsid w:val="00926536"/>
    <w:rsid w:val="0092696C"/>
    <w:rsid w:val="00926A9B"/>
    <w:rsid w:val="00926AA2"/>
    <w:rsid w:val="009271F2"/>
    <w:rsid w:val="00927215"/>
    <w:rsid w:val="0092721D"/>
    <w:rsid w:val="0092741F"/>
    <w:rsid w:val="0092774E"/>
    <w:rsid w:val="00927B25"/>
    <w:rsid w:val="00927B52"/>
    <w:rsid w:val="00927C52"/>
    <w:rsid w:val="00927CDE"/>
    <w:rsid w:val="00927CF9"/>
    <w:rsid w:val="00930190"/>
    <w:rsid w:val="00930272"/>
    <w:rsid w:val="00930D04"/>
    <w:rsid w:val="00930E04"/>
    <w:rsid w:val="00931137"/>
    <w:rsid w:val="00931138"/>
    <w:rsid w:val="009312B4"/>
    <w:rsid w:val="00931612"/>
    <w:rsid w:val="00931714"/>
    <w:rsid w:val="00931844"/>
    <w:rsid w:val="00931D59"/>
    <w:rsid w:val="00931E13"/>
    <w:rsid w:val="00932078"/>
    <w:rsid w:val="00932183"/>
    <w:rsid w:val="009322E5"/>
    <w:rsid w:val="0093271A"/>
    <w:rsid w:val="00932824"/>
    <w:rsid w:val="00932D17"/>
    <w:rsid w:val="0093304C"/>
    <w:rsid w:val="00933197"/>
    <w:rsid w:val="00933427"/>
    <w:rsid w:val="00933D26"/>
    <w:rsid w:val="00933DD2"/>
    <w:rsid w:val="00933FD4"/>
    <w:rsid w:val="0093420E"/>
    <w:rsid w:val="009343D6"/>
    <w:rsid w:val="009346B3"/>
    <w:rsid w:val="00934814"/>
    <w:rsid w:val="00934A3A"/>
    <w:rsid w:val="00934C0F"/>
    <w:rsid w:val="0093525C"/>
    <w:rsid w:val="00935A75"/>
    <w:rsid w:val="00935D00"/>
    <w:rsid w:val="00936045"/>
    <w:rsid w:val="0093641D"/>
    <w:rsid w:val="0093647A"/>
    <w:rsid w:val="009368E5"/>
    <w:rsid w:val="00936B09"/>
    <w:rsid w:val="00936DC8"/>
    <w:rsid w:val="00936E97"/>
    <w:rsid w:val="00937221"/>
    <w:rsid w:val="009372BF"/>
    <w:rsid w:val="0093744D"/>
    <w:rsid w:val="00937638"/>
    <w:rsid w:val="00937B2F"/>
    <w:rsid w:val="00937DB8"/>
    <w:rsid w:val="00940156"/>
    <w:rsid w:val="00940229"/>
    <w:rsid w:val="00940C72"/>
    <w:rsid w:val="00940D0A"/>
    <w:rsid w:val="00940FA3"/>
    <w:rsid w:val="0094199E"/>
    <w:rsid w:val="00941A84"/>
    <w:rsid w:val="00941F21"/>
    <w:rsid w:val="0094218E"/>
    <w:rsid w:val="0094240F"/>
    <w:rsid w:val="009424DB"/>
    <w:rsid w:val="0094280A"/>
    <w:rsid w:val="00942855"/>
    <w:rsid w:val="00942B91"/>
    <w:rsid w:val="00942C4B"/>
    <w:rsid w:val="0094316C"/>
    <w:rsid w:val="00943309"/>
    <w:rsid w:val="0094330C"/>
    <w:rsid w:val="009437B5"/>
    <w:rsid w:val="00943B8C"/>
    <w:rsid w:val="00943C62"/>
    <w:rsid w:val="00944273"/>
    <w:rsid w:val="0094446F"/>
    <w:rsid w:val="00944580"/>
    <w:rsid w:val="009448C9"/>
    <w:rsid w:val="00944E6F"/>
    <w:rsid w:val="009450E3"/>
    <w:rsid w:val="00945598"/>
    <w:rsid w:val="00945D23"/>
    <w:rsid w:val="00946501"/>
    <w:rsid w:val="00946507"/>
    <w:rsid w:val="0094656E"/>
    <w:rsid w:val="009466B1"/>
    <w:rsid w:val="00946E0D"/>
    <w:rsid w:val="00947452"/>
    <w:rsid w:val="0094757B"/>
    <w:rsid w:val="00947827"/>
    <w:rsid w:val="00947C94"/>
    <w:rsid w:val="0095037C"/>
    <w:rsid w:val="009503F8"/>
    <w:rsid w:val="00950613"/>
    <w:rsid w:val="009506F0"/>
    <w:rsid w:val="00950E1C"/>
    <w:rsid w:val="00951654"/>
    <w:rsid w:val="0095167A"/>
    <w:rsid w:val="00951F2A"/>
    <w:rsid w:val="00952457"/>
    <w:rsid w:val="00952A47"/>
    <w:rsid w:val="00952C4F"/>
    <w:rsid w:val="00952EE4"/>
    <w:rsid w:val="00953209"/>
    <w:rsid w:val="0095330D"/>
    <w:rsid w:val="00953460"/>
    <w:rsid w:val="0095384F"/>
    <w:rsid w:val="009538AE"/>
    <w:rsid w:val="00953C04"/>
    <w:rsid w:val="00953D8E"/>
    <w:rsid w:val="009543B7"/>
    <w:rsid w:val="0095443E"/>
    <w:rsid w:val="00954F2F"/>
    <w:rsid w:val="00955470"/>
    <w:rsid w:val="00955C52"/>
    <w:rsid w:val="00955CD0"/>
    <w:rsid w:val="00955CEC"/>
    <w:rsid w:val="009561AB"/>
    <w:rsid w:val="009561C2"/>
    <w:rsid w:val="009566A3"/>
    <w:rsid w:val="00956BF4"/>
    <w:rsid w:val="00957163"/>
    <w:rsid w:val="009571BD"/>
    <w:rsid w:val="00957349"/>
    <w:rsid w:val="00957799"/>
    <w:rsid w:val="0096068B"/>
    <w:rsid w:val="009608EE"/>
    <w:rsid w:val="00961C8D"/>
    <w:rsid w:val="00961E32"/>
    <w:rsid w:val="00961EBD"/>
    <w:rsid w:val="00961F3D"/>
    <w:rsid w:val="00961FF3"/>
    <w:rsid w:val="00962218"/>
    <w:rsid w:val="0096225B"/>
    <w:rsid w:val="00962439"/>
    <w:rsid w:val="00962522"/>
    <w:rsid w:val="00962550"/>
    <w:rsid w:val="00962652"/>
    <w:rsid w:val="00962807"/>
    <w:rsid w:val="00962A20"/>
    <w:rsid w:val="00962B74"/>
    <w:rsid w:val="00962BF9"/>
    <w:rsid w:val="00962E09"/>
    <w:rsid w:val="00962E68"/>
    <w:rsid w:val="00963009"/>
    <w:rsid w:val="00963442"/>
    <w:rsid w:val="0096445B"/>
    <w:rsid w:val="0096483B"/>
    <w:rsid w:val="0096498D"/>
    <w:rsid w:val="00964A13"/>
    <w:rsid w:val="00964A95"/>
    <w:rsid w:val="00964E4F"/>
    <w:rsid w:val="00964FA5"/>
    <w:rsid w:val="0096507F"/>
    <w:rsid w:val="009654F0"/>
    <w:rsid w:val="009658AE"/>
    <w:rsid w:val="0096620F"/>
    <w:rsid w:val="00966715"/>
    <w:rsid w:val="009668B8"/>
    <w:rsid w:val="00966E16"/>
    <w:rsid w:val="0096712A"/>
    <w:rsid w:val="00967276"/>
    <w:rsid w:val="0096758D"/>
    <w:rsid w:val="00967731"/>
    <w:rsid w:val="0096780D"/>
    <w:rsid w:val="00967C5D"/>
    <w:rsid w:val="00967C9F"/>
    <w:rsid w:val="009704F2"/>
    <w:rsid w:val="009705E7"/>
    <w:rsid w:val="0097072F"/>
    <w:rsid w:val="00970ADB"/>
    <w:rsid w:val="00970B79"/>
    <w:rsid w:val="00970CA5"/>
    <w:rsid w:val="00970CBA"/>
    <w:rsid w:val="009710BE"/>
    <w:rsid w:val="0097167D"/>
    <w:rsid w:val="009725B3"/>
    <w:rsid w:val="00972883"/>
    <w:rsid w:val="00972D57"/>
    <w:rsid w:val="00972D79"/>
    <w:rsid w:val="009731B6"/>
    <w:rsid w:val="00973204"/>
    <w:rsid w:val="0097324E"/>
    <w:rsid w:val="00973390"/>
    <w:rsid w:val="009733B6"/>
    <w:rsid w:val="00973939"/>
    <w:rsid w:val="009739BD"/>
    <w:rsid w:val="00973BFB"/>
    <w:rsid w:val="00974571"/>
    <w:rsid w:val="00974BDB"/>
    <w:rsid w:val="00974D25"/>
    <w:rsid w:val="00974D6F"/>
    <w:rsid w:val="00975405"/>
    <w:rsid w:val="00975516"/>
    <w:rsid w:val="00975620"/>
    <w:rsid w:val="009757E2"/>
    <w:rsid w:val="00975884"/>
    <w:rsid w:val="00975F73"/>
    <w:rsid w:val="009764D6"/>
    <w:rsid w:val="009765B1"/>
    <w:rsid w:val="0097702C"/>
    <w:rsid w:val="00977226"/>
    <w:rsid w:val="00977322"/>
    <w:rsid w:val="0097758A"/>
    <w:rsid w:val="0097759B"/>
    <w:rsid w:val="009777D8"/>
    <w:rsid w:val="009778D5"/>
    <w:rsid w:val="00980285"/>
    <w:rsid w:val="0098035C"/>
    <w:rsid w:val="00980519"/>
    <w:rsid w:val="009806FE"/>
    <w:rsid w:val="00980A2F"/>
    <w:rsid w:val="00980C0E"/>
    <w:rsid w:val="00980E07"/>
    <w:rsid w:val="00980FD3"/>
    <w:rsid w:val="00981017"/>
    <w:rsid w:val="00981095"/>
    <w:rsid w:val="009812E6"/>
    <w:rsid w:val="009818BD"/>
    <w:rsid w:val="00981A21"/>
    <w:rsid w:val="00981A3C"/>
    <w:rsid w:val="00981A67"/>
    <w:rsid w:val="00981B72"/>
    <w:rsid w:val="00981D5E"/>
    <w:rsid w:val="00982077"/>
    <w:rsid w:val="0098249B"/>
    <w:rsid w:val="009824B2"/>
    <w:rsid w:val="00982641"/>
    <w:rsid w:val="00982849"/>
    <w:rsid w:val="00982961"/>
    <w:rsid w:val="00982B1E"/>
    <w:rsid w:val="00983065"/>
    <w:rsid w:val="009831E4"/>
    <w:rsid w:val="0098356A"/>
    <w:rsid w:val="00983B0B"/>
    <w:rsid w:val="00983CE4"/>
    <w:rsid w:val="00983F7B"/>
    <w:rsid w:val="00984147"/>
    <w:rsid w:val="0098415D"/>
    <w:rsid w:val="00984322"/>
    <w:rsid w:val="009843AE"/>
    <w:rsid w:val="009849D1"/>
    <w:rsid w:val="00984E42"/>
    <w:rsid w:val="00985119"/>
    <w:rsid w:val="0098561C"/>
    <w:rsid w:val="0098579A"/>
    <w:rsid w:val="0098597F"/>
    <w:rsid w:val="00985A24"/>
    <w:rsid w:val="00985D64"/>
    <w:rsid w:val="00985E0F"/>
    <w:rsid w:val="00985E1A"/>
    <w:rsid w:val="00985EBE"/>
    <w:rsid w:val="00986060"/>
    <w:rsid w:val="00986582"/>
    <w:rsid w:val="00986EC2"/>
    <w:rsid w:val="00987435"/>
    <w:rsid w:val="00987584"/>
    <w:rsid w:val="00987ADF"/>
    <w:rsid w:val="00987CD3"/>
    <w:rsid w:val="00987CF3"/>
    <w:rsid w:val="00987ED6"/>
    <w:rsid w:val="0099021F"/>
    <w:rsid w:val="00990AB8"/>
    <w:rsid w:val="00990C48"/>
    <w:rsid w:val="00990C52"/>
    <w:rsid w:val="00990FE1"/>
    <w:rsid w:val="009911A2"/>
    <w:rsid w:val="009915FB"/>
    <w:rsid w:val="00991707"/>
    <w:rsid w:val="0099174F"/>
    <w:rsid w:val="00991932"/>
    <w:rsid w:val="00992293"/>
    <w:rsid w:val="00992A56"/>
    <w:rsid w:val="00992E35"/>
    <w:rsid w:val="00992E39"/>
    <w:rsid w:val="00992EBE"/>
    <w:rsid w:val="0099386C"/>
    <w:rsid w:val="00993E9A"/>
    <w:rsid w:val="0099466E"/>
    <w:rsid w:val="00994F87"/>
    <w:rsid w:val="009951B8"/>
    <w:rsid w:val="009951CB"/>
    <w:rsid w:val="00995309"/>
    <w:rsid w:val="009953AB"/>
    <w:rsid w:val="0099544C"/>
    <w:rsid w:val="009955D4"/>
    <w:rsid w:val="0099588C"/>
    <w:rsid w:val="00995B9A"/>
    <w:rsid w:val="009961A3"/>
    <w:rsid w:val="009962F0"/>
    <w:rsid w:val="0099635C"/>
    <w:rsid w:val="00996417"/>
    <w:rsid w:val="009969C3"/>
    <w:rsid w:val="00996E67"/>
    <w:rsid w:val="00997474"/>
    <w:rsid w:val="0099767C"/>
    <w:rsid w:val="00997BC4"/>
    <w:rsid w:val="00997CAB"/>
    <w:rsid w:val="00997CAF"/>
    <w:rsid w:val="009A0409"/>
    <w:rsid w:val="009A0668"/>
    <w:rsid w:val="009A0B78"/>
    <w:rsid w:val="009A0DA5"/>
    <w:rsid w:val="009A125F"/>
    <w:rsid w:val="009A1347"/>
    <w:rsid w:val="009A19E5"/>
    <w:rsid w:val="009A2550"/>
    <w:rsid w:val="009A2D13"/>
    <w:rsid w:val="009A2DAA"/>
    <w:rsid w:val="009A2EE8"/>
    <w:rsid w:val="009A30E1"/>
    <w:rsid w:val="009A3483"/>
    <w:rsid w:val="009A36D5"/>
    <w:rsid w:val="009A3921"/>
    <w:rsid w:val="009A3F79"/>
    <w:rsid w:val="009A4085"/>
    <w:rsid w:val="009A40EE"/>
    <w:rsid w:val="009A4167"/>
    <w:rsid w:val="009A53F3"/>
    <w:rsid w:val="009A55C5"/>
    <w:rsid w:val="009A5628"/>
    <w:rsid w:val="009A598D"/>
    <w:rsid w:val="009A5DE1"/>
    <w:rsid w:val="009A6067"/>
    <w:rsid w:val="009A661A"/>
    <w:rsid w:val="009A670C"/>
    <w:rsid w:val="009A69AC"/>
    <w:rsid w:val="009A6A75"/>
    <w:rsid w:val="009A6C92"/>
    <w:rsid w:val="009A6EC8"/>
    <w:rsid w:val="009A7F2E"/>
    <w:rsid w:val="009B005B"/>
    <w:rsid w:val="009B00EE"/>
    <w:rsid w:val="009B0129"/>
    <w:rsid w:val="009B04B7"/>
    <w:rsid w:val="009B0C48"/>
    <w:rsid w:val="009B0C56"/>
    <w:rsid w:val="009B0CD3"/>
    <w:rsid w:val="009B0DF7"/>
    <w:rsid w:val="009B0E4F"/>
    <w:rsid w:val="009B0F47"/>
    <w:rsid w:val="009B1393"/>
    <w:rsid w:val="009B1751"/>
    <w:rsid w:val="009B1AC5"/>
    <w:rsid w:val="009B1D07"/>
    <w:rsid w:val="009B1E3B"/>
    <w:rsid w:val="009B2352"/>
    <w:rsid w:val="009B25A8"/>
    <w:rsid w:val="009B2C16"/>
    <w:rsid w:val="009B2C86"/>
    <w:rsid w:val="009B2EF7"/>
    <w:rsid w:val="009B2F47"/>
    <w:rsid w:val="009B325D"/>
    <w:rsid w:val="009B344C"/>
    <w:rsid w:val="009B3705"/>
    <w:rsid w:val="009B3CCE"/>
    <w:rsid w:val="009B3CEF"/>
    <w:rsid w:val="009B40D7"/>
    <w:rsid w:val="009B4105"/>
    <w:rsid w:val="009B4112"/>
    <w:rsid w:val="009B4299"/>
    <w:rsid w:val="009B4388"/>
    <w:rsid w:val="009B4580"/>
    <w:rsid w:val="009B4877"/>
    <w:rsid w:val="009B4AD8"/>
    <w:rsid w:val="009B4BE9"/>
    <w:rsid w:val="009B4C00"/>
    <w:rsid w:val="009B4DA5"/>
    <w:rsid w:val="009B50DF"/>
    <w:rsid w:val="009B50F6"/>
    <w:rsid w:val="009B519A"/>
    <w:rsid w:val="009B56C2"/>
    <w:rsid w:val="009B5995"/>
    <w:rsid w:val="009B59FD"/>
    <w:rsid w:val="009B5E13"/>
    <w:rsid w:val="009B5F0B"/>
    <w:rsid w:val="009B62AE"/>
    <w:rsid w:val="009B6307"/>
    <w:rsid w:val="009B7590"/>
    <w:rsid w:val="009B75CE"/>
    <w:rsid w:val="009B77E2"/>
    <w:rsid w:val="009B7947"/>
    <w:rsid w:val="009B7A73"/>
    <w:rsid w:val="009B7B7F"/>
    <w:rsid w:val="009B7C7D"/>
    <w:rsid w:val="009B7C9C"/>
    <w:rsid w:val="009B7D8E"/>
    <w:rsid w:val="009B7FC9"/>
    <w:rsid w:val="009C001F"/>
    <w:rsid w:val="009C0054"/>
    <w:rsid w:val="009C00F1"/>
    <w:rsid w:val="009C01C6"/>
    <w:rsid w:val="009C01EE"/>
    <w:rsid w:val="009C0683"/>
    <w:rsid w:val="009C0772"/>
    <w:rsid w:val="009C09D6"/>
    <w:rsid w:val="009C0BE1"/>
    <w:rsid w:val="009C0D1C"/>
    <w:rsid w:val="009C0E20"/>
    <w:rsid w:val="009C0FD4"/>
    <w:rsid w:val="009C1355"/>
    <w:rsid w:val="009C135B"/>
    <w:rsid w:val="009C135D"/>
    <w:rsid w:val="009C1887"/>
    <w:rsid w:val="009C18C3"/>
    <w:rsid w:val="009C1904"/>
    <w:rsid w:val="009C1A59"/>
    <w:rsid w:val="009C1B42"/>
    <w:rsid w:val="009C1DC2"/>
    <w:rsid w:val="009C2351"/>
    <w:rsid w:val="009C23AA"/>
    <w:rsid w:val="009C2620"/>
    <w:rsid w:val="009C2985"/>
    <w:rsid w:val="009C3C8F"/>
    <w:rsid w:val="009C3E51"/>
    <w:rsid w:val="009C405E"/>
    <w:rsid w:val="009C41AE"/>
    <w:rsid w:val="009C4428"/>
    <w:rsid w:val="009C45AC"/>
    <w:rsid w:val="009C47CE"/>
    <w:rsid w:val="009C497B"/>
    <w:rsid w:val="009C4CDE"/>
    <w:rsid w:val="009C5344"/>
    <w:rsid w:val="009C54B7"/>
    <w:rsid w:val="009C567D"/>
    <w:rsid w:val="009C573A"/>
    <w:rsid w:val="009C5B00"/>
    <w:rsid w:val="009C66CF"/>
    <w:rsid w:val="009C6AB1"/>
    <w:rsid w:val="009C70C0"/>
    <w:rsid w:val="009C7552"/>
    <w:rsid w:val="009C7586"/>
    <w:rsid w:val="009C7849"/>
    <w:rsid w:val="009C78F8"/>
    <w:rsid w:val="009C7A1F"/>
    <w:rsid w:val="009D02DB"/>
    <w:rsid w:val="009D048D"/>
    <w:rsid w:val="009D0707"/>
    <w:rsid w:val="009D0948"/>
    <w:rsid w:val="009D0978"/>
    <w:rsid w:val="009D09BF"/>
    <w:rsid w:val="009D0AC1"/>
    <w:rsid w:val="009D1012"/>
    <w:rsid w:val="009D15E2"/>
    <w:rsid w:val="009D1A72"/>
    <w:rsid w:val="009D1B3F"/>
    <w:rsid w:val="009D1FDC"/>
    <w:rsid w:val="009D2235"/>
    <w:rsid w:val="009D24C3"/>
    <w:rsid w:val="009D278F"/>
    <w:rsid w:val="009D28C4"/>
    <w:rsid w:val="009D28E0"/>
    <w:rsid w:val="009D2ABD"/>
    <w:rsid w:val="009D2B32"/>
    <w:rsid w:val="009D2F04"/>
    <w:rsid w:val="009D34D7"/>
    <w:rsid w:val="009D3663"/>
    <w:rsid w:val="009D37F2"/>
    <w:rsid w:val="009D3998"/>
    <w:rsid w:val="009D3B11"/>
    <w:rsid w:val="009D3EA0"/>
    <w:rsid w:val="009D41A3"/>
    <w:rsid w:val="009D41BA"/>
    <w:rsid w:val="009D4351"/>
    <w:rsid w:val="009D467D"/>
    <w:rsid w:val="009D4780"/>
    <w:rsid w:val="009D479D"/>
    <w:rsid w:val="009D4A3B"/>
    <w:rsid w:val="009D4B95"/>
    <w:rsid w:val="009D4BD3"/>
    <w:rsid w:val="009D4F17"/>
    <w:rsid w:val="009D4FD8"/>
    <w:rsid w:val="009D539B"/>
    <w:rsid w:val="009D5723"/>
    <w:rsid w:val="009D590A"/>
    <w:rsid w:val="009D5D4B"/>
    <w:rsid w:val="009D5D54"/>
    <w:rsid w:val="009D60A1"/>
    <w:rsid w:val="009D612A"/>
    <w:rsid w:val="009D6296"/>
    <w:rsid w:val="009D6552"/>
    <w:rsid w:val="009D686E"/>
    <w:rsid w:val="009D6ACC"/>
    <w:rsid w:val="009D6E3C"/>
    <w:rsid w:val="009D7237"/>
    <w:rsid w:val="009D74B3"/>
    <w:rsid w:val="009D7628"/>
    <w:rsid w:val="009D7834"/>
    <w:rsid w:val="009D7A4B"/>
    <w:rsid w:val="009D7AA5"/>
    <w:rsid w:val="009D7E89"/>
    <w:rsid w:val="009E00AD"/>
    <w:rsid w:val="009E0114"/>
    <w:rsid w:val="009E0182"/>
    <w:rsid w:val="009E066F"/>
    <w:rsid w:val="009E06AF"/>
    <w:rsid w:val="009E0BFB"/>
    <w:rsid w:val="009E0D47"/>
    <w:rsid w:val="009E0E84"/>
    <w:rsid w:val="009E1096"/>
    <w:rsid w:val="009E1271"/>
    <w:rsid w:val="009E12B9"/>
    <w:rsid w:val="009E14B2"/>
    <w:rsid w:val="009E16B0"/>
    <w:rsid w:val="009E1738"/>
    <w:rsid w:val="009E2001"/>
    <w:rsid w:val="009E2238"/>
    <w:rsid w:val="009E2563"/>
    <w:rsid w:val="009E264C"/>
    <w:rsid w:val="009E2681"/>
    <w:rsid w:val="009E2718"/>
    <w:rsid w:val="009E2756"/>
    <w:rsid w:val="009E2AD6"/>
    <w:rsid w:val="009E2C9F"/>
    <w:rsid w:val="009E2E59"/>
    <w:rsid w:val="009E2EB2"/>
    <w:rsid w:val="009E2EF0"/>
    <w:rsid w:val="009E39D5"/>
    <w:rsid w:val="009E3CB8"/>
    <w:rsid w:val="009E3D2C"/>
    <w:rsid w:val="009E3E13"/>
    <w:rsid w:val="009E3F14"/>
    <w:rsid w:val="009E425E"/>
    <w:rsid w:val="009E4900"/>
    <w:rsid w:val="009E49DF"/>
    <w:rsid w:val="009E4A2A"/>
    <w:rsid w:val="009E4A9E"/>
    <w:rsid w:val="009E539B"/>
    <w:rsid w:val="009E5ABC"/>
    <w:rsid w:val="009E5B0A"/>
    <w:rsid w:val="009E5C63"/>
    <w:rsid w:val="009E608D"/>
    <w:rsid w:val="009E616D"/>
    <w:rsid w:val="009E639A"/>
    <w:rsid w:val="009E758F"/>
    <w:rsid w:val="009E7637"/>
    <w:rsid w:val="009E797C"/>
    <w:rsid w:val="009E7BCA"/>
    <w:rsid w:val="009F00BB"/>
    <w:rsid w:val="009F0437"/>
    <w:rsid w:val="009F046E"/>
    <w:rsid w:val="009F0558"/>
    <w:rsid w:val="009F062C"/>
    <w:rsid w:val="009F08D9"/>
    <w:rsid w:val="009F09AB"/>
    <w:rsid w:val="009F0BA0"/>
    <w:rsid w:val="009F0E98"/>
    <w:rsid w:val="009F1646"/>
    <w:rsid w:val="009F1CE5"/>
    <w:rsid w:val="009F21F6"/>
    <w:rsid w:val="009F2280"/>
    <w:rsid w:val="009F296F"/>
    <w:rsid w:val="009F2CD4"/>
    <w:rsid w:val="009F3412"/>
    <w:rsid w:val="009F35EE"/>
    <w:rsid w:val="009F364C"/>
    <w:rsid w:val="009F3661"/>
    <w:rsid w:val="009F3B31"/>
    <w:rsid w:val="009F3D1A"/>
    <w:rsid w:val="009F3D9A"/>
    <w:rsid w:val="009F4250"/>
    <w:rsid w:val="009F43C5"/>
    <w:rsid w:val="009F488F"/>
    <w:rsid w:val="009F4BE2"/>
    <w:rsid w:val="009F4C29"/>
    <w:rsid w:val="009F4D3B"/>
    <w:rsid w:val="009F4E66"/>
    <w:rsid w:val="009F57A8"/>
    <w:rsid w:val="009F59AF"/>
    <w:rsid w:val="009F5CAB"/>
    <w:rsid w:val="009F5CC3"/>
    <w:rsid w:val="009F5E57"/>
    <w:rsid w:val="009F5EC9"/>
    <w:rsid w:val="009F60A0"/>
    <w:rsid w:val="009F61F0"/>
    <w:rsid w:val="009F6367"/>
    <w:rsid w:val="009F6633"/>
    <w:rsid w:val="009F68CC"/>
    <w:rsid w:val="009F75ED"/>
    <w:rsid w:val="009F7791"/>
    <w:rsid w:val="009F79A2"/>
    <w:rsid w:val="009F7E0A"/>
    <w:rsid w:val="009F7EF5"/>
    <w:rsid w:val="00A00384"/>
    <w:rsid w:val="00A004D4"/>
    <w:rsid w:val="00A0099A"/>
    <w:rsid w:val="00A00A75"/>
    <w:rsid w:val="00A00ABD"/>
    <w:rsid w:val="00A00B3A"/>
    <w:rsid w:val="00A00C27"/>
    <w:rsid w:val="00A00CDB"/>
    <w:rsid w:val="00A0105A"/>
    <w:rsid w:val="00A0167E"/>
    <w:rsid w:val="00A021A5"/>
    <w:rsid w:val="00A02594"/>
    <w:rsid w:val="00A0273D"/>
    <w:rsid w:val="00A02918"/>
    <w:rsid w:val="00A02ABE"/>
    <w:rsid w:val="00A02FB2"/>
    <w:rsid w:val="00A0321B"/>
    <w:rsid w:val="00A03A6C"/>
    <w:rsid w:val="00A04486"/>
    <w:rsid w:val="00A0461B"/>
    <w:rsid w:val="00A04855"/>
    <w:rsid w:val="00A04F43"/>
    <w:rsid w:val="00A05434"/>
    <w:rsid w:val="00A055C0"/>
    <w:rsid w:val="00A05918"/>
    <w:rsid w:val="00A05B34"/>
    <w:rsid w:val="00A06B40"/>
    <w:rsid w:val="00A06C2C"/>
    <w:rsid w:val="00A06C97"/>
    <w:rsid w:val="00A06C9E"/>
    <w:rsid w:val="00A070C2"/>
    <w:rsid w:val="00A0713B"/>
    <w:rsid w:val="00A077A7"/>
    <w:rsid w:val="00A07964"/>
    <w:rsid w:val="00A07D54"/>
    <w:rsid w:val="00A07ED2"/>
    <w:rsid w:val="00A100E8"/>
    <w:rsid w:val="00A101FB"/>
    <w:rsid w:val="00A10324"/>
    <w:rsid w:val="00A10BA8"/>
    <w:rsid w:val="00A10D03"/>
    <w:rsid w:val="00A10D36"/>
    <w:rsid w:val="00A11828"/>
    <w:rsid w:val="00A11CF6"/>
    <w:rsid w:val="00A11D7C"/>
    <w:rsid w:val="00A1246E"/>
    <w:rsid w:val="00A126C4"/>
    <w:rsid w:val="00A12A0B"/>
    <w:rsid w:val="00A12B44"/>
    <w:rsid w:val="00A12B49"/>
    <w:rsid w:val="00A12B8D"/>
    <w:rsid w:val="00A12CA7"/>
    <w:rsid w:val="00A12CED"/>
    <w:rsid w:val="00A12D34"/>
    <w:rsid w:val="00A12D4D"/>
    <w:rsid w:val="00A13261"/>
    <w:rsid w:val="00A13340"/>
    <w:rsid w:val="00A13379"/>
    <w:rsid w:val="00A13554"/>
    <w:rsid w:val="00A13D0A"/>
    <w:rsid w:val="00A1454E"/>
    <w:rsid w:val="00A14744"/>
    <w:rsid w:val="00A14CDE"/>
    <w:rsid w:val="00A14D02"/>
    <w:rsid w:val="00A14D53"/>
    <w:rsid w:val="00A1564E"/>
    <w:rsid w:val="00A15816"/>
    <w:rsid w:val="00A15C6B"/>
    <w:rsid w:val="00A15DC2"/>
    <w:rsid w:val="00A15F55"/>
    <w:rsid w:val="00A1628F"/>
    <w:rsid w:val="00A16362"/>
    <w:rsid w:val="00A167DA"/>
    <w:rsid w:val="00A168C5"/>
    <w:rsid w:val="00A16A03"/>
    <w:rsid w:val="00A16D40"/>
    <w:rsid w:val="00A170A4"/>
    <w:rsid w:val="00A17248"/>
    <w:rsid w:val="00A17591"/>
    <w:rsid w:val="00A1770B"/>
    <w:rsid w:val="00A17947"/>
    <w:rsid w:val="00A17CD4"/>
    <w:rsid w:val="00A17DB5"/>
    <w:rsid w:val="00A201A5"/>
    <w:rsid w:val="00A205F9"/>
    <w:rsid w:val="00A20A76"/>
    <w:rsid w:val="00A21184"/>
    <w:rsid w:val="00A21267"/>
    <w:rsid w:val="00A21559"/>
    <w:rsid w:val="00A21680"/>
    <w:rsid w:val="00A2198A"/>
    <w:rsid w:val="00A21C84"/>
    <w:rsid w:val="00A21CCC"/>
    <w:rsid w:val="00A21E9B"/>
    <w:rsid w:val="00A22091"/>
    <w:rsid w:val="00A2212A"/>
    <w:rsid w:val="00A22177"/>
    <w:rsid w:val="00A224BD"/>
    <w:rsid w:val="00A227A8"/>
    <w:rsid w:val="00A228B8"/>
    <w:rsid w:val="00A23427"/>
    <w:rsid w:val="00A236A4"/>
    <w:rsid w:val="00A23A9D"/>
    <w:rsid w:val="00A23C0B"/>
    <w:rsid w:val="00A23C42"/>
    <w:rsid w:val="00A2412B"/>
    <w:rsid w:val="00A242BE"/>
    <w:rsid w:val="00A24779"/>
    <w:rsid w:val="00A24E4E"/>
    <w:rsid w:val="00A24FBD"/>
    <w:rsid w:val="00A25085"/>
    <w:rsid w:val="00A250B2"/>
    <w:rsid w:val="00A252D8"/>
    <w:rsid w:val="00A25356"/>
    <w:rsid w:val="00A259F1"/>
    <w:rsid w:val="00A25EBE"/>
    <w:rsid w:val="00A25F62"/>
    <w:rsid w:val="00A264DE"/>
    <w:rsid w:val="00A2656A"/>
    <w:rsid w:val="00A2659A"/>
    <w:rsid w:val="00A26AA8"/>
    <w:rsid w:val="00A26B06"/>
    <w:rsid w:val="00A26D5A"/>
    <w:rsid w:val="00A26EDD"/>
    <w:rsid w:val="00A274BB"/>
    <w:rsid w:val="00A27B47"/>
    <w:rsid w:val="00A27BAB"/>
    <w:rsid w:val="00A27FE6"/>
    <w:rsid w:val="00A3048F"/>
    <w:rsid w:val="00A306DC"/>
    <w:rsid w:val="00A30D62"/>
    <w:rsid w:val="00A3120A"/>
    <w:rsid w:val="00A312EB"/>
    <w:rsid w:val="00A316FA"/>
    <w:rsid w:val="00A317F4"/>
    <w:rsid w:val="00A31845"/>
    <w:rsid w:val="00A31C48"/>
    <w:rsid w:val="00A3242D"/>
    <w:rsid w:val="00A3265A"/>
    <w:rsid w:val="00A32679"/>
    <w:rsid w:val="00A326E8"/>
    <w:rsid w:val="00A32B84"/>
    <w:rsid w:val="00A33559"/>
    <w:rsid w:val="00A33683"/>
    <w:rsid w:val="00A33734"/>
    <w:rsid w:val="00A33814"/>
    <w:rsid w:val="00A33CFD"/>
    <w:rsid w:val="00A33DC0"/>
    <w:rsid w:val="00A33EFE"/>
    <w:rsid w:val="00A33F26"/>
    <w:rsid w:val="00A33F33"/>
    <w:rsid w:val="00A34094"/>
    <w:rsid w:val="00A34232"/>
    <w:rsid w:val="00A34D6F"/>
    <w:rsid w:val="00A34DE5"/>
    <w:rsid w:val="00A35865"/>
    <w:rsid w:val="00A35FFF"/>
    <w:rsid w:val="00A364CC"/>
    <w:rsid w:val="00A36719"/>
    <w:rsid w:val="00A36737"/>
    <w:rsid w:val="00A3680F"/>
    <w:rsid w:val="00A370B1"/>
    <w:rsid w:val="00A371EF"/>
    <w:rsid w:val="00A37956"/>
    <w:rsid w:val="00A37AEF"/>
    <w:rsid w:val="00A37D58"/>
    <w:rsid w:val="00A37E11"/>
    <w:rsid w:val="00A402CB"/>
    <w:rsid w:val="00A40553"/>
    <w:rsid w:val="00A40CC3"/>
    <w:rsid w:val="00A40EA4"/>
    <w:rsid w:val="00A413AF"/>
    <w:rsid w:val="00A4151A"/>
    <w:rsid w:val="00A417D1"/>
    <w:rsid w:val="00A41AD8"/>
    <w:rsid w:val="00A41B65"/>
    <w:rsid w:val="00A41C3C"/>
    <w:rsid w:val="00A41EE4"/>
    <w:rsid w:val="00A4219E"/>
    <w:rsid w:val="00A42B08"/>
    <w:rsid w:val="00A42B11"/>
    <w:rsid w:val="00A42C9D"/>
    <w:rsid w:val="00A4304B"/>
    <w:rsid w:val="00A433AA"/>
    <w:rsid w:val="00A434DF"/>
    <w:rsid w:val="00A435E2"/>
    <w:rsid w:val="00A43F8B"/>
    <w:rsid w:val="00A43FF7"/>
    <w:rsid w:val="00A44E46"/>
    <w:rsid w:val="00A44F02"/>
    <w:rsid w:val="00A456E2"/>
    <w:rsid w:val="00A459B3"/>
    <w:rsid w:val="00A459FF"/>
    <w:rsid w:val="00A45F20"/>
    <w:rsid w:val="00A46139"/>
    <w:rsid w:val="00A462BE"/>
    <w:rsid w:val="00A4638B"/>
    <w:rsid w:val="00A465D2"/>
    <w:rsid w:val="00A46926"/>
    <w:rsid w:val="00A46A91"/>
    <w:rsid w:val="00A4723F"/>
    <w:rsid w:val="00A47DAB"/>
    <w:rsid w:val="00A47EBF"/>
    <w:rsid w:val="00A47FA5"/>
    <w:rsid w:val="00A500D8"/>
    <w:rsid w:val="00A506E9"/>
    <w:rsid w:val="00A5092E"/>
    <w:rsid w:val="00A509F5"/>
    <w:rsid w:val="00A50A02"/>
    <w:rsid w:val="00A51834"/>
    <w:rsid w:val="00A519DC"/>
    <w:rsid w:val="00A51C5A"/>
    <w:rsid w:val="00A51E4E"/>
    <w:rsid w:val="00A52896"/>
    <w:rsid w:val="00A52975"/>
    <w:rsid w:val="00A52A17"/>
    <w:rsid w:val="00A53004"/>
    <w:rsid w:val="00A530FD"/>
    <w:rsid w:val="00A5313B"/>
    <w:rsid w:val="00A53631"/>
    <w:rsid w:val="00A53718"/>
    <w:rsid w:val="00A53751"/>
    <w:rsid w:val="00A5390B"/>
    <w:rsid w:val="00A53961"/>
    <w:rsid w:val="00A53BE0"/>
    <w:rsid w:val="00A53C14"/>
    <w:rsid w:val="00A53D5F"/>
    <w:rsid w:val="00A53E42"/>
    <w:rsid w:val="00A53E5F"/>
    <w:rsid w:val="00A544EC"/>
    <w:rsid w:val="00A54B98"/>
    <w:rsid w:val="00A54CF9"/>
    <w:rsid w:val="00A54E01"/>
    <w:rsid w:val="00A54E16"/>
    <w:rsid w:val="00A54E8C"/>
    <w:rsid w:val="00A54F97"/>
    <w:rsid w:val="00A550F5"/>
    <w:rsid w:val="00A55249"/>
    <w:rsid w:val="00A555D9"/>
    <w:rsid w:val="00A55E28"/>
    <w:rsid w:val="00A563B6"/>
    <w:rsid w:val="00A5660D"/>
    <w:rsid w:val="00A566DA"/>
    <w:rsid w:val="00A569DE"/>
    <w:rsid w:val="00A57004"/>
    <w:rsid w:val="00A57752"/>
    <w:rsid w:val="00A57A6C"/>
    <w:rsid w:val="00A57A74"/>
    <w:rsid w:val="00A57D52"/>
    <w:rsid w:val="00A57FA0"/>
    <w:rsid w:val="00A6066B"/>
    <w:rsid w:val="00A61328"/>
    <w:rsid w:val="00A613AF"/>
    <w:rsid w:val="00A613EF"/>
    <w:rsid w:val="00A61A4E"/>
    <w:rsid w:val="00A61F3F"/>
    <w:rsid w:val="00A61F8F"/>
    <w:rsid w:val="00A62220"/>
    <w:rsid w:val="00A62385"/>
    <w:rsid w:val="00A625F0"/>
    <w:rsid w:val="00A626AC"/>
    <w:rsid w:val="00A627E4"/>
    <w:rsid w:val="00A62B4B"/>
    <w:rsid w:val="00A62D71"/>
    <w:rsid w:val="00A6347C"/>
    <w:rsid w:val="00A63659"/>
    <w:rsid w:val="00A6369D"/>
    <w:rsid w:val="00A63747"/>
    <w:rsid w:val="00A63CC1"/>
    <w:rsid w:val="00A63E0A"/>
    <w:rsid w:val="00A642D9"/>
    <w:rsid w:val="00A64E73"/>
    <w:rsid w:val="00A652B1"/>
    <w:rsid w:val="00A65304"/>
    <w:rsid w:val="00A658E4"/>
    <w:rsid w:val="00A65A5A"/>
    <w:rsid w:val="00A65DDF"/>
    <w:rsid w:val="00A65E33"/>
    <w:rsid w:val="00A6623C"/>
    <w:rsid w:val="00A6642B"/>
    <w:rsid w:val="00A66A57"/>
    <w:rsid w:val="00A66E0E"/>
    <w:rsid w:val="00A66EEB"/>
    <w:rsid w:val="00A66FFD"/>
    <w:rsid w:val="00A6729E"/>
    <w:rsid w:val="00A67530"/>
    <w:rsid w:val="00A6792A"/>
    <w:rsid w:val="00A70158"/>
    <w:rsid w:val="00A703B9"/>
    <w:rsid w:val="00A7056F"/>
    <w:rsid w:val="00A707BC"/>
    <w:rsid w:val="00A708A2"/>
    <w:rsid w:val="00A70982"/>
    <w:rsid w:val="00A710D0"/>
    <w:rsid w:val="00A71203"/>
    <w:rsid w:val="00A715DA"/>
    <w:rsid w:val="00A71C04"/>
    <w:rsid w:val="00A71DB9"/>
    <w:rsid w:val="00A71F29"/>
    <w:rsid w:val="00A72BC6"/>
    <w:rsid w:val="00A72D69"/>
    <w:rsid w:val="00A73651"/>
    <w:rsid w:val="00A737B4"/>
    <w:rsid w:val="00A73CBF"/>
    <w:rsid w:val="00A73D5B"/>
    <w:rsid w:val="00A73D72"/>
    <w:rsid w:val="00A743F3"/>
    <w:rsid w:val="00A74530"/>
    <w:rsid w:val="00A74613"/>
    <w:rsid w:val="00A74861"/>
    <w:rsid w:val="00A748ED"/>
    <w:rsid w:val="00A749D2"/>
    <w:rsid w:val="00A74DCD"/>
    <w:rsid w:val="00A751E9"/>
    <w:rsid w:val="00A75325"/>
    <w:rsid w:val="00A75424"/>
    <w:rsid w:val="00A75797"/>
    <w:rsid w:val="00A75A93"/>
    <w:rsid w:val="00A76041"/>
    <w:rsid w:val="00A76673"/>
    <w:rsid w:val="00A76685"/>
    <w:rsid w:val="00A76BE4"/>
    <w:rsid w:val="00A76CA1"/>
    <w:rsid w:val="00A76D45"/>
    <w:rsid w:val="00A76E89"/>
    <w:rsid w:val="00A77061"/>
    <w:rsid w:val="00A771F6"/>
    <w:rsid w:val="00A77A12"/>
    <w:rsid w:val="00A77E53"/>
    <w:rsid w:val="00A77E98"/>
    <w:rsid w:val="00A800F5"/>
    <w:rsid w:val="00A8012B"/>
    <w:rsid w:val="00A80347"/>
    <w:rsid w:val="00A80572"/>
    <w:rsid w:val="00A8067B"/>
    <w:rsid w:val="00A80792"/>
    <w:rsid w:val="00A80AD7"/>
    <w:rsid w:val="00A80CDE"/>
    <w:rsid w:val="00A8100E"/>
    <w:rsid w:val="00A814C4"/>
    <w:rsid w:val="00A816CE"/>
    <w:rsid w:val="00A819B7"/>
    <w:rsid w:val="00A81A94"/>
    <w:rsid w:val="00A81B5E"/>
    <w:rsid w:val="00A81DD0"/>
    <w:rsid w:val="00A81E89"/>
    <w:rsid w:val="00A82459"/>
    <w:rsid w:val="00A82D0E"/>
    <w:rsid w:val="00A82E0C"/>
    <w:rsid w:val="00A83007"/>
    <w:rsid w:val="00A83458"/>
    <w:rsid w:val="00A839A9"/>
    <w:rsid w:val="00A83B38"/>
    <w:rsid w:val="00A83CB5"/>
    <w:rsid w:val="00A84193"/>
    <w:rsid w:val="00A843A0"/>
    <w:rsid w:val="00A845ED"/>
    <w:rsid w:val="00A84925"/>
    <w:rsid w:val="00A84A07"/>
    <w:rsid w:val="00A85091"/>
    <w:rsid w:val="00A852AA"/>
    <w:rsid w:val="00A8558B"/>
    <w:rsid w:val="00A85711"/>
    <w:rsid w:val="00A8600C"/>
    <w:rsid w:val="00A865CB"/>
    <w:rsid w:val="00A867A9"/>
    <w:rsid w:val="00A867E4"/>
    <w:rsid w:val="00A86C0E"/>
    <w:rsid w:val="00A86D70"/>
    <w:rsid w:val="00A872A9"/>
    <w:rsid w:val="00A879F6"/>
    <w:rsid w:val="00A900ED"/>
    <w:rsid w:val="00A9085F"/>
    <w:rsid w:val="00A90A1C"/>
    <w:rsid w:val="00A90C2A"/>
    <w:rsid w:val="00A90D73"/>
    <w:rsid w:val="00A90DA1"/>
    <w:rsid w:val="00A910FE"/>
    <w:rsid w:val="00A91889"/>
    <w:rsid w:val="00A91F11"/>
    <w:rsid w:val="00A9221E"/>
    <w:rsid w:val="00A92980"/>
    <w:rsid w:val="00A92B61"/>
    <w:rsid w:val="00A92DC4"/>
    <w:rsid w:val="00A92E2C"/>
    <w:rsid w:val="00A92EC3"/>
    <w:rsid w:val="00A92FB7"/>
    <w:rsid w:val="00A9310F"/>
    <w:rsid w:val="00A9317C"/>
    <w:rsid w:val="00A93799"/>
    <w:rsid w:val="00A93899"/>
    <w:rsid w:val="00A94253"/>
    <w:rsid w:val="00A953A4"/>
    <w:rsid w:val="00A95600"/>
    <w:rsid w:val="00A957B8"/>
    <w:rsid w:val="00A96140"/>
    <w:rsid w:val="00A962A4"/>
    <w:rsid w:val="00A964A6"/>
    <w:rsid w:val="00A968FD"/>
    <w:rsid w:val="00A96B0E"/>
    <w:rsid w:val="00A96B5C"/>
    <w:rsid w:val="00A96D83"/>
    <w:rsid w:val="00A97160"/>
    <w:rsid w:val="00A97326"/>
    <w:rsid w:val="00A978E8"/>
    <w:rsid w:val="00A97BDE"/>
    <w:rsid w:val="00A97F5D"/>
    <w:rsid w:val="00AA1503"/>
    <w:rsid w:val="00AA19D6"/>
    <w:rsid w:val="00AA1B59"/>
    <w:rsid w:val="00AA1B6E"/>
    <w:rsid w:val="00AA2376"/>
    <w:rsid w:val="00AA2A09"/>
    <w:rsid w:val="00AA2A41"/>
    <w:rsid w:val="00AA2B18"/>
    <w:rsid w:val="00AA2BFE"/>
    <w:rsid w:val="00AA2E19"/>
    <w:rsid w:val="00AA33D6"/>
    <w:rsid w:val="00AA34BD"/>
    <w:rsid w:val="00AA3593"/>
    <w:rsid w:val="00AA35AD"/>
    <w:rsid w:val="00AA3A97"/>
    <w:rsid w:val="00AA3BCB"/>
    <w:rsid w:val="00AA3CE6"/>
    <w:rsid w:val="00AA402D"/>
    <w:rsid w:val="00AA40E0"/>
    <w:rsid w:val="00AA42C9"/>
    <w:rsid w:val="00AA4337"/>
    <w:rsid w:val="00AA43BA"/>
    <w:rsid w:val="00AA4498"/>
    <w:rsid w:val="00AA4A43"/>
    <w:rsid w:val="00AA4AC3"/>
    <w:rsid w:val="00AA4AE5"/>
    <w:rsid w:val="00AA4E11"/>
    <w:rsid w:val="00AA4E9A"/>
    <w:rsid w:val="00AA4EBB"/>
    <w:rsid w:val="00AA51DA"/>
    <w:rsid w:val="00AA526E"/>
    <w:rsid w:val="00AA53A2"/>
    <w:rsid w:val="00AA5461"/>
    <w:rsid w:val="00AA5523"/>
    <w:rsid w:val="00AA5DB0"/>
    <w:rsid w:val="00AA5E1D"/>
    <w:rsid w:val="00AA5F5C"/>
    <w:rsid w:val="00AA5F95"/>
    <w:rsid w:val="00AA5FAA"/>
    <w:rsid w:val="00AA6546"/>
    <w:rsid w:val="00AA67BE"/>
    <w:rsid w:val="00AA6921"/>
    <w:rsid w:val="00AA6A21"/>
    <w:rsid w:val="00AA6AA4"/>
    <w:rsid w:val="00AA6CB7"/>
    <w:rsid w:val="00AA6F43"/>
    <w:rsid w:val="00AA7398"/>
    <w:rsid w:val="00AA762C"/>
    <w:rsid w:val="00AA76A4"/>
    <w:rsid w:val="00AA7867"/>
    <w:rsid w:val="00AA78B8"/>
    <w:rsid w:val="00AA792C"/>
    <w:rsid w:val="00AA7CE5"/>
    <w:rsid w:val="00AB01A4"/>
    <w:rsid w:val="00AB0297"/>
    <w:rsid w:val="00AB04B2"/>
    <w:rsid w:val="00AB06A7"/>
    <w:rsid w:val="00AB0A14"/>
    <w:rsid w:val="00AB0AC3"/>
    <w:rsid w:val="00AB15AE"/>
    <w:rsid w:val="00AB1934"/>
    <w:rsid w:val="00AB19C8"/>
    <w:rsid w:val="00AB21DB"/>
    <w:rsid w:val="00AB244C"/>
    <w:rsid w:val="00AB2E7B"/>
    <w:rsid w:val="00AB3040"/>
    <w:rsid w:val="00AB3293"/>
    <w:rsid w:val="00AB357D"/>
    <w:rsid w:val="00AB375E"/>
    <w:rsid w:val="00AB3925"/>
    <w:rsid w:val="00AB3FC3"/>
    <w:rsid w:val="00AB4427"/>
    <w:rsid w:val="00AB47C9"/>
    <w:rsid w:val="00AB4959"/>
    <w:rsid w:val="00AB57EC"/>
    <w:rsid w:val="00AB57F3"/>
    <w:rsid w:val="00AB5B63"/>
    <w:rsid w:val="00AB5B67"/>
    <w:rsid w:val="00AB5B72"/>
    <w:rsid w:val="00AB5CE1"/>
    <w:rsid w:val="00AB6402"/>
    <w:rsid w:val="00AB6ABF"/>
    <w:rsid w:val="00AB6C9B"/>
    <w:rsid w:val="00AB6CEE"/>
    <w:rsid w:val="00AB75FF"/>
    <w:rsid w:val="00AB779B"/>
    <w:rsid w:val="00AB79A6"/>
    <w:rsid w:val="00AB7CE1"/>
    <w:rsid w:val="00AC0079"/>
    <w:rsid w:val="00AC033B"/>
    <w:rsid w:val="00AC06B0"/>
    <w:rsid w:val="00AC08E1"/>
    <w:rsid w:val="00AC0955"/>
    <w:rsid w:val="00AC0AA5"/>
    <w:rsid w:val="00AC0AC9"/>
    <w:rsid w:val="00AC0C36"/>
    <w:rsid w:val="00AC0E41"/>
    <w:rsid w:val="00AC0E63"/>
    <w:rsid w:val="00AC0FB3"/>
    <w:rsid w:val="00AC0FC2"/>
    <w:rsid w:val="00AC0FF1"/>
    <w:rsid w:val="00AC1124"/>
    <w:rsid w:val="00AC125C"/>
    <w:rsid w:val="00AC193C"/>
    <w:rsid w:val="00AC1C25"/>
    <w:rsid w:val="00AC1FBF"/>
    <w:rsid w:val="00AC215F"/>
    <w:rsid w:val="00AC250B"/>
    <w:rsid w:val="00AC25B8"/>
    <w:rsid w:val="00AC26ED"/>
    <w:rsid w:val="00AC27B3"/>
    <w:rsid w:val="00AC2CB5"/>
    <w:rsid w:val="00AC35CC"/>
    <w:rsid w:val="00AC362C"/>
    <w:rsid w:val="00AC39DC"/>
    <w:rsid w:val="00AC3C14"/>
    <w:rsid w:val="00AC42E1"/>
    <w:rsid w:val="00AC4344"/>
    <w:rsid w:val="00AC439F"/>
    <w:rsid w:val="00AC45D8"/>
    <w:rsid w:val="00AC46F6"/>
    <w:rsid w:val="00AC4741"/>
    <w:rsid w:val="00AC48BC"/>
    <w:rsid w:val="00AC4AE9"/>
    <w:rsid w:val="00AC4C4C"/>
    <w:rsid w:val="00AC4C87"/>
    <w:rsid w:val="00AC4D20"/>
    <w:rsid w:val="00AC4FE2"/>
    <w:rsid w:val="00AC5A0C"/>
    <w:rsid w:val="00AC5A1E"/>
    <w:rsid w:val="00AC6457"/>
    <w:rsid w:val="00AC6550"/>
    <w:rsid w:val="00AC6579"/>
    <w:rsid w:val="00AC6822"/>
    <w:rsid w:val="00AC6903"/>
    <w:rsid w:val="00AC6DB8"/>
    <w:rsid w:val="00AC7592"/>
    <w:rsid w:val="00AC7687"/>
    <w:rsid w:val="00AC7C72"/>
    <w:rsid w:val="00AC7F06"/>
    <w:rsid w:val="00AD019F"/>
    <w:rsid w:val="00AD024B"/>
    <w:rsid w:val="00AD08FC"/>
    <w:rsid w:val="00AD098F"/>
    <w:rsid w:val="00AD0EF4"/>
    <w:rsid w:val="00AD1061"/>
    <w:rsid w:val="00AD14E3"/>
    <w:rsid w:val="00AD1780"/>
    <w:rsid w:val="00AD17E3"/>
    <w:rsid w:val="00AD181F"/>
    <w:rsid w:val="00AD1DC5"/>
    <w:rsid w:val="00AD1F69"/>
    <w:rsid w:val="00AD1FFA"/>
    <w:rsid w:val="00AD2272"/>
    <w:rsid w:val="00AD23D7"/>
    <w:rsid w:val="00AD2414"/>
    <w:rsid w:val="00AD25DC"/>
    <w:rsid w:val="00AD2D23"/>
    <w:rsid w:val="00AD2E36"/>
    <w:rsid w:val="00AD2EE6"/>
    <w:rsid w:val="00AD2F56"/>
    <w:rsid w:val="00AD308D"/>
    <w:rsid w:val="00AD3093"/>
    <w:rsid w:val="00AD3169"/>
    <w:rsid w:val="00AD3350"/>
    <w:rsid w:val="00AD34A1"/>
    <w:rsid w:val="00AD3582"/>
    <w:rsid w:val="00AD35A2"/>
    <w:rsid w:val="00AD3696"/>
    <w:rsid w:val="00AD399D"/>
    <w:rsid w:val="00AD3A91"/>
    <w:rsid w:val="00AD3C08"/>
    <w:rsid w:val="00AD3F85"/>
    <w:rsid w:val="00AD3FA4"/>
    <w:rsid w:val="00AD4321"/>
    <w:rsid w:val="00AD452C"/>
    <w:rsid w:val="00AD4552"/>
    <w:rsid w:val="00AD47A4"/>
    <w:rsid w:val="00AD4BA1"/>
    <w:rsid w:val="00AD4C2B"/>
    <w:rsid w:val="00AD4D6C"/>
    <w:rsid w:val="00AD51A4"/>
    <w:rsid w:val="00AD534C"/>
    <w:rsid w:val="00AD5422"/>
    <w:rsid w:val="00AD55A2"/>
    <w:rsid w:val="00AD5735"/>
    <w:rsid w:val="00AD5794"/>
    <w:rsid w:val="00AD58F9"/>
    <w:rsid w:val="00AD591D"/>
    <w:rsid w:val="00AD5B09"/>
    <w:rsid w:val="00AD5E53"/>
    <w:rsid w:val="00AD6151"/>
    <w:rsid w:val="00AD6F93"/>
    <w:rsid w:val="00AD7117"/>
    <w:rsid w:val="00AD7456"/>
    <w:rsid w:val="00AD7842"/>
    <w:rsid w:val="00AD7C29"/>
    <w:rsid w:val="00AD7C4C"/>
    <w:rsid w:val="00AD7E4B"/>
    <w:rsid w:val="00AE031A"/>
    <w:rsid w:val="00AE0880"/>
    <w:rsid w:val="00AE0D1B"/>
    <w:rsid w:val="00AE1387"/>
    <w:rsid w:val="00AE140E"/>
    <w:rsid w:val="00AE1992"/>
    <w:rsid w:val="00AE1B8D"/>
    <w:rsid w:val="00AE1E45"/>
    <w:rsid w:val="00AE2040"/>
    <w:rsid w:val="00AE2051"/>
    <w:rsid w:val="00AE2750"/>
    <w:rsid w:val="00AE31EE"/>
    <w:rsid w:val="00AE3606"/>
    <w:rsid w:val="00AE3877"/>
    <w:rsid w:val="00AE3B85"/>
    <w:rsid w:val="00AE3C87"/>
    <w:rsid w:val="00AE3E38"/>
    <w:rsid w:val="00AE3F5D"/>
    <w:rsid w:val="00AE436D"/>
    <w:rsid w:val="00AE47C6"/>
    <w:rsid w:val="00AE47E4"/>
    <w:rsid w:val="00AE4A7A"/>
    <w:rsid w:val="00AE4C78"/>
    <w:rsid w:val="00AE4CD3"/>
    <w:rsid w:val="00AE4CF0"/>
    <w:rsid w:val="00AE4D56"/>
    <w:rsid w:val="00AE4FC2"/>
    <w:rsid w:val="00AE5110"/>
    <w:rsid w:val="00AE52A4"/>
    <w:rsid w:val="00AE52A5"/>
    <w:rsid w:val="00AE54AC"/>
    <w:rsid w:val="00AE56A8"/>
    <w:rsid w:val="00AE5737"/>
    <w:rsid w:val="00AE5822"/>
    <w:rsid w:val="00AE59B4"/>
    <w:rsid w:val="00AE5BA4"/>
    <w:rsid w:val="00AE6329"/>
    <w:rsid w:val="00AE64E7"/>
    <w:rsid w:val="00AE658A"/>
    <w:rsid w:val="00AE67B7"/>
    <w:rsid w:val="00AE6836"/>
    <w:rsid w:val="00AE6903"/>
    <w:rsid w:val="00AE6AE3"/>
    <w:rsid w:val="00AE6E07"/>
    <w:rsid w:val="00AE6E99"/>
    <w:rsid w:val="00AE72C5"/>
    <w:rsid w:val="00AE7302"/>
    <w:rsid w:val="00AE741C"/>
    <w:rsid w:val="00AE759F"/>
    <w:rsid w:val="00AE7C76"/>
    <w:rsid w:val="00AE7CF9"/>
    <w:rsid w:val="00AE7E5B"/>
    <w:rsid w:val="00AF006C"/>
    <w:rsid w:val="00AF015A"/>
    <w:rsid w:val="00AF0797"/>
    <w:rsid w:val="00AF0977"/>
    <w:rsid w:val="00AF0B58"/>
    <w:rsid w:val="00AF0FA3"/>
    <w:rsid w:val="00AF115C"/>
    <w:rsid w:val="00AF16BC"/>
    <w:rsid w:val="00AF1702"/>
    <w:rsid w:val="00AF1741"/>
    <w:rsid w:val="00AF18F4"/>
    <w:rsid w:val="00AF1A7A"/>
    <w:rsid w:val="00AF1AE1"/>
    <w:rsid w:val="00AF1BDE"/>
    <w:rsid w:val="00AF1DDA"/>
    <w:rsid w:val="00AF1E93"/>
    <w:rsid w:val="00AF2223"/>
    <w:rsid w:val="00AF2278"/>
    <w:rsid w:val="00AF2600"/>
    <w:rsid w:val="00AF2640"/>
    <w:rsid w:val="00AF2771"/>
    <w:rsid w:val="00AF2787"/>
    <w:rsid w:val="00AF27A9"/>
    <w:rsid w:val="00AF2C9B"/>
    <w:rsid w:val="00AF2E08"/>
    <w:rsid w:val="00AF2E4E"/>
    <w:rsid w:val="00AF2ED9"/>
    <w:rsid w:val="00AF2F38"/>
    <w:rsid w:val="00AF316C"/>
    <w:rsid w:val="00AF32C5"/>
    <w:rsid w:val="00AF337B"/>
    <w:rsid w:val="00AF3424"/>
    <w:rsid w:val="00AF38F6"/>
    <w:rsid w:val="00AF40F6"/>
    <w:rsid w:val="00AF4100"/>
    <w:rsid w:val="00AF4304"/>
    <w:rsid w:val="00AF4405"/>
    <w:rsid w:val="00AF44BD"/>
    <w:rsid w:val="00AF4536"/>
    <w:rsid w:val="00AF4843"/>
    <w:rsid w:val="00AF4BF0"/>
    <w:rsid w:val="00AF4F19"/>
    <w:rsid w:val="00AF5043"/>
    <w:rsid w:val="00AF517C"/>
    <w:rsid w:val="00AF5185"/>
    <w:rsid w:val="00AF5336"/>
    <w:rsid w:val="00AF53FA"/>
    <w:rsid w:val="00AF543E"/>
    <w:rsid w:val="00AF55D0"/>
    <w:rsid w:val="00AF5606"/>
    <w:rsid w:val="00AF5684"/>
    <w:rsid w:val="00AF56B6"/>
    <w:rsid w:val="00AF5768"/>
    <w:rsid w:val="00AF57D9"/>
    <w:rsid w:val="00AF58BD"/>
    <w:rsid w:val="00AF5974"/>
    <w:rsid w:val="00AF5B7C"/>
    <w:rsid w:val="00AF639C"/>
    <w:rsid w:val="00AF65DB"/>
    <w:rsid w:val="00AF6768"/>
    <w:rsid w:val="00AF67BB"/>
    <w:rsid w:val="00AF6F89"/>
    <w:rsid w:val="00AF70C7"/>
    <w:rsid w:val="00AF713F"/>
    <w:rsid w:val="00AF7484"/>
    <w:rsid w:val="00AF75A7"/>
    <w:rsid w:val="00AF77CD"/>
    <w:rsid w:val="00AF77FF"/>
    <w:rsid w:val="00AF7918"/>
    <w:rsid w:val="00AF7963"/>
    <w:rsid w:val="00AF7981"/>
    <w:rsid w:val="00AF7BAB"/>
    <w:rsid w:val="00AF7FA5"/>
    <w:rsid w:val="00AF7FBF"/>
    <w:rsid w:val="00B006F8"/>
    <w:rsid w:val="00B009BD"/>
    <w:rsid w:val="00B00AA8"/>
    <w:rsid w:val="00B00BB3"/>
    <w:rsid w:val="00B00FA7"/>
    <w:rsid w:val="00B01145"/>
    <w:rsid w:val="00B01453"/>
    <w:rsid w:val="00B019A1"/>
    <w:rsid w:val="00B019EC"/>
    <w:rsid w:val="00B01B59"/>
    <w:rsid w:val="00B01B5B"/>
    <w:rsid w:val="00B01DFD"/>
    <w:rsid w:val="00B025A7"/>
    <w:rsid w:val="00B029EB"/>
    <w:rsid w:val="00B032BE"/>
    <w:rsid w:val="00B03514"/>
    <w:rsid w:val="00B03579"/>
    <w:rsid w:val="00B035EB"/>
    <w:rsid w:val="00B03699"/>
    <w:rsid w:val="00B03A39"/>
    <w:rsid w:val="00B03B00"/>
    <w:rsid w:val="00B03BA1"/>
    <w:rsid w:val="00B03F92"/>
    <w:rsid w:val="00B04047"/>
    <w:rsid w:val="00B045E1"/>
    <w:rsid w:val="00B04D2B"/>
    <w:rsid w:val="00B04D8D"/>
    <w:rsid w:val="00B04EE2"/>
    <w:rsid w:val="00B04F84"/>
    <w:rsid w:val="00B0543C"/>
    <w:rsid w:val="00B0561C"/>
    <w:rsid w:val="00B05732"/>
    <w:rsid w:val="00B057E7"/>
    <w:rsid w:val="00B05B5F"/>
    <w:rsid w:val="00B05EA0"/>
    <w:rsid w:val="00B060C9"/>
    <w:rsid w:val="00B06751"/>
    <w:rsid w:val="00B0678E"/>
    <w:rsid w:val="00B068A1"/>
    <w:rsid w:val="00B06D7A"/>
    <w:rsid w:val="00B06E9E"/>
    <w:rsid w:val="00B07307"/>
    <w:rsid w:val="00B0780F"/>
    <w:rsid w:val="00B10282"/>
    <w:rsid w:val="00B1039C"/>
    <w:rsid w:val="00B104A6"/>
    <w:rsid w:val="00B10738"/>
    <w:rsid w:val="00B10813"/>
    <w:rsid w:val="00B10AEE"/>
    <w:rsid w:val="00B11003"/>
    <w:rsid w:val="00B11058"/>
    <w:rsid w:val="00B1177A"/>
    <w:rsid w:val="00B1189F"/>
    <w:rsid w:val="00B11B06"/>
    <w:rsid w:val="00B11D74"/>
    <w:rsid w:val="00B12265"/>
    <w:rsid w:val="00B12931"/>
    <w:rsid w:val="00B12E6B"/>
    <w:rsid w:val="00B1329F"/>
    <w:rsid w:val="00B13364"/>
    <w:rsid w:val="00B13410"/>
    <w:rsid w:val="00B13642"/>
    <w:rsid w:val="00B136CF"/>
    <w:rsid w:val="00B14C6D"/>
    <w:rsid w:val="00B14C95"/>
    <w:rsid w:val="00B14CFC"/>
    <w:rsid w:val="00B15450"/>
    <w:rsid w:val="00B15564"/>
    <w:rsid w:val="00B1577D"/>
    <w:rsid w:val="00B157CA"/>
    <w:rsid w:val="00B15AB1"/>
    <w:rsid w:val="00B15C5E"/>
    <w:rsid w:val="00B160E2"/>
    <w:rsid w:val="00B1675E"/>
    <w:rsid w:val="00B17064"/>
    <w:rsid w:val="00B1741E"/>
    <w:rsid w:val="00B176EA"/>
    <w:rsid w:val="00B17980"/>
    <w:rsid w:val="00B17A89"/>
    <w:rsid w:val="00B17BA1"/>
    <w:rsid w:val="00B20B66"/>
    <w:rsid w:val="00B20C8D"/>
    <w:rsid w:val="00B20CB1"/>
    <w:rsid w:val="00B20E11"/>
    <w:rsid w:val="00B217EF"/>
    <w:rsid w:val="00B21E71"/>
    <w:rsid w:val="00B22084"/>
    <w:rsid w:val="00B22938"/>
    <w:rsid w:val="00B22C80"/>
    <w:rsid w:val="00B22E6E"/>
    <w:rsid w:val="00B2308F"/>
    <w:rsid w:val="00B23201"/>
    <w:rsid w:val="00B232DC"/>
    <w:rsid w:val="00B2347A"/>
    <w:rsid w:val="00B239E2"/>
    <w:rsid w:val="00B23CB0"/>
    <w:rsid w:val="00B23ED9"/>
    <w:rsid w:val="00B243F1"/>
    <w:rsid w:val="00B24DC9"/>
    <w:rsid w:val="00B252FB"/>
    <w:rsid w:val="00B256B6"/>
    <w:rsid w:val="00B25840"/>
    <w:rsid w:val="00B258EB"/>
    <w:rsid w:val="00B25971"/>
    <w:rsid w:val="00B259E7"/>
    <w:rsid w:val="00B25AC2"/>
    <w:rsid w:val="00B25ECF"/>
    <w:rsid w:val="00B25EDE"/>
    <w:rsid w:val="00B263EA"/>
    <w:rsid w:val="00B26FEE"/>
    <w:rsid w:val="00B273EA"/>
    <w:rsid w:val="00B27610"/>
    <w:rsid w:val="00B277DA"/>
    <w:rsid w:val="00B279DB"/>
    <w:rsid w:val="00B279E2"/>
    <w:rsid w:val="00B27C56"/>
    <w:rsid w:val="00B27DEF"/>
    <w:rsid w:val="00B30004"/>
    <w:rsid w:val="00B3030C"/>
    <w:rsid w:val="00B30363"/>
    <w:rsid w:val="00B30680"/>
    <w:rsid w:val="00B306A4"/>
    <w:rsid w:val="00B3085F"/>
    <w:rsid w:val="00B30ABD"/>
    <w:rsid w:val="00B30E4B"/>
    <w:rsid w:val="00B30F29"/>
    <w:rsid w:val="00B31A37"/>
    <w:rsid w:val="00B31B08"/>
    <w:rsid w:val="00B31CFC"/>
    <w:rsid w:val="00B31FE8"/>
    <w:rsid w:val="00B32152"/>
    <w:rsid w:val="00B32305"/>
    <w:rsid w:val="00B32727"/>
    <w:rsid w:val="00B328C6"/>
    <w:rsid w:val="00B3292E"/>
    <w:rsid w:val="00B329CE"/>
    <w:rsid w:val="00B330DF"/>
    <w:rsid w:val="00B33920"/>
    <w:rsid w:val="00B33AAA"/>
    <w:rsid w:val="00B33B12"/>
    <w:rsid w:val="00B33B8F"/>
    <w:rsid w:val="00B33EFC"/>
    <w:rsid w:val="00B3437E"/>
    <w:rsid w:val="00B34609"/>
    <w:rsid w:val="00B34761"/>
    <w:rsid w:val="00B34810"/>
    <w:rsid w:val="00B34C43"/>
    <w:rsid w:val="00B34EAF"/>
    <w:rsid w:val="00B34EF6"/>
    <w:rsid w:val="00B35989"/>
    <w:rsid w:val="00B35B0D"/>
    <w:rsid w:val="00B35C1A"/>
    <w:rsid w:val="00B36257"/>
    <w:rsid w:val="00B363AB"/>
    <w:rsid w:val="00B365D3"/>
    <w:rsid w:val="00B36630"/>
    <w:rsid w:val="00B36BAE"/>
    <w:rsid w:val="00B37199"/>
    <w:rsid w:val="00B3754A"/>
    <w:rsid w:val="00B3754E"/>
    <w:rsid w:val="00B37789"/>
    <w:rsid w:val="00B377AC"/>
    <w:rsid w:val="00B377D2"/>
    <w:rsid w:val="00B3797C"/>
    <w:rsid w:val="00B37ABE"/>
    <w:rsid w:val="00B37D70"/>
    <w:rsid w:val="00B4007C"/>
    <w:rsid w:val="00B407CA"/>
    <w:rsid w:val="00B41408"/>
    <w:rsid w:val="00B4161B"/>
    <w:rsid w:val="00B41AE5"/>
    <w:rsid w:val="00B41B5F"/>
    <w:rsid w:val="00B41B89"/>
    <w:rsid w:val="00B41DE9"/>
    <w:rsid w:val="00B422AA"/>
    <w:rsid w:val="00B422F6"/>
    <w:rsid w:val="00B424AD"/>
    <w:rsid w:val="00B42A1A"/>
    <w:rsid w:val="00B42C4E"/>
    <w:rsid w:val="00B42E1C"/>
    <w:rsid w:val="00B42F36"/>
    <w:rsid w:val="00B430DE"/>
    <w:rsid w:val="00B4315D"/>
    <w:rsid w:val="00B432BD"/>
    <w:rsid w:val="00B43673"/>
    <w:rsid w:val="00B43981"/>
    <w:rsid w:val="00B43B70"/>
    <w:rsid w:val="00B43B7E"/>
    <w:rsid w:val="00B43E28"/>
    <w:rsid w:val="00B43F27"/>
    <w:rsid w:val="00B43FBB"/>
    <w:rsid w:val="00B4422F"/>
    <w:rsid w:val="00B443CD"/>
    <w:rsid w:val="00B44498"/>
    <w:rsid w:val="00B444DC"/>
    <w:rsid w:val="00B444F4"/>
    <w:rsid w:val="00B449F1"/>
    <w:rsid w:val="00B44B54"/>
    <w:rsid w:val="00B44D30"/>
    <w:rsid w:val="00B450A0"/>
    <w:rsid w:val="00B45C51"/>
    <w:rsid w:val="00B465A9"/>
    <w:rsid w:val="00B46B68"/>
    <w:rsid w:val="00B46D49"/>
    <w:rsid w:val="00B46E0E"/>
    <w:rsid w:val="00B46EE7"/>
    <w:rsid w:val="00B46FB0"/>
    <w:rsid w:val="00B470AD"/>
    <w:rsid w:val="00B47531"/>
    <w:rsid w:val="00B47DE0"/>
    <w:rsid w:val="00B47E78"/>
    <w:rsid w:val="00B50343"/>
    <w:rsid w:val="00B506FF"/>
    <w:rsid w:val="00B509BF"/>
    <w:rsid w:val="00B50AC7"/>
    <w:rsid w:val="00B50D35"/>
    <w:rsid w:val="00B50E2E"/>
    <w:rsid w:val="00B50F35"/>
    <w:rsid w:val="00B51547"/>
    <w:rsid w:val="00B51841"/>
    <w:rsid w:val="00B51DCD"/>
    <w:rsid w:val="00B5221A"/>
    <w:rsid w:val="00B5253A"/>
    <w:rsid w:val="00B52666"/>
    <w:rsid w:val="00B5276B"/>
    <w:rsid w:val="00B5298C"/>
    <w:rsid w:val="00B52B74"/>
    <w:rsid w:val="00B52C76"/>
    <w:rsid w:val="00B52F09"/>
    <w:rsid w:val="00B52FA8"/>
    <w:rsid w:val="00B531A2"/>
    <w:rsid w:val="00B531D3"/>
    <w:rsid w:val="00B53632"/>
    <w:rsid w:val="00B53D5F"/>
    <w:rsid w:val="00B53EF4"/>
    <w:rsid w:val="00B5402D"/>
    <w:rsid w:val="00B54077"/>
    <w:rsid w:val="00B54243"/>
    <w:rsid w:val="00B54263"/>
    <w:rsid w:val="00B5475A"/>
    <w:rsid w:val="00B5490C"/>
    <w:rsid w:val="00B54B46"/>
    <w:rsid w:val="00B54D46"/>
    <w:rsid w:val="00B551EA"/>
    <w:rsid w:val="00B552D9"/>
    <w:rsid w:val="00B5530F"/>
    <w:rsid w:val="00B55948"/>
    <w:rsid w:val="00B5594F"/>
    <w:rsid w:val="00B55B59"/>
    <w:rsid w:val="00B55FC7"/>
    <w:rsid w:val="00B5600E"/>
    <w:rsid w:val="00B56A3A"/>
    <w:rsid w:val="00B56B44"/>
    <w:rsid w:val="00B5717E"/>
    <w:rsid w:val="00B5773B"/>
    <w:rsid w:val="00B5791B"/>
    <w:rsid w:val="00B579F1"/>
    <w:rsid w:val="00B57FC2"/>
    <w:rsid w:val="00B60173"/>
    <w:rsid w:val="00B60263"/>
    <w:rsid w:val="00B6030B"/>
    <w:rsid w:val="00B60923"/>
    <w:rsid w:val="00B60978"/>
    <w:rsid w:val="00B60A76"/>
    <w:rsid w:val="00B60CAA"/>
    <w:rsid w:val="00B61339"/>
    <w:rsid w:val="00B61716"/>
    <w:rsid w:val="00B61793"/>
    <w:rsid w:val="00B61877"/>
    <w:rsid w:val="00B61C87"/>
    <w:rsid w:val="00B62147"/>
    <w:rsid w:val="00B62368"/>
    <w:rsid w:val="00B6277C"/>
    <w:rsid w:val="00B62EE3"/>
    <w:rsid w:val="00B62F6B"/>
    <w:rsid w:val="00B6310E"/>
    <w:rsid w:val="00B63473"/>
    <w:rsid w:val="00B63507"/>
    <w:rsid w:val="00B63552"/>
    <w:rsid w:val="00B63640"/>
    <w:rsid w:val="00B636EB"/>
    <w:rsid w:val="00B637FE"/>
    <w:rsid w:val="00B639DA"/>
    <w:rsid w:val="00B63A68"/>
    <w:rsid w:val="00B63D4F"/>
    <w:rsid w:val="00B63EE0"/>
    <w:rsid w:val="00B645C0"/>
    <w:rsid w:val="00B647BD"/>
    <w:rsid w:val="00B64876"/>
    <w:rsid w:val="00B64965"/>
    <w:rsid w:val="00B64BE8"/>
    <w:rsid w:val="00B64D58"/>
    <w:rsid w:val="00B64E40"/>
    <w:rsid w:val="00B65431"/>
    <w:rsid w:val="00B65560"/>
    <w:rsid w:val="00B65B23"/>
    <w:rsid w:val="00B662E6"/>
    <w:rsid w:val="00B663EB"/>
    <w:rsid w:val="00B665C6"/>
    <w:rsid w:val="00B665F2"/>
    <w:rsid w:val="00B667AC"/>
    <w:rsid w:val="00B667DC"/>
    <w:rsid w:val="00B67721"/>
    <w:rsid w:val="00B67744"/>
    <w:rsid w:val="00B67763"/>
    <w:rsid w:val="00B67A4F"/>
    <w:rsid w:val="00B706C2"/>
    <w:rsid w:val="00B71278"/>
    <w:rsid w:val="00B712F3"/>
    <w:rsid w:val="00B71A85"/>
    <w:rsid w:val="00B71AB3"/>
    <w:rsid w:val="00B71AC4"/>
    <w:rsid w:val="00B71C62"/>
    <w:rsid w:val="00B71F31"/>
    <w:rsid w:val="00B71F43"/>
    <w:rsid w:val="00B7276C"/>
    <w:rsid w:val="00B72882"/>
    <w:rsid w:val="00B729EA"/>
    <w:rsid w:val="00B72D33"/>
    <w:rsid w:val="00B73138"/>
    <w:rsid w:val="00B7341E"/>
    <w:rsid w:val="00B73424"/>
    <w:rsid w:val="00B73898"/>
    <w:rsid w:val="00B738D0"/>
    <w:rsid w:val="00B738F9"/>
    <w:rsid w:val="00B7397B"/>
    <w:rsid w:val="00B739A0"/>
    <w:rsid w:val="00B73C0A"/>
    <w:rsid w:val="00B73C76"/>
    <w:rsid w:val="00B73CBE"/>
    <w:rsid w:val="00B73E6D"/>
    <w:rsid w:val="00B73F31"/>
    <w:rsid w:val="00B74111"/>
    <w:rsid w:val="00B741D2"/>
    <w:rsid w:val="00B74286"/>
    <w:rsid w:val="00B7450D"/>
    <w:rsid w:val="00B7457E"/>
    <w:rsid w:val="00B746B9"/>
    <w:rsid w:val="00B7476C"/>
    <w:rsid w:val="00B74884"/>
    <w:rsid w:val="00B749AA"/>
    <w:rsid w:val="00B74E5E"/>
    <w:rsid w:val="00B75074"/>
    <w:rsid w:val="00B750A8"/>
    <w:rsid w:val="00B7526B"/>
    <w:rsid w:val="00B75335"/>
    <w:rsid w:val="00B7555B"/>
    <w:rsid w:val="00B755EF"/>
    <w:rsid w:val="00B75669"/>
    <w:rsid w:val="00B75935"/>
    <w:rsid w:val="00B75C6E"/>
    <w:rsid w:val="00B75CB9"/>
    <w:rsid w:val="00B75D7A"/>
    <w:rsid w:val="00B75EEA"/>
    <w:rsid w:val="00B75F0B"/>
    <w:rsid w:val="00B76156"/>
    <w:rsid w:val="00B76681"/>
    <w:rsid w:val="00B76827"/>
    <w:rsid w:val="00B76ACD"/>
    <w:rsid w:val="00B76AF9"/>
    <w:rsid w:val="00B76BEF"/>
    <w:rsid w:val="00B7707A"/>
    <w:rsid w:val="00B7752D"/>
    <w:rsid w:val="00B77767"/>
    <w:rsid w:val="00B77B41"/>
    <w:rsid w:val="00B77BA8"/>
    <w:rsid w:val="00B77E72"/>
    <w:rsid w:val="00B77E85"/>
    <w:rsid w:val="00B77FA4"/>
    <w:rsid w:val="00B77FCA"/>
    <w:rsid w:val="00B800C9"/>
    <w:rsid w:val="00B8026A"/>
    <w:rsid w:val="00B80359"/>
    <w:rsid w:val="00B803C7"/>
    <w:rsid w:val="00B805D4"/>
    <w:rsid w:val="00B80683"/>
    <w:rsid w:val="00B80868"/>
    <w:rsid w:val="00B80938"/>
    <w:rsid w:val="00B80977"/>
    <w:rsid w:val="00B80BCB"/>
    <w:rsid w:val="00B80BEB"/>
    <w:rsid w:val="00B80C72"/>
    <w:rsid w:val="00B80D14"/>
    <w:rsid w:val="00B81094"/>
    <w:rsid w:val="00B81178"/>
    <w:rsid w:val="00B8117C"/>
    <w:rsid w:val="00B81264"/>
    <w:rsid w:val="00B819D5"/>
    <w:rsid w:val="00B81A89"/>
    <w:rsid w:val="00B820F9"/>
    <w:rsid w:val="00B821B6"/>
    <w:rsid w:val="00B823D4"/>
    <w:rsid w:val="00B82675"/>
    <w:rsid w:val="00B8271B"/>
    <w:rsid w:val="00B828E6"/>
    <w:rsid w:val="00B830F6"/>
    <w:rsid w:val="00B8362D"/>
    <w:rsid w:val="00B83706"/>
    <w:rsid w:val="00B8399D"/>
    <w:rsid w:val="00B83A54"/>
    <w:rsid w:val="00B83AA4"/>
    <w:rsid w:val="00B83B59"/>
    <w:rsid w:val="00B84033"/>
    <w:rsid w:val="00B84173"/>
    <w:rsid w:val="00B8457F"/>
    <w:rsid w:val="00B84FCF"/>
    <w:rsid w:val="00B8516F"/>
    <w:rsid w:val="00B853C4"/>
    <w:rsid w:val="00B853EB"/>
    <w:rsid w:val="00B85762"/>
    <w:rsid w:val="00B86151"/>
    <w:rsid w:val="00B862E5"/>
    <w:rsid w:val="00B8668C"/>
    <w:rsid w:val="00B86D75"/>
    <w:rsid w:val="00B87424"/>
    <w:rsid w:val="00B874B8"/>
    <w:rsid w:val="00B8772B"/>
    <w:rsid w:val="00B87770"/>
    <w:rsid w:val="00B878AE"/>
    <w:rsid w:val="00B879E5"/>
    <w:rsid w:val="00B87A83"/>
    <w:rsid w:val="00B87AB1"/>
    <w:rsid w:val="00B90189"/>
    <w:rsid w:val="00B901DA"/>
    <w:rsid w:val="00B90582"/>
    <w:rsid w:val="00B90880"/>
    <w:rsid w:val="00B90892"/>
    <w:rsid w:val="00B90E5D"/>
    <w:rsid w:val="00B917C5"/>
    <w:rsid w:val="00B917E0"/>
    <w:rsid w:val="00B91AC0"/>
    <w:rsid w:val="00B91CDC"/>
    <w:rsid w:val="00B91F24"/>
    <w:rsid w:val="00B9248E"/>
    <w:rsid w:val="00B92B4A"/>
    <w:rsid w:val="00B933A5"/>
    <w:rsid w:val="00B93671"/>
    <w:rsid w:val="00B93858"/>
    <w:rsid w:val="00B93DAC"/>
    <w:rsid w:val="00B93F3A"/>
    <w:rsid w:val="00B94358"/>
    <w:rsid w:val="00B943AE"/>
    <w:rsid w:val="00B9446E"/>
    <w:rsid w:val="00B94CBC"/>
    <w:rsid w:val="00B94D1D"/>
    <w:rsid w:val="00B94D24"/>
    <w:rsid w:val="00B94D31"/>
    <w:rsid w:val="00B9578C"/>
    <w:rsid w:val="00B95800"/>
    <w:rsid w:val="00B959B8"/>
    <w:rsid w:val="00B95CB2"/>
    <w:rsid w:val="00B95DBA"/>
    <w:rsid w:val="00B95E7D"/>
    <w:rsid w:val="00B96D19"/>
    <w:rsid w:val="00B97BC8"/>
    <w:rsid w:val="00B97F86"/>
    <w:rsid w:val="00BA008F"/>
    <w:rsid w:val="00BA00ED"/>
    <w:rsid w:val="00BA043C"/>
    <w:rsid w:val="00BA0816"/>
    <w:rsid w:val="00BA1113"/>
    <w:rsid w:val="00BA11AB"/>
    <w:rsid w:val="00BA12BA"/>
    <w:rsid w:val="00BA1972"/>
    <w:rsid w:val="00BA19BF"/>
    <w:rsid w:val="00BA1AA1"/>
    <w:rsid w:val="00BA1C38"/>
    <w:rsid w:val="00BA1FE2"/>
    <w:rsid w:val="00BA20D4"/>
    <w:rsid w:val="00BA22D6"/>
    <w:rsid w:val="00BA2C05"/>
    <w:rsid w:val="00BA2C46"/>
    <w:rsid w:val="00BA2D8B"/>
    <w:rsid w:val="00BA2DC5"/>
    <w:rsid w:val="00BA2E32"/>
    <w:rsid w:val="00BA327B"/>
    <w:rsid w:val="00BA348E"/>
    <w:rsid w:val="00BA35C0"/>
    <w:rsid w:val="00BA3A41"/>
    <w:rsid w:val="00BA455E"/>
    <w:rsid w:val="00BA5106"/>
    <w:rsid w:val="00BA5228"/>
    <w:rsid w:val="00BA563B"/>
    <w:rsid w:val="00BA56EA"/>
    <w:rsid w:val="00BA5CF3"/>
    <w:rsid w:val="00BA5D90"/>
    <w:rsid w:val="00BA5EAD"/>
    <w:rsid w:val="00BA662D"/>
    <w:rsid w:val="00BA6833"/>
    <w:rsid w:val="00BA688F"/>
    <w:rsid w:val="00BA68C2"/>
    <w:rsid w:val="00BA6ACA"/>
    <w:rsid w:val="00BA6B5B"/>
    <w:rsid w:val="00BA6B91"/>
    <w:rsid w:val="00BA7C49"/>
    <w:rsid w:val="00BB01E8"/>
    <w:rsid w:val="00BB0698"/>
    <w:rsid w:val="00BB07FE"/>
    <w:rsid w:val="00BB111D"/>
    <w:rsid w:val="00BB12C2"/>
    <w:rsid w:val="00BB14B7"/>
    <w:rsid w:val="00BB1A6B"/>
    <w:rsid w:val="00BB1B48"/>
    <w:rsid w:val="00BB1D52"/>
    <w:rsid w:val="00BB1ED5"/>
    <w:rsid w:val="00BB1F3D"/>
    <w:rsid w:val="00BB21E7"/>
    <w:rsid w:val="00BB2265"/>
    <w:rsid w:val="00BB22CB"/>
    <w:rsid w:val="00BB2737"/>
    <w:rsid w:val="00BB2894"/>
    <w:rsid w:val="00BB2957"/>
    <w:rsid w:val="00BB315F"/>
    <w:rsid w:val="00BB378F"/>
    <w:rsid w:val="00BB3C4B"/>
    <w:rsid w:val="00BB3D6B"/>
    <w:rsid w:val="00BB42CE"/>
    <w:rsid w:val="00BB4418"/>
    <w:rsid w:val="00BB46C6"/>
    <w:rsid w:val="00BB4745"/>
    <w:rsid w:val="00BB4B94"/>
    <w:rsid w:val="00BB4C42"/>
    <w:rsid w:val="00BB5025"/>
    <w:rsid w:val="00BB50EE"/>
    <w:rsid w:val="00BB5382"/>
    <w:rsid w:val="00BB605B"/>
    <w:rsid w:val="00BB6159"/>
    <w:rsid w:val="00BB6341"/>
    <w:rsid w:val="00BB658A"/>
    <w:rsid w:val="00BB673D"/>
    <w:rsid w:val="00BB6A1E"/>
    <w:rsid w:val="00BB6A91"/>
    <w:rsid w:val="00BB7156"/>
    <w:rsid w:val="00BB71C0"/>
    <w:rsid w:val="00BB762E"/>
    <w:rsid w:val="00BB7778"/>
    <w:rsid w:val="00BB78B2"/>
    <w:rsid w:val="00BB78FD"/>
    <w:rsid w:val="00BB79CF"/>
    <w:rsid w:val="00BB7CCC"/>
    <w:rsid w:val="00BC02DB"/>
    <w:rsid w:val="00BC02F8"/>
    <w:rsid w:val="00BC044C"/>
    <w:rsid w:val="00BC07ED"/>
    <w:rsid w:val="00BC0832"/>
    <w:rsid w:val="00BC11FC"/>
    <w:rsid w:val="00BC132B"/>
    <w:rsid w:val="00BC1A84"/>
    <w:rsid w:val="00BC21E5"/>
    <w:rsid w:val="00BC2850"/>
    <w:rsid w:val="00BC2987"/>
    <w:rsid w:val="00BC2C0C"/>
    <w:rsid w:val="00BC2C7B"/>
    <w:rsid w:val="00BC2FB2"/>
    <w:rsid w:val="00BC3064"/>
    <w:rsid w:val="00BC314C"/>
    <w:rsid w:val="00BC34D5"/>
    <w:rsid w:val="00BC34F2"/>
    <w:rsid w:val="00BC3500"/>
    <w:rsid w:val="00BC3E32"/>
    <w:rsid w:val="00BC3F16"/>
    <w:rsid w:val="00BC4908"/>
    <w:rsid w:val="00BC4BDE"/>
    <w:rsid w:val="00BC4D75"/>
    <w:rsid w:val="00BC4D81"/>
    <w:rsid w:val="00BC51F4"/>
    <w:rsid w:val="00BC5AA2"/>
    <w:rsid w:val="00BC5CCC"/>
    <w:rsid w:val="00BC5D7F"/>
    <w:rsid w:val="00BC60CD"/>
    <w:rsid w:val="00BC62BF"/>
    <w:rsid w:val="00BC6311"/>
    <w:rsid w:val="00BC660C"/>
    <w:rsid w:val="00BC7141"/>
    <w:rsid w:val="00BC7188"/>
    <w:rsid w:val="00BC7288"/>
    <w:rsid w:val="00BC728D"/>
    <w:rsid w:val="00BC72C0"/>
    <w:rsid w:val="00BC765A"/>
    <w:rsid w:val="00BD0653"/>
    <w:rsid w:val="00BD06F2"/>
    <w:rsid w:val="00BD0BB3"/>
    <w:rsid w:val="00BD0C25"/>
    <w:rsid w:val="00BD13AE"/>
    <w:rsid w:val="00BD1EC1"/>
    <w:rsid w:val="00BD1EDB"/>
    <w:rsid w:val="00BD2025"/>
    <w:rsid w:val="00BD21B1"/>
    <w:rsid w:val="00BD21E1"/>
    <w:rsid w:val="00BD2403"/>
    <w:rsid w:val="00BD2D0B"/>
    <w:rsid w:val="00BD34A6"/>
    <w:rsid w:val="00BD3878"/>
    <w:rsid w:val="00BD3A51"/>
    <w:rsid w:val="00BD435D"/>
    <w:rsid w:val="00BD4548"/>
    <w:rsid w:val="00BD455D"/>
    <w:rsid w:val="00BD4DBE"/>
    <w:rsid w:val="00BD5144"/>
    <w:rsid w:val="00BD528B"/>
    <w:rsid w:val="00BD5626"/>
    <w:rsid w:val="00BD5679"/>
    <w:rsid w:val="00BD5936"/>
    <w:rsid w:val="00BD5D28"/>
    <w:rsid w:val="00BD5D3E"/>
    <w:rsid w:val="00BD5E30"/>
    <w:rsid w:val="00BD60D8"/>
    <w:rsid w:val="00BD612E"/>
    <w:rsid w:val="00BD6B53"/>
    <w:rsid w:val="00BD6C98"/>
    <w:rsid w:val="00BD7068"/>
    <w:rsid w:val="00BD7255"/>
    <w:rsid w:val="00BD79AF"/>
    <w:rsid w:val="00BD7ABB"/>
    <w:rsid w:val="00BE054E"/>
    <w:rsid w:val="00BE06A3"/>
    <w:rsid w:val="00BE114E"/>
    <w:rsid w:val="00BE11F5"/>
    <w:rsid w:val="00BE129F"/>
    <w:rsid w:val="00BE1316"/>
    <w:rsid w:val="00BE1426"/>
    <w:rsid w:val="00BE1518"/>
    <w:rsid w:val="00BE16F7"/>
    <w:rsid w:val="00BE18D9"/>
    <w:rsid w:val="00BE1A47"/>
    <w:rsid w:val="00BE1C0A"/>
    <w:rsid w:val="00BE1ED2"/>
    <w:rsid w:val="00BE1ED8"/>
    <w:rsid w:val="00BE214D"/>
    <w:rsid w:val="00BE26FB"/>
    <w:rsid w:val="00BE2A93"/>
    <w:rsid w:val="00BE2B3A"/>
    <w:rsid w:val="00BE2E4C"/>
    <w:rsid w:val="00BE34DD"/>
    <w:rsid w:val="00BE35F0"/>
    <w:rsid w:val="00BE3694"/>
    <w:rsid w:val="00BE39BD"/>
    <w:rsid w:val="00BE3AC2"/>
    <w:rsid w:val="00BE3BBA"/>
    <w:rsid w:val="00BE409F"/>
    <w:rsid w:val="00BE4344"/>
    <w:rsid w:val="00BE43DF"/>
    <w:rsid w:val="00BE4A37"/>
    <w:rsid w:val="00BE4D05"/>
    <w:rsid w:val="00BE5124"/>
    <w:rsid w:val="00BE51F1"/>
    <w:rsid w:val="00BE52C8"/>
    <w:rsid w:val="00BE53EA"/>
    <w:rsid w:val="00BE55A9"/>
    <w:rsid w:val="00BE56A5"/>
    <w:rsid w:val="00BE573E"/>
    <w:rsid w:val="00BE60A4"/>
    <w:rsid w:val="00BE6542"/>
    <w:rsid w:val="00BE6623"/>
    <w:rsid w:val="00BE696E"/>
    <w:rsid w:val="00BE6D03"/>
    <w:rsid w:val="00BE6D5F"/>
    <w:rsid w:val="00BE6D95"/>
    <w:rsid w:val="00BE709D"/>
    <w:rsid w:val="00BE7158"/>
    <w:rsid w:val="00BE719A"/>
    <w:rsid w:val="00BE7227"/>
    <w:rsid w:val="00BE73C2"/>
    <w:rsid w:val="00BE74AD"/>
    <w:rsid w:val="00BE79C6"/>
    <w:rsid w:val="00BE7B99"/>
    <w:rsid w:val="00BE7CA8"/>
    <w:rsid w:val="00BE7F44"/>
    <w:rsid w:val="00BF00B2"/>
    <w:rsid w:val="00BF0198"/>
    <w:rsid w:val="00BF01CF"/>
    <w:rsid w:val="00BF07E5"/>
    <w:rsid w:val="00BF093F"/>
    <w:rsid w:val="00BF099F"/>
    <w:rsid w:val="00BF10FD"/>
    <w:rsid w:val="00BF1535"/>
    <w:rsid w:val="00BF1615"/>
    <w:rsid w:val="00BF1D24"/>
    <w:rsid w:val="00BF1DF8"/>
    <w:rsid w:val="00BF2135"/>
    <w:rsid w:val="00BF2612"/>
    <w:rsid w:val="00BF2757"/>
    <w:rsid w:val="00BF29E2"/>
    <w:rsid w:val="00BF2B47"/>
    <w:rsid w:val="00BF3023"/>
    <w:rsid w:val="00BF34A7"/>
    <w:rsid w:val="00BF356A"/>
    <w:rsid w:val="00BF3628"/>
    <w:rsid w:val="00BF3751"/>
    <w:rsid w:val="00BF3A9B"/>
    <w:rsid w:val="00BF49B6"/>
    <w:rsid w:val="00BF4C75"/>
    <w:rsid w:val="00BF4DB7"/>
    <w:rsid w:val="00BF4F7A"/>
    <w:rsid w:val="00BF4F83"/>
    <w:rsid w:val="00BF54D0"/>
    <w:rsid w:val="00BF58FD"/>
    <w:rsid w:val="00BF60D6"/>
    <w:rsid w:val="00BF61D5"/>
    <w:rsid w:val="00BF62FB"/>
    <w:rsid w:val="00BF6409"/>
    <w:rsid w:val="00BF65A2"/>
    <w:rsid w:val="00BF6697"/>
    <w:rsid w:val="00BF69B1"/>
    <w:rsid w:val="00BF6A5C"/>
    <w:rsid w:val="00BF6AC7"/>
    <w:rsid w:val="00BF6E35"/>
    <w:rsid w:val="00BF7101"/>
    <w:rsid w:val="00BF7AEE"/>
    <w:rsid w:val="00BF7DAC"/>
    <w:rsid w:val="00BF7EDC"/>
    <w:rsid w:val="00C000B6"/>
    <w:rsid w:val="00C00958"/>
    <w:rsid w:val="00C00BC6"/>
    <w:rsid w:val="00C011DB"/>
    <w:rsid w:val="00C011FB"/>
    <w:rsid w:val="00C0142D"/>
    <w:rsid w:val="00C01521"/>
    <w:rsid w:val="00C0170D"/>
    <w:rsid w:val="00C017E8"/>
    <w:rsid w:val="00C01F05"/>
    <w:rsid w:val="00C02190"/>
    <w:rsid w:val="00C0251F"/>
    <w:rsid w:val="00C026C3"/>
    <w:rsid w:val="00C0275E"/>
    <w:rsid w:val="00C02765"/>
    <w:rsid w:val="00C029FB"/>
    <w:rsid w:val="00C02DA6"/>
    <w:rsid w:val="00C02DAA"/>
    <w:rsid w:val="00C02F73"/>
    <w:rsid w:val="00C03066"/>
    <w:rsid w:val="00C03636"/>
    <w:rsid w:val="00C03870"/>
    <w:rsid w:val="00C03F71"/>
    <w:rsid w:val="00C040BF"/>
    <w:rsid w:val="00C040F7"/>
    <w:rsid w:val="00C043DD"/>
    <w:rsid w:val="00C0490E"/>
    <w:rsid w:val="00C04E08"/>
    <w:rsid w:val="00C04FF2"/>
    <w:rsid w:val="00C05C46"/>
    <w:rsid w:val="00C05D6D"/>
    <w:rsid w:val="00C05E1B"/>
    <w:rsid w:val="00C06175"/>
    <w:rsid w:val="00C065BA"/>
    <w:rsid w:val="00C06DD3"/>
    <w:rsid w:val="00C06F25"/>
    <w:rsid w:val="00C071D6"/>
    <w:rsid w:val="00C071D7"/>
    <w:rsid w:val="00C0737A"/>
    <w:rsid w:val="00C07AA9"/>
    <w:rsid w:val="00C10856"/>
    <w:rsid w:val="00C109B7"/>
    <w:rsid w:val="00C10AAA"/>
    <w:rsid w:val="00C10ACB"/>
    <w:rsid w:val="00C10B75"/>
    <w:rsid w:val="00C10D43"/>
    <w:rsid w:val="00C10DC7"/>
    <w:rsid w:val="00C10E9E"/>
    <w:rsid w:val="00C10F00"/>
    <w:rsid w:val="00C11813"/>
    <w:rsid w:val="00C11963"/>
    <w:rsid w:val="00C11BED"/>
    <w:rsid w:val="00C11CAC"/>
    <w:rsid w:val="00C11CD5"/>
    <w:rsid w:val="00C1279F"/>
    <w:rsid w:val="00C12A97"/>
    <w:rsid w:val="00C12CD2"/>
    <w:rsid w:val="00C12FCE"/>
    <w:rsid w:val="00C13279"/>
    <w:rsid w:val="00C1347D"/>
    <w:rsid w:val="00C13678"/>
    <w:rsid w:val="00C13A97"/>
    <w:rsid w:val="00C13BE2"/>
    <w:rsid w:val="00C13E24"/>
    <w:rsid w:val="00C1406E"/>
    <w:rsid w:val="00C143C2"/>
    <w:rsid w:val="00C14653"/>
    <w:rsid w:val="00C1480A"/>
    <w:rsid w:val="00C14AC6"/>
    <w:rsid w:val="00C14BC1"/>
    <w:rsid w:val="00C14CF7"/>
    <w:rsid w:val="00C15036"/>
    <w:rsid w:val="00C1530C"/>
    <w:rsid w:val="00C15326"/>
    <w:rsid w:val="00C1576D"/>
    <w:rsid w:val="00C157F4"/>
    <w:rsid w:val="00C15903"/>
    <w:rsid w:val="00C15937"/>
    <w:rsid w:val="00C16363"/>
    <w:rsid w:val="00C16822"/>
    <w:rsid w:val="00C168CF"/>
    <w:rsid w:val="00C16A7F"/>
    <w:rsid w:val="00C16CCC"/>
    <w:rsid w:val="00C1732E"/>
    <w:rsid w:val="00C17695"/>
    <w:rsid w:val="00C179E5"/>
    <w:rsid w:val="00C17D9A"/>
    <w:rsid w:val="00C17DEF"/>
    <w:rsid w:val="00C201BD"/>
    <w:rsid w:val="00C201C1"/>
    <w:rsid w:val="00C201E1"/>
    <w:rsid w:val="00C20506"/>
    <w:rsid w:val="00C20A24"/>
    <w:rsid w:val="00C20E8E"/>
    <w:rsid w:val="00C21504"/>
    <w:rsid w:val="00C21507"/>
    <w:rsid w:val="00C21D30"/>
    <w:rsid w:val="00C21D9F"/>
    <w:rsid w:val="00C21DDD"/>
    <w:rsid w:val="00C21E2D"/>
    <w:rsid w:val="00C21F87"/>
    <w:rsid w:val="00C22405"/>
    <w:rsid w:val="00C2278E"/>
    <w:rsid w:val="00C232CA"/>
    <w:rsid w:val="00C23532"/>
    <w:rsid w:val="00C237E7"/>
    <w:rsid w:val="00C2380A"/>
    <w:rsid w:val="00C23A50"/>
    <w:rsid w:val="00C23A5F"/>
    <w:rsid w:val="00C23B07"/>
    <w:rsid w:val="00C24170"/>
    <w:rsid w:val="00C2473E"/>
    <w:rsid w:val="00C24984"/>
    <w:rsid w:val="00C24BDF"/>
    <w:rsid w:val="00C2534D"/>
    <w:rsid w:val="00C254C6"/>
    <w:rsid w:val="00C258C2"/>
    <w:rsid w:val="00C25F27"/>
    <w:rsid w:val="00C2621E"/>
    <w:rsid w:val="00C2631E"/>
    <w:rsid w:val="00C26911"/>
    <w:rsid w:val="00C26DFC"/>
    <w:rsid w:val="00C273B9"/>
    <w:rsid w:val="00C279B9"/>
    <w:rsid w:val="00C27A90"/>
    <w:rsid w:val="00C27BB8"/>
    <w:rsid w:val="00C27D48"/>
    <w:rsid w:val="00C27D4A"/>
    <w:rsid w:val="00C27E97"/>
    <w:rsid w:val="00C301DE"/>
    <w:rsid w:val="00C30757"/>
    <w:rsid w:val="00C308D7"/>
    <w:rsid w:val="00C30B21"/>
    <w:rsid w:val="00C31008"/>
    <w:rsid w:val="00C310FA"/>
    <w:rsid w:val="00C3117D"/>
    <w:rsid w:val="00C311B1"/>
    <w:rsid w:val="00C314AE"/>
    <w:rsid w:val="00C314FE"/>
    <w:rsid w:val="00C31DF8"/>
    <w:rsid w:val="00C325DA"/>
    <w:rsid w:val="00C32CDF"/>
    <w:rsid w:val="00C32DCD"/>
    <w:rsid w:val="00C332AF"/>
    <w:rsid w:val="00C332F9"/>
    <w:rsid w:val="00C33482"/>
    <w:rsid w:val="00C33757"/>
    <w:rsid w:val="00C33968"/>
    <w:rsid w:val="00C33B3D"/>
    <w:rsid w:val="00C33C91"/>
    <w:rsid w:val="00C33DE1"/>
    <w:rsid w:val="00C3410E"/>
    <w:rsid w:val="00C34304"/>
    <w:rsid w:val="00C3436D"/>
    <w:rsid w:val="00C34380"/>
    <w:rsid w:val="00C344FF"/>
    <w:rsid w:val="00C346B4"/>
    <w:rsid w:val="00C349F2"/>
    <w:rsid w:val="00C34AFD"/>
    <w:rsid w:val="00C34B1F"/>
    <w:rsid w:val="00C34DAD"/>
    <w:rsid w:val="00C34EBA"/>
    <w:rsid w:val="00C34FF0"/>
    <w:rsid w:val="00C35056"/>
    <w:rsid w:val="00C35073"/>
    <w:rsid w:val="00C35177"/>
    <w:rsid w:val="00C351B6"/>
    <w:rsid w:val="00C35870"/>
    <w:rsid w:val="00C358F6"/>
    <w:rsid w:val="00C35AAC"/>
    <w:rsid w:val="00C35D8A"/>
    <w:rsid w:val="00C36016"/>
    <w:rsid w:val="00C362A8"/>
    <w:rsid w:val="00C362DF"/>
    <w:rsid w:val="00C36C27"/>
    <w:rsid w:val="00C37AFA"/>
    <w:rsid w:val="00C37BF7"/>
    <w:rsid w:val="00C37E57"/>
    <w:rsid w:val="00C37FD9"/>
    <w:rsid w:val="00C40573"/>
    <w:rsid w:val="00C405CB"/>
    <w:rsid w:val="00C40C9A"/>
    <w:rsid w:val="00C40D6D"/>
    <w:rsid w:val="00C40F36"/>
    <w:rsid w:val="00C40FF2"/>
    <w:rsid w:val="00C410D5"/>
    <w:rsid w:val="00C410E9"/>
    <w:rsid w:val="00C417FA"/>
    <w:rsid w:val="00C41D52"/>
    <w:rsid w:val="00C42336"/>
    <w:rsid w:val="00C424D8"/>
    <w:rsid w:val="00C425B5"/>
    <w:rsid w:val="00C42795"/>
    <w:rsid w:val="00C42839"/>
    <w:rsid w:val="00C42B0F"/>
    <w:rsid w:val="00C42D3C"/>
    <w:rsid w:val="00C4321D"/>
    <w:rsid w:val="00C43FB0"/>
    <w:rsid w:val="00C43FB9"/>
    <w:rsid w:val="00C43FC1"/>
    <w:rsid w:val="00C44047"/>
    <w:rsid w:val="00C44549"/>
    <w:rsid w:val="00C447A4"/>
    <w:rsid w:val="00C44C66"/>
    <w:rsid w:val="00C45326"/>
    <w:rsid w:val="00C45331"/>
    <w:rsid w:val="00C453AE"/>
    <w:rsid w:val="00C4556D"/>
    <w:rsid w:val="00C45583"/>
    <w:rsid w:val="00C461B3"/>
    <w:rsid w:val="00C46573"/>
    <w:rsid w:val="00C4698A"/>
    <w:rsid w:val="00C46DB5"/>
    <w:rsid w:val="00C46FCE"/>
    <w:rsid w:val="00C47668"/>
    <w:rsid w:val="00C47764"/>
    <w:rsid w:val="00C47BB9"/>
    <w:rsid w:val="00C47F8F"/>
    <w:rsid w:val="00C47FCD"/>
    <w:rsid w:val="00C50041"/>
    <w:rsid w:val="00C503CF"/>
    <w:rsid w:val="00C5041E"/>
    <w:rsid w:val="00C50C4E"/>
    <w:rsid w:val="00C50CEC"/>
    <w:rsid w:val="00C50EAD"/>
    <w:rsid w:val="00C5122B"/>
    <w:rsid w:val="00C515C3"/>
    <w:rsid w:val="00C51945"/>
    <w:rsid w:val="00C521C6"/>
    <w:rsid w:val="00C52262"/>
    <w:rsid w:val="00C52317"/>
    <w:rsid w:val="00C52447"/>
    <w:rsid w:val="00C524A1"/>
    <w:rsid w:val="00C527A5"/>
    <w:rsid w:val="00C52992"/>
    <w:rsid w:val="00C52A05"/>
    <w:rsid w:val="00C52A25"/>
    <w:rsid w:val="00C52A70"/>
    <w:rsid w:val="00C52D33"/>
    <w:rsid w:val="00C52E6E"/>
    <w:rsid w:val="00C52F09"/>
    <w:rsid w:val="00C53695"/>
    <w:rsid w:val="00C53888"/>
    <w:rsid w:val="00C53AC7"/>
    <w:rsid w:val="00C541AD"/>
    <w:rsid w:val="00C541C5"/>
    <w:rsid w:val="00C54B94"/>
    <w:rsid w:val="00C54B98"/>
    <w:rsid w:val="00C54F98"/>
    <w:rsid w:val="00C55089"/>
    <w:rsid w:val="00C55252"/>
    <w:rsid w:val="00C553FA"/>
    <w:rsid w:val="00C554E0"/>
    <w:rsid w:val="00C5590F"/>
    <w:rsid w:val="00C55BD4"/>
    <w:rsid w:val="00C55CC7"/>
    <w:rsid w:val="00C55D2B"/>
    <w:rsid w:val="00C55DE4"/>
    <w:rsid w:val="00C5644E"/>
    <w:rsid w:val="00C5660F"/>
    <w:rsid w:val="00C567B3"/>
    <w:rsid w:val="00C56DFE"/>
    <w:rsid w:val="00C570C6"/>
    <w:rsid w:val="00C570FA"/>
    <w:rsid w:val="00C573AF"/>
    <w:rsid w:val="00C575BE"/>
    <w:rsid w:val="00C57727"/>
    <w:rsid w:val="00C579CB"/>
    <w:rsid w:val="00C57A0A"/>
    <w:rsid w:val="00C57B79"/>
    <w:rsid w:val="00C57E11"/>
    <w:rsid w:val="00C57FDF"/>
    <w:rsid w:val="00C6016B"/>
    <w:rsid w:val="00C607B6"/>
    <w:rsid w:val="00C60D5A"/>
    <w:rsid w:val="00C60E36"/>
    <w:rsid w:val="00C60FA0"/>
    <w:rsid w:val="00C60FE9"/>
    <w:rsid w:val="00C6102F"/>
    <w:rsid w:val="00C61A04"/>
    <w:rsid w:val="00C61AFA"/>
    <w:rsid w:val="00C61C44"/>
    <w:rsid w:val="00C62232"/>
    <w:rsid w:val="00C62296"/>
    <w:rsid w:val="00C62486"/>
    <w:rsid w:val="00C62558"/>
    <w:rsid w:val="00C62D2D"/>
    <w:rsid w:val="00C62E28"/>
    <w:rsid w:val="00C62EA3"/>
    <w:rsid w:val="00C63057"/>
    <w:rsid w:val="00C631FD"/>
    <w:rsid w:val="00C6381D"/>
    <w:rsid w:val="00C6397E"/>
    <w:rsid w:val="00C63DE0"/>
    <w:rsid w:val="00C63F46"/>
    <w:rsid w:val="00C640B1"/>
    <w:rsid w:val="00C6422B"/>
    <w:rsid w:val="00C6437F"/>
    <w:rsid w:val="00C64851"/>
    <w:rsid w:val="00C64BC3"/>
    <w:rsid w:val="00C65129"/>
    <w:rsid w:val="00C651E8"/>
    <w:rsid w:val="00C65309"/>
    <w:rsid w:val="00C65506"/>
    <w:rsid w:val="00C65721"/>
    <w:rsid w:val="00C6580C"/>
    <w:rsid w:val="00C65826"/>
    <w:rsid w:val="00C6646C"/>
    <w:rsid w:val="00C668E1"/>
    <w:rsid w:val="00C66ACE"/>
    <w:rsid w:val="00C670B1"/>
    <w:rsid w:val="00C670FD"/>
    <w:rsid w:val="00C67199"/>
    <w:rsid w:val="00C67208"/>
    <w:rsid w:val="00C67480"/>
    <w:rsid w:val="00C67588"/>
    <w:rsid w:val="00C6769D"/>
    <w:rsid w:val="00C677DA"/>
    <w:rsid w:val="00C67BA5"/>
    <w:rsid w:val="00C67D3F"/>
    <w:rsid w:val="00C67DE5"/>
    <w:rsid w:val="00C70594"/>
    <w:rsid w:val="00C707D8"/>
    <w:rsid w:val="00C70809"/>
    <w:rsid w:val="00C70CA1"/>
    <w:rsid w:val="00C70E5E"/>
    <w:rsid w:val="00C71342"/>
    <w:rsid w:val="00C71584"/>
    <w:rsid w:val="00C71940"/>
    <w:rsid w:val="00C71942"/>
    <w:rsid w:val="00C71C7D"/>
    <w:rsid w:val="00C72824"/>
    <w:rsid w:val="00C7282C"/>
    <w:rsid w:val="00C72BE5"/>
    <w:rsid w:val="00C72DB5"/>
    <w:rsid w:val="00C72E71"/>
    <w:rsid w:val="00C7308F"/>
    <w:rsid w:val="00C73623"/>
    <w:rsid w:val="00C737E1"/>
    <w:rsid w:val="00C738F0"/>
    <w:rsid w:val="00C73B11"/>
    <w:rsid w:val="00C73F87"/>
    <w:rsid w:val="00C740B5"/>
    <w:rsid w:val="00C7415E"/>
    <w:rsid w:val="00C7436D"/>
    <w:rsid w:val="00C7437C"/>
    <w:rsid w:val="00C743AF"/>
    <w:rsid w:val="00C74512"/>
    <w:rsid w:val="00C74A7F"/>
    <w:rsid w:val="00C74BC4"/>
    <w:rsid w:val="00C74C97"/>
    <w:rsid w:val="00C74D5F"/>
    <w:rsid w:val="00C74FAE"/>
    <w:rsid w:val="00C7501D"/>
    <w:rsid w:val="00C757B3"/>
    <w:rsid w:val="00C75B14"/>
    <w:rsid w:val="00C75D49"/>
    <w:rsid w:val="00C7661A"/>
    <w:rsid w:val="00C76979"/>
    <w:rsid w:val="00C76C40"/>
    <w:rsid w:val="00C77204"/>
    <w:rsid w:val="00C77306"/>
    <w:rsid w:val="00C7735C"/>
    <w:rsid w:val="00C773A7"/>
    <w:rsid w:val="00C773CF"/>
    <w:rsid w:val="00C77526"/>
    <w:rsid w:val="00C776EE"/>
    <w:rsid w:val="00C77B6E"/>
    <w:rsid w:val="00C8027B"/>
    <w:rsid w:val="00C8034A"/>
    <w:rsid w:val="00C80A54"/>
    <w:rsid w:val="00C80CF7"/>
    <w:rsid w:val="00C8197C"/>
    <w:rsid w:val="00C81DA2"/>
    <w:rsid w:val="00C8204C"/>
    <w:rsid w:val="00C820B0"/>
    <w:rsid w:val="00C820B6"/>
    <w:rsid w:val="00C822A5"/>
    <w:rsid w:val="00C8256D"/>
    <w:rsid w:val="00C825FC"/>
    <w:rsid w:val="00C82A16"/>
    <w:rsid w:val="00C82A7B"/>
    <w:rsid w:val="00C82BD3"/>
    <w:rsid w:val="00C82C29"/>
    <w:rsid w:val="00C8342E"/>
    <w:rsid w:val="00C839BA"/>
    <w:rsid w:val="00C83A9B"/>
    <w:rsid w:val="00C83ECE"/>
    <w:rsid w:val="00C843BB"/>
    <w:rsid w:val="00C84695"/>
    <w:rsid w:val="00C84A7E"/>
    <w:rsid w:val="00C85327"/>
    <w:rsid w:val="00C857B7"/>
    <w:rsid w:val="00C857E2"/>
    <w:rsid w:val="00C859C0"/>
    <w:rsid w:val="00C85B15"/>
    <w:rsid w:val="00C85B6C"/>
    <w:rsid w:val="00C85BDF"/>
    <w:rsid w:val="00C85CE9"/>
    <w:rsid w:val="00C86BDC"/>
    <w:rsid w:val="00C86D69"/>
    <w:rsid w:val="00C86E3A"/>
    <w:rsid w:val="00C8727A"/>
    <w:rsid w:val="00C8729F"/>
    <w:rsid w:val="00C8790D"/>
    <w:rsid w:val="00C8791D"/>
    <w:rsid w:val="00C90359"/>
    <w:rsid w:val="00C90968"/>
    <w:rsid w:val="00C90981"/>
    <w:rsid w:val="00C90E11"/>
    <w:rsid w:val="00C90EDC"/>
    <w:rsid w:val="00C911A9"/>
    <w:rsid w:val="00C9181F"/>
    <w:rsid w:val="00C919E4"/>
    <w:rsid w:val="00C91B03"/>
    <w:rsid w:val="00C922E2"/>
    <w:rsid w:val="00C92ABD"/>
    <w:rsid w:val="00C92AF2"/>
    <w:rsid w:val="00C93305"/>
    <w:rsid w:val="00C933D6"/>
    <w:rsid w:val="00C93956"/>
    <w:rsid w:val="00C9398E"/>
    <w:rsid w:val="00C93B51"/>
    <w:rsid w:val="00C94084"/>
    <w:rsid w:val="00C940B3"/>
    <w:rsid w:val="00C94259"/>
    <w:rsid w:val="00C948C7"/>
    <w:rsid w:val="00C94ADC"/>
    <w:rsid w:val="00C94B5E"/>
    <w:rsid w:val="00C952D5"/>
    <w:rsid w:val="00C95412"/>
    <w:rsid w:val="00C959FF"/>
    <w:rsid w:val="00C95C24"/>
    <w:rsid w:val="00C95C49"/>
    <w:rsid w:val="00C95DA1"/>
    <w:rsid w:val="00C96339"/>
    <w:rsid w:val="00C9639A"/>
    <w:rsid w:val="00C96AD1"/>
    <w:rsid w:val="00C96D2B"/>
    <w:rsid w:val="00C97062"/>
    <w:rsid w:val="00C97087"/>
    <w:rsid w:val="00C97714"/>
    <w:rsid w:val="00C97AA9"/>
    <w:rsid w:val="00C97AD0"/>
    <w:rsid w:val="00C97B8C"/>
    <w:rsid w:val="00C97D31"/>
    <w:rsid w:val="00CA0295"/>
    <w:rsid w:val="00CA06EF"/>
    <w:rsid w:val="00CA0BFE"/>
    <w:rsid w:val="00CA0EA9"/>
    <w:rsid w:val="00CA15D6"/>
    <w:rsid w:val="00CA1602"/>
    <w:rsid w:val="00CA19A3"/>
    <w:rsid w:val="00CA19CC"/>
    <w:rsid w:val="00CA1AB9"/>
    <w:rsid w:val="00CA1F1A"/>
    <w:rsid w:val="00CA1FCB"/>
    <w:rsid w:val="00CA24B0"/>
    <w:rsid w:val="00CA261B"/>
    <w:rsid w:val="00CA2BC3"/>
    <w:rsid w:val="00CA2C2E"/>
    <w:rsid w:val="00CA2CAF"/>
    <w:rsid w:val="00CA2F80"/>
    <w:rsid w:val="00CA33BE"/>
    <w:rsid w:val="00CA33DC"/>
    <w:rsid w:val="00CA3720"/>
    <w:rsid w:val="00CA405E"/>
    <w:rsid w:val="00CA42E6"/>
    <w:rsid w:val="00CA42F9"/>
    <w:rsid w:val="00CA441D"/>
    <w:rsid w:val="00CA48B5"/>
    <w:rsid w:val="00CA4B85"/>
    <w:rsid w:val="00CA4C14"/>
    <w:rsid w:val="00CA4E09"/>
    <w:rsid w:val="00CA5006"/>
    <w:rsid w:val="00CA54A4"/>
    <w:rsid w:val="00CA58CC"/>
    <w:rsid w:val="00CA5BD5"/>
    <w:rsid w:val="00CA5CF0"/>
    <w:rsid w:val="00CA5D74"/>
    <w:rsid w:val="00CA5D98"/>
    <w:rsid w:val="00CA6859"/>
    <w:rsid w:val="00CA6B3A"/>
    <w:rsid w:val="00CA6F15"/>
    <w:rsid w:val="00CA7368"/>
    <w:rsid w:val="00CA798E"/>
    <w:rsid w:val="00CA7B52"/>
    <w:rsid w:val="00CA7E99"/>
    <w:rsid w:val="00CA84A9"/>
    <w:rsid w:val="00CB0007"/>
    <w:rsid w:val="00CB0551"/>
    <w:rsid w:val="00CB06A1"/>
    <w:rsid w:val="00CB0AA0"/>
    <w:rsid w:val="00CB13C0"/>
    <w:rsid w:val="00CB1478"/>
    <w:rsid w:val="00CB17EC"/>
    <w:rsid w:val="00CB19B3"/>
    <w:rsid w:val="00CB19D1"/>
    <w:rsid w:val="00CB1A00"/>
    <w:rsid w:val="00CB1AFE"/>
    <w:rsid w:val="00CB1FCE"/>
    <w:rsid w:val="00CB2472"/>
    <w:rsid w:val="00CB2B33"/>
    <w:rsid w:val="00CB2B80"/>
    <w:rsid w:val="00CB3320"/>
    <w:rsid w:val="00CB35EE"/>
    <w:rsid w:val="00CB3B7F"/>
    <w:rsid w:val="00CB3B93"/>
    <w:rsid w:val="00CB3C2F"/>
    <w:rsid w:val="00CB3D30"/>
    <w:rsid w:val="00CB3D7C"/>
    <w:rsid w:val="00CB3EC3"/>
    <w:rsid w:val="00CB4239"/>
    <w:rsid w:val="00CB42BC"/>
    <w:rsid w:val="00CB4630"/>
    <w:rsid w:val="00CB4A9A"/>
    <w:rsid w:val="00CB4EA6"/>
    <w:rsid w:val="00CB503D"/>
    <w:rsid w:val="00CB58A3"/>
    <w:rsid w:val="00CB5D1C"/>
    <w:rsid w:val="00CB5D5F"/>
    <w:rsid w:val="00CB60A7"/>
    <w:rsid w:val="00CB6111"/>
    <w:rsid w:val="00CB613E"/>
    <w:rsid w:val="00CB6170"/>
    <w:rsid w:val="00CB6353"/>
    <w:rsid w:val="00CB68D4"/>
    <w:rsid w:val="00CB694A"/>
    <w:rsid w:val="00CB6BAB"/>
    <w:rsid w:val="00CB6BFF"/>
    <w:rsid w:val="00CB6F1F"/>
    <w:rsid w:val="00CB70DB"/>
    <w:rsid w:val="00CB7548"/>
    <w:rsid w:val="00CB7607"/>
    <w:rsid w:val="00CB762C"/>
    <w:rsid w:val="00CB777C"/>
    <w:rsid w:val="00CB7C0B"/>
    <w:rsid w:val="00CB7C2D"/>
    <w:rsid w:val="00CB7F3C"/>
    <w:rsid w:val="00CC06EE"/>
    <w:rsid w:val="00CC0D4C"/>
    <w:rsid w:val="00CC11A2"/>
    <w:rsid w:val="00CC1B13"/>
    <w:rsid w:val="00CC1C6F"/>
    <w:rsid w:val="00CC1D65"/>
    <w:rsid w:val="00CC20EE"/>
    <w:rsid w:val="00CC2555"/>
    <w:rsid w:val="00CC2984"/>
    <w:rsid w:val="00CC2C0D"/>
    <w:rsid w:val="00CC2D8F"/>
    <w:rsid w:val="00CC2EC9"/>
    <w:rsid w:val="00CC33A3"/>
    <w:rsid w:val="00CC3457"/>
    <w:rsid w:val="00CC348E"/>
    <w:rsid w:val="00CC3907"/>
    <w:rsid w:val="00CC390B"/>
    <w:rsid w:val="00CC3946"/>
    <w:rsid w:val="00CC394D"/>
    <w:rsid w:val="00CC3C1D"/>
    <w:rsid w:val="00CC3FDC"/>
    <w:rsid w:val="00CC40A6"/>
    <w:rsid w:val="00CC4270"/>
    <w:rsid w:val="00CC4367"/>
    <w:rsid w:val="00CC45BF"/>
    <w:rsid w:val="00CC47C6"/>
    <w:rsid w:val="00CC4A13"/>
    <w:rsid w:val="00CC4DB0"/>
    <w:rsid w:val="00CC4E31"/>
    <w:rsid w:val="00CC55CA"/>
    <w:rsid w:val="00CC5FAD"/>
    <w:rsid w:val="00CC6090"/>
    <w:rsid w:val="00CC60AC"/>
    <w:rsid w:val="00CC637A"/>
    <w:rsid w:val="00CC6385"/>
    <w:rsid w:val="00CC64DE"/>
    <w:rsid w:val="00CC6897"/>
    <w:rsid w:val="00CC6959"/>
    <w:rsid w:val="00CC69D1"/>
    <w:rsid w:val="00CC6E25"/>
    <w:rsid w:val="00CC6F44"/>
    <w:rsid w:val="00CC70A9"/>
    <w:rsid w:val="00CC736D"/>
    <w:rsid w:val="00CC777F"/>
    <w:rsid w:val="00CC7BAA"/>
    <w:rsid w:val="00CC7CDA"/>
    <w:rsid w:val="00CC7D6A"/>
    <w:rsid w:val="00CD004E"/>
    <w:rsid w:val="00CD0097"/>
    <w:rsid w:val="00CD022F"/>
    <w:rsid w:val="00CD0BF7"/>
    <w:rsid w:val="00CD0DB1"/>
    <w:rsid w:val="00CD0E7B"/>
    <w:rsid w:val="00CD0F54"/>
    <w:rsid w:val="00CD10AC"/>
    <w:rsid w:val="00CD157D"/>
    <w:rsid w:val="00CD171E"/>
    <w:rsid w:val="00CD1965"/>
    <w:rsid w:val="00CD27DC"/>
    <w:rsid w:val="00CD29D9"/>
    <w:rsid w:val="00CD2A38"/>
    <w:rsid w:val="00CD2F57"/>
    <w:rsid w:val="00CD3073"/>
    <w:rsid w:val="00CD3309"/>
    <w:rsid w:val="00CD3565"/>
    <w:rsid w:val="00CD3CE3"/>
    <w:rsid w:val="00CD3FED"/>
    <w:rsid w:val="00CD4268"/>
    <w:rsid w:val="00CD42AC"/>
    <w:rsid w:val="00CD442F"/>
    <w:rsid w:val="00CD47B3"/>
    <w:rsid w:val="00CD4BD1"/>
    <w:rsid w:val="00CD4D9D"/>
    <w:rsid w:val="00CD5110"/>
    <w:rsid w:val="00CD515D"/>
    <w:rsid w:val="00CD524C"/>
    <w:rsid w:val="00CD52EB"/>
    <w:rsid w:val="00CD54C4"/>
    <w:rsid w:val="00CD5611"/>
    <w:rsid w:val="00CD5663"/>
    <w:rsid w:val="00CD5C2D"/>
    <w:rsid w:val="00CD5EC7"/>
    <w:rsid w:val="00CD5FD6"/>
    <w:rsid w:val="00CD6390"/>
    <w:rsid w:val="00CD68D3"/>
    <w:rsid w:val="00CD68DD"/>
    <w:rsid w:val="00CD713A"/>
    <w:rsid w:val="00CD732F"/>
    <w:rsid w:val="00CD7715"/>
    <w:rsid w:val="00CD7743"/>
    <w:rsid w:val="00CD7920"/>
    <w:rsid w:val="00CD797A"/>
    <w:rsid w:val="00CD7BD1"/>
    <w:rsid w:val="00CD7E1A"/>
    <w:rsid w:val="00CD7F3C"/>
    <w:rsid w:val="00CE0517"/>
    <w:rsid w:val="00CE05C0"/>
    <w:rsid w:val="00CE1C39"/>
    <w:rsid w:val="00CE1E4F"/>
    <w:rsid w:val="00CE1F8E"/>
    <w:rsid w:val="00CE1FFA"/>
    <w:rsid w:val="00CE2499"/>
    <w:rsid w:val="00CE253D"/>
    <w:rsid w:val="00CE267C"/>
    <w:rsid w:val="00CE28BC"/>
    <w:rsid w:val="00CE28E1"/>
    <w:rsid w:val="00CE2922"/>
    <w:rsid w:val="00CE295D"/>
    <w:rsid w:val="00CE2AD8"/>
    <w:rsid w:val="00CE2B62"/>
    <w:rsid w:val="00CE2E41"/>
    <w:rsid w:val="00CE315A"/>
    <w:rsid w:val="00CE3300"/>
    <w:rsid w:val="00CE33FF"/>
    <w:rsid w:val="00CE38AF"/>
    <w:rsid w:val="00CE3C3E"/>
    <w:rsid w:val="00CE3F35"/>
    <w:rsid w:val="00CE3F4E"/>
    <w:rsid w:val="00CE40A9"/>
    <w:rsid w:val="00CE431C"/>
    <w:rsid w:val="00CE4384"/>
    <w:rsid w:val="00CE4410"/>
    <w:rsid w:val="00CE447E"/>
    <w:rsid w:val="00CE4C21"/>
    <w:rsid w:val="00CE4D06"/>
    <w:rsid w:val="00CE4DCD"/>
    <w:rsid w:val="00CE4EBB"/>
    <w:rsid w:val="00CE5087"/>
    <w:rsid w:val="00CE5A27"/>
    <w:rsid w:val="00CE5D28"/>
    <w:rsid w:val="00CE5E27"/>
    <w:rsid w:val="00CE5E63"/>
    <w:rsid w:val="00CE5ECD"/>
    <w:rsid w:val="00CE5F04"/>
    <w:rsid w:val="00CE6130"/>
    <w:rsid w:val="00CE657C"/>
    <w:rsid w:val="00CE65D8"/>
    <w:rsid w:val="00CE6957"/>
    <w:rsid w:val="00CE6F02"/>
    <w:rsid w:val="00CE6FF1"/>
    <w:rsid w:val="00CE71B0"/>
    <w:rsid w:val="00CE7264"/>
    <w:rsid w:val="00CE7416"/>
    <w:rsid w:val="00CE7D41"/>
    <w:rsid w:val="00CF0030"/>
    <w:rsid w:val="00CF01A4"/>
    <w:rsid w:val="00CF0321"/>
    <w:rsid w:val="00CF0AA2"/>
    <w:rsid w:val="00CF0BF0"/>
    <w:rsid w:val="00CF0E4B"/>
    <w:rsid w:val="00CF0F1E"/>
    <w:rsid w:val="00CF121A"/>
    <w:rsid w:val="00CF13D2"/>
    <w:rsid w:val="00CF13DC"/>
    <w:rsid w:val="00CF171E"/>
    <w:rsid w:val="00CF1BD3"/>
    <w:rsid w:val="00CF1CF6"/>
    <w:rsid w:val="00CF1DDE"/>
    <w:rsid w:val="00CF26F9"/>
    <w:rsid w:val="00CF28C0"/>
    <w:rsid w:val="00CF2AF9"/>
    <w:rsid w:val="00CF2BF7"/>
    <w:rsid w:val="00CF2EE1"/>
    <w:rsid w:val="00CF3392"/>
    <w:rsid w:val="00CF39BC"/>
    <w:rsid w:val="00CF46D9"/>
    <w:rsid w:val="00CF4A48"/>
    <w:rsid w:val="00CF4AF9"/>
    <w:rsid w:val="00CF4B08"/>
    <w:rsid w:val="00CF4BDE"/>
    <w:rsid w:val="00CF4E93"/>
    <w:rsid w:val="00CF4EBE"/>
    <w:rsid w:val="00CF4FA1"/>
    <w:rsid w:val="00CF5382"/>
    <w:rsid w:val="00CF56ED"/>
    <w:rsid w:val="00CF5BA7"/>
    <w:rsid w:val="00CF5D22"/>
    <w:rsid w:val="00CF6373"/>
    <w:rsid w:val="00CF6494"/>
    <w:rsid w:val="00CF66E7"/>
    <w:rsid w:val="00CF6C0F"/>
    <w:rsid w:val="00CF6D94"/>
    <w:rsid w:val="00CF701B"/>
    <w:rsid w:val="00CF7216"/>
    <w:rsid w:val="00CF72DC"/>
    <w:rsid w:val="00CF7527"/>
    <w:rsid w:val="00CF7A61"/>
    <w:rsid w:val="00CF7AA7"/>
    <w:rsid w:val="00CF7B54"/>
    <w:rsid w:val="00CF7D8D"/>
    <w:rsid w:val="00D0003F"/>
    <w:rsid w:val="00D0020A"/>
    <w:rsid w:val="00D00277"/>
    <w:rsid w:val="00D003AB"/>
    <w:rsid w:val="00D00B0B"/>
    <w:rsid w:val="00D00F56"/>
    <w:rsid w:val="00D00FAB"/>
    <w:rsid w:val="00D010F3"/>
    <w:rsid w:val="00D01348"/>
    <w:rsid w:val="00D0157B"/>
    <w:rsid w:val="00D017C0"/>
    <w:rsid w:val="00D01E9E"/>
    <w:rsid w:val="00D022D1"/>
    <w:rsid w:val="00D02598"/>
    <w:rsid w:val="00D026D5"/>
    <w:rsid w:val="00D028DA"/>
    <w:rsid w:val="00D02911"/>
    <w:rsid w:val="00D02AC6"/>
    <w:rsid w:val="00D02F4F"/>
    <w:rsid w:val="00D03265"/>
    <w:rsid w:val="00D03447"/>
    <w:rsid w:val="00D03458"/>
    <w:rsid w:val="00D036AE"/>
    <w:rsid w:val="00D036C7"/>
    <w:rsid w:val="00D036E6"/>
    <w:rsid w:val="00D0388E"/>
    <w:rsid w:val="00D03C14"/>
    <w:rsid w:val="00D04125"/>
    <w:rsid w:val="00D04128"/>
    <w:rsid w:val="00D0425F"/>
    <w:rsid w:val="00D043BA"/>
    <w:rsid w:val="00D0484F"/>
    <w:rsid w:val="00D04BF7"/>
    <w:rsid w:val="00D04FF2"/>
    <w:rsid w:val="00D0506B"/>
    <w:rsid w:val="00D0553E"/>
    <w:rsid w:val="00D05734"/>
    <w:rsid w:val="00D05BD1"/>
    <w:rsid w:val="00D05CDF"/>
    <w:rsid w:val="00D05F43"/>
    <w:rsid w:val="00D0608F"/>
    <w:rsid w:val="00D061A9"/>
    <w:rsid w:val="00D06298"/>
    <w:rsid w:val="00D062FD"/>
    <w:rsid w:val="00D063D3"/>
    <w:rsid w:val="00D065B7"/>
    <w:rsid w:val="00D06769"/>
    <w:rsid w:val="00D06977"/>
    <w:rsid w:val="00D06C68"/>
    <w:rsid w:val="00D06E21"/>
    <w:rsid w:val="00D0756C"/>
    <w:rsid w:val="00D07582"/>
    <w:rsid w:val="00D076BF"/>
    <w:rsid w:val="00D07700"/>
    <w:rsid w:val="00D07B55"/>
    <w:rsid w:val="00D07B6B"/>
    <w:rsid w:val="00D07D2E"/>
    <w:rsid w:val="00D07D3B"/>
    <w:rsid w:val="00D07EA8"/>
    <w:rsid w:val="00D1003A"/>
    <w:rsid w:val="00D101D7"/>
    <w:rsid w:val="00D10DCB"/>
    <w:rsid w:val="00D10E90"/>
    <w:rsid w:val="00D10FC5"/>
    <w:rsid w:val="00D111C7"/>
    <w:rsid w:val="00D113C7"/>
    <w:rsid w:val="00D119D9"/>
    <w:rsid w:val="00D11A68"/>
    <w:rsid w:val="00D11B64"/>
    <w:rsid w:val="00D11BAF"/>
    <w:rsid w:val="00D11E56"/>
    <w:rsid w:val="00D1233E"/>
    <w:rsid w:val="00D12642"/>
    <w:rsid w:val="00D126CC"/>
    <w:rsid w:val="00D127EA"/>
    <w:rsid w:val="00D1282F"/>
    <w:rsid w:val="00D128A1"/>
    <w:rsid w:val="00D128A2"/>
    <w:rsid w:val="00D130F4"/>
    <w:rsid w:val="00D1332C"/>
    <w:rsid w:val="00D13F6C"/>
    <w:rsid w:val="00D13F70"/>
    <w:rsid w:val="00D14344"/>
    <w:rsid w:val="00D14C3F"/>
    <w:rsid w:val="00D14E56"/>
    <w:rsid w:val="00D14E85"/>
    <w:rsid w:val="00D1550D"/>
    <w:rsid w:val="00D156A4"/>
    <w:rsid w:val="00D158AD"/>
    <w:rsid w:val="00D15968"/>
    <w:rsid w:val="00D15FB0"/>
    <w:rsid w:val="00D16332"/>
    <w:rsid w:val="00D16338"/>
    <w:rsid w:val="00D166A0"/>
    <w:rsid w:val="00D17332"/>
    <w:rsid w:val="00D173DF"/>
    <w:rsid w:val="00D17569"/>
    <w:rsid w:val="00D176F7"/>
    <w:rsid w:val="00D17759"/>
    <w:rsid w:val="00D177FA"/>
    <w:rsid w:val="00D17C71"/>
    <w:rsid w:val="00D17F3C"/>
    <w:rsid w:val="00D20017"/>
    <w:rsid w:val="00D2005D"/>
    <w:rsid w:val="00D2030E"/>
    <w:rsid w:val="00D20530"/>
    <w:rsid w:val="00D20F5F"/>
    <w:rsid w:val="00D2101E"/>
    <w:rsid w:val="00D21187"/>
    <w:rsid w:val="00D211A7"/>
    <w:rsid w:val="00D213AE"/>
    <w:rsid w:val="00D213C4"/>
    <w:rsid w:val="00D2175B"/>
    <w:rsid w:val="00D219EC"/>
    <w:rsid w:val="00D21CF4"/>
    <w:rsid w:val="00D22010"/>
    <w:rsid w:val="00D221B1"/>
    <w:rsid w:val="00D223B9"/>
    <w:rsid w:val="00D225DD"/>
    <w:rsid w:val="00D227FA"/>
    <w:rsid w:val="00D228D0"/>
    <w:rsid w:val="00D2298B"/>
    <w:rsid w:val="00D2299E"/>
    <w:rsid w:val="00D22B78"/>
    <w:rsid w:val="00D22C1F"/>
    <w:rsid w:val="00D22DC8"/>
    <w:rsid w:val="00D22F48"/>
    <w:rsid w:val="00D232A2"/>
    <w:rsid w:val="00D23B37"/>
    <w:rsid w:val="00D23FEB"/>
    <w:rsid w:val="00D24252"/>
    <w:rsid w:val="00D246FF"/>
    <w:rsid w:val="00D24847"/>
    <w:rsid w:val="00D24876"/>
    <w:rsid w:val="00D24DAC"/>
    <w:rsid w:val="00D24F1E"/>
    <w:rsid w:val="00D25274"/>
    <w:rsid w:val="00D2533A"/>
    <w:rsid w:val="00D256FC"/>
    <w:rsid w:val="00D25E0F"/>
    <w:rsid w:val="00D261D1"/>
    <w:rsid w:val="00D26736"/>
    <w:rsid w:val="00D269BC"/>
    <w:rsid w:val="00D26D68"/>
    <w:rsid w:val="00D27355"/>
    <w:rsid w:val="00D27464"/>
    <w:rsid w:val="00D2751D"/>
    <w:rsid w:val="00D2770E"/>
    <w:rsid w:val="00D27B9C"/>
    <w:rsid w:val="00D27F7C"/>
    <w:rsid w:val="00D30282"/>
    <w:rsid w:val="00D304D4"/>
    <w:rsid w:val="00D30A39"/>
    <w:rsid w:val="00D311FA"/>
    <w:rsid w:val="00D316EA"/>
    <w:rsid w:val="00D319F0"/>
    <w:rsid w:val="00D31CD3"/>
    <w:rsid w:val="00D31DA4"/>
    <w:rsid w:val="00D31F7B"/>
    <w:rsid w:val="00D324B5"/>
    <w:rsid w:val="00D32669"/>
    <w:rsid w:val="00D329C1"/>
    <w:rsid w:val="00D32CE7"/>
    <w:rsid w:val="00D32E09"/>
    <w:rsid w:val="00D32E91"/>
    <w:rsid w:val="00D33032"/>
    <w:rsid w:val="00D331C1"/>
    <w:rsid w:val="00D33334"/>
    <w:rsid w:val="00D33535"/>
    <w:rsid w:val="00D335E9"/>
    <w:rsid w:val="00D33B67"/>
    <w:rsid w:val="00D33E97"/>
    <w:rsid w:val="00D341E8"/>
    <w:rsid w:val="00D3459B"/>
    <w:rsid w:val="00D34609"/>
    <w:rsid w:val="00D34976"/>
    <w:rsid w:val="00D34E48"/>
    <w:rsid w:val="00D3541B"/>
    <w:rsid w:val="00D354E4"/>
    <w:rsid w:val="00D35640"/>
    <w:rsid w:val="00D357D9"/>
    <w:rsid w:val="00D35CCB"/>
    <w:rsid w:val="00D35EA6"/>
    <w:rsid w:val="00D3640C"/>
    <w:rsid w:val="00D365C5"/>
    <w:rsid w:val="00D366D9"/>
    <w:rsid w:val="00D3687F"/>
    <w:rsid w:val="00D368EE"/>
    <w:rsid w:val="00D36AC4"/>
    <w:rsid w:val="00D36E50"/>
    <w:rsid w:val="00D370F3"/>
    <w:rsid w:val="00D374D9"/>
    <w:rsid w:val="00D37B98"/>
    <w:rsid w:val="00D37DAD"/>
    <w:rsid w:val="00D37DD5"/>
    <w:rsid w:val="00D37F2B"/>
    <w:rsid w:val="00D40097"/>
    <w:rsid w:val="00D400A2"/>
    <w:rsid w:val="00D4019D"/>
    <w:rsid w:val="00D40373"/>
    <w:rsid w:val="00D404BD"/>
    <w:rsid w:val="00D40587"/>
    <w:rsid w:val="00D409EF"/>
    <w:rsid w:val="00D40BEA"/>
    <w:rsid w:val="00D40F90"/>
    <w:rsid w:val="00D41014"/>
    <w:rsid w:val="00D410BC"/>
    <w:rsid w:val="00D411B7"/>
    <w:rsid w:val="00D418AC"/>
    <w:rsid w:val="00D41A13"/>
    <w:rsid w:val="00D41AE8"/>
    <w:rsid w:val="00D41B47"/>
    <w:rsid w:val="00D420CC"/>
    <w:rsid w:val="00D423DD"/>
    <w:rsid w:val="00D4249F"/>
    <w:rsid w:val="00D427CE"/>
    <w:rsid w:val="00D42B4D"/>
    <w:rsid w:val="00D42DF5"/>
    <w:rsid w:val="00D43189"/>
    <w:rsid w:val="00D434B4"/>
    <w:rsid w:val="00D437D7"/>
    <w:rsid w:val="00D438C4"/>
    <w:rsid w:val="00D439CE"/>
    <w:rsid w:val="00D43DE4"/>
    <w:rsid w:val="00D43FB2"/>
    <w:rsid w:val="00D44086"/>
    <w:rsid w:val="00D445B2"/>
    <w:rsid w:val="00D44648"/>
    <w:rsid w:val="00D44A19"/>
    <w:rsid w:val="00D44D68"/>
    <w:rsid w:val="00D44EE1"/>
    <w:rsid w:val="00D44F04"/>
    <w:rsid w:val="00D45130"/>
    <w:rsid w:val="00D453D6"/>
    <w:rsid w:val="00D45A20"/>
    <w:rsid w:val="00D45C08"/>
    <w:rsid w:val="00D46093"/>
    <w:rsid w:val="00D465C5"/>
    <w:rsid w:val="00D46661"/>
    <w:rsid w:val="00D46D0E"/>
    <w:rsid w:val="00D46D96"/>
    <w:rsid w:val="00D46E07"/>
    <w:rsid w:val="00D46E4B"/>
    <w:rsid w:val="00D46E6F"/>
    <w:rsid w:val="00D472DB"/>
    <w:rsid w:val="00D47327"/>
    <w:rsid w:val="00D479E3"/>
    <w:rsid w:val="00D47A4E"/>
    <w:rsid w:val="00D47A6C"/>
    <w:rsid w:val="00D47BB1"/>
    <w:rsid w:val="00D47C49"/>
    <w:rsid w:val="00D47DDB"/>
    <w:rsid w:val="00D47E8C"/>
    <w:rsid w:val="00D47EFE"/>
    <w:rsid w:val="00D47F40"/>
    <w:rsid w:val="00D50105"/>
    <w:rsid w:val="00D50159"/>
    <w:rsid w:val="00D50317"/>
    <w:rsid w:val="00D503B6"/>
    <w:rsid w:val="00D50472"/>
    <w:rsid w:val="00D50670"/>
    <w:rsid w:val="00D50682"/>
    <w:rsid w:val="00D50749"/>
    <w:rsid w:val="00D50835"/>
    <w:rsid w:val="00D510DC"/>
    <w:rsid w:val="00D513F6"/>
    <w:rsid w:val="00D51457"/>
    <w:rsid w:val="00D51641"/>
    <w:rsid w:val="00D51789"/>
    <w:rsid w:val="00D51B4D"/>
    <w:rsid w:val="00D51D01"/>
    <w:rsid w:val="00D5205E"/>
    <w:rsid w:val="00D522F0"/>
    <w:rsid w:val="00D5279F"/>
    <w:rsid w:val="00D52D8D"/>
    <w:rsid w:val="00D52E46"/>
    <w:rsid w:val="00D5322D"/>
    <w:rsid w:val="00D532CB"/>
    <w:rsid w:val="00D53467"/>
    <w:rsid w:val="00D53654"/>
    <w:rsid w:val="00D53C5C"/>
    <w:rsid w:val="00D54202"/>
    <w:rsid w:val="00D54342"/>
    <w:rsid w:val="00D546A4"/>
    <w:rsid w:val="00D5483A"/>
    <w:rsid w:val="00D54D73"/>
    <w:rsid w:val="00D54ED6"/>
    <w:rsid w:val="00D550E3"/>
    <w:rsid w:val="00D552AE"/>
    <w:rsid w:val="00D552EC"/>
    <w:rsid w:val="00D55416"/>
    <w:rsid w:val="00D557EF"/>
    <w:rsid w:val="00D5592E"/>
    <w:rsid w:val="00D55C86"/>
    <w:rsid w:val="00D5605A"/>
    <w:rsid w:val="00D56530"/>
    <w:rsid w:val="00D5669E"/>
    <w:rsid w:val="00D56F41"/>
    <w:rsid w:val="00D5707E"/>
    <w:rsid w:val="00D57286"/>
    <w:rsid w:val="00D57366"/>
    <w:rsid w:val="00D579CE"/>
    <w:rsid w:val="00D57B33"/>
    <w:rsid w:val="00D57BA3"/>
    <w:rsid w:val="00D57BB3"/>
    <w:rsid w:val="00D57DED"/>
    <w:rsid w:val="00D57F6B"/>
    <w:rsid w:val="00D57F6C"/>
    <w:rsid w:val="00D57FC6"/>
    <w:rsid w:val="00D57FEB"/>
    <w:rsid w:val="00D601F1"/>
    <w:rsid w:val="00D60490"/>
    <w:rsid w:val="00D605BF"/>
    <w:rsid w:val="00D605CC"/>
    <w:rsid w:val="00D607C8"/>
    <w:rsid w:val="00D6090D"/>
    <w:rsid w:val="00D60B01"/>
    <w:rsid w:val="00D60EC9"/>
    <w:rsid w:val="00D610F2"/>
    <w:rsid w:val="00D613B7"/>
    <w:rsid w:val="00D61891"/>
    <w:rsid w:val="00D61B17"/>
    <w:rsid w:val="00D61BA2"/>
    <w:rsid w:val="00D62164"/>
    <w:rsid w:val="00D6247A"/>
    <w:rsid w:val="00D62B07"/>
    <w:rsid w:val="00D62D73"/>
    <w:rsid w:val="00D62F20"/>
    <w:rsid w:val="00D62F5B"/>
    <w:rsid w:val="00D634F8"/>
    <w:rsid w:val="00D63691"/>
    <w:rsid w:val="00D637B5"/>
    <w:rsid w:val="00D64256"/>
    <w:rsid w:val="00D647DD"/>
    <w:rsid w:val="00D6513A"/>
    <w:rsid w:val="00D654D5"/>
    <w:rsid w:val="00D6589D"/>
    <w:rsid w:val="00D658B5"/>
    <w:rsid w:val="00D65949"/>
    <w:rsid w:val="00D65A57"/>
    <w:rsid w:val="00D65BD9"/>
    <w:rsid w:val="00D65E96"/>
    <w:rsid w:val="00D660DE"/>
    <w:rsid w:val="00D662AB"/>
    <w:rsid w:val="00D66678"/>
    <w:rsid w:val="00D66C45"/>
    <w:rsid w:val="00D675F5"/>
    <w:rsid w:val="00D6784B"/>
    <w:rsid w:val="00D678B2"/>
    <w:rsid w:val="00D678B6"/>
    <w:rsid w:val="00D679B9"/>
    <w:rsid w:val="00D679E9"/>
    <w:rsid w:val="00D67AA7"/>
    <w:rsid w:val="00D67DAB"/>
    <w:rsid w:val="00D700DC"/>
    <w:rsid w:val="00D7012D"/>
    <w:rsid w:val="00D70335"/>
    <w:rsid w:val="00D704B9"/>
    <w:rsid w:val="00D70916"/>
    <w:rsid w:val="00D70AA3"/>
    <w:rsid w:val="00D70D81"/>
    <w:rsid w:val="00D71437"/>
    <w:rsid w:val="00D7144C"/>
    <w:rsid w:val="00D714C2"/>
    <w:rsid w:val="00D7176C"/>
    <w:rsid w:val="00D71B55"/>
    <w:rsid w:val="00D71D92"/>
    <w:rsid w:val="00D72211"/>
    <w:rsid w:val="00D72638"/>
    <w:rsid w:val="00D729AE"/>
    <w:rsid w:val="00D73457"/>
    <w:rsid w:val="00D735A8"/>
    <w:rsid w:val="00D73988"/>
    <w:rsid w:val="00D74399"/>
    <w:rsid w:val="00D7489B"/>
    <w:rsid w:val="00D74DC6"/>
    <w:rsid w:val="00D750F6"/>
    <w:rsid w:val="00D752A7"/>
    <w:rsid w:val="00D753B0"/>
    <w:rsid w:val="00D75481"/>
    <w:rsid w:val="00D75D36"/>
    <w:rsid w:val="00D75D93"/>
    <w:rsid w:val="00D75FEF"/>
    <w:rsid w:val="00D76300"/>
    <w:rsid w:val="00D76764"/>
    <w:rsid w:val="00D7683C"/>
    <w:rsid w:val="00D770E6"/>
    <w:rsid w:val="00D7714A"/>
    <w:rsid w:val="00D77239"/>
    <w:rsid w:val="00D77359"/>
    <w:rsid w:val="00D774E5"/>
    <w:rsid w:val="00D7754E"/>
    <w:rsid w:val="00D77631"/>
    <w:rsid w:val="00D77C80"/>
    <w:rsid w:val="00D800E2"/>
    <w:rsid w:val="00D800F5"/>
    <w:rsid w:val="00D8051A"/>
    <w:rsid w:val="00D80627"/>
    <w:rsid w:val="00D806DF"/>
    <w:rsid w:val="00D80797"/>
    <w:rsid w:val="00D80A07"/>
    <w:rsid w:val="00D811F2"/>
    <w:rsid w:val="00D8126F"/>
    <w:rsid w:val="00D814FF"/>
    <w:rsid w:val="00D81D1C"/>
    <w:rsid w:val="00D81F0C"/>
    <w:rsid w:val="00D81F53"/>
    <w:rsid w:val="00D820AF"/>
    <w:rsid w:val="00D82190"/>
    <w:rsid w:val="00D8260A"/>
    <w:rsid w:val="00D8274D"/>
    <w:rsid w:val="00D82962"/>
    <w:rsid w:val="00D82B82"/>
    <w:rsid w:val="00D8303D"/>
    <w:rsid w:val="00D8323B"/>
    <w:rsid w:val="00D83637"/>
    <w:rsid w:val="00D836F1"/>
    <w:rsid w:val="00D83AA8"/>
    <w:rsid w:val="00D83BE2"/>
    <w:rsid w:val="00D83CF6"/>
    <w:rsid w:val="00D83E47"/>
    <w:rsid w:val="00D83F1A"/>
    <w:rsid w:val="00D84276"/>
    <w:rsid w:val="00D84B8E"/>
    <w:rsid w:val="00D84BAA"/>
    <w:rsid w:val="00D84C64"/>
    <w:rsid w:val="00D85381"/>
    <w:rsid w:val="00D853AA"/>
    <w:rsid w:val="00D853D9"/>
    <w:rsid w:val="00D855E6"/>
    <w:rsid w:val="00D858C9"/>
    <w:rsid w:val="00D85B0B"/>
    <w:rsid w:val="00D85D89"/>
    <w:rsid w:val="00D86047"/>
    <w:rsid w:val="00D861E2"/>
    <w:rsid w:val="00D8663B"/>
    <w:rsid w:val="00D866AC"/>
    <w:rsid w:val="00D8674D"/>
    <w:rsid w:val="00D867CC"/>
    <w:rsid w:val="00D86AA9"/>
    <w:rsid w:val="00D86D68"/>
    <w:rsid w:val="00D86DAE"/>
    <w:rsid w:val="00D87047"/>
    <w:rsid w:val="00D87175"/>
    <w:rsid w:val="00D8788D"/>
    <w:rsid w:val="00D878BF"/>
    <w:rsid w:val="00D879BE"/>
    <w:rsid w:val="00D87B72"/>
    <w:rsid w:val="00D87E6B"/>
    <w:rsid w:val="00D90239"/>
    <w:rsid w:val="00D902F0"/>
    <w:rsid w:val="00D91A04"/>
    <w:rsid w:val="00D91B6F"/>
    <w:rsid w:val="00D91F36"/>
    <w:rsid w:val="00D9257B"/>
    <w:rsid w:val="00D925EC"/>
    <w:rsid w:val="00D92A27"/>
    <w:rsid w:val="00D93170"/>
    <w:rsid w:val="00D93BAD"/>
    <w:rsid w:val="00D93C5E"/>
    <w:rsid w:val="00D93DAD"/>
    <w:rsid w:val="00D943C6"/>
    <w:rsid w:val="00D947B4"/>
    <w:rsid w:val="00D94882"/>
    <w:rsid w:val="00D955D2"/>
    <w:rsid w:val="00D957D6"/>
    <w:rsid w:val="00D9596C"/>
    <w:rsid w:val="00D95B02"/>
    <w:rsid w:val="00D95B64"/>
    <w:rsid w:val="00D95BA0"/>
    <w:rsid w:val="00D95D4B"/>
    <w:rsid w:val="00D95D50"/>
    <w:rsid w:val="00D95E15"/>
    <w:rsid w:val="00D95F50"/>
    <w:rsid w:val="00D95FCF"/>
    <w:rsid w:val="00D963BA"/>
    <w:rsid w:val="00D9649F"/>
    <w:rsid w:val="00D967E9"/>
    <w:rsid w:val="00D9688A"/>
    <w:rsid w:val="00D96B46"/>
    <w:rsid w:val="00D96EEC"/>
    <w:rsid w:val="00D97D4F"/>
    <w:rsid w:val="00D97ED6"/>
    <w:rsid w:val="00D97F3F"/>
    <w:rsid w:val="00DA000C"/>
    <w:rsid w:val="00DA0792"/>
    <w:rsid w:val="00DA08FE"/>
    <w:rsid w:val="00DA0ACE"/>
    <w:rsid w:val="00DA1117"/>
    <w:rsid w:val="00DA1131"/>
    <w:rsid w:val="00DA169E"/>
    <w:rsid w:val="00DA1902"/>
    <w:rsid w:val="00DA1968"/>
    <w:rsid w:val="00DA1C59"/>
    <w:rsid w:val="00DA1C9F"/>
    <w:rsid w:val="00DA1D73"/>
    <w:rsid w:val="00DA1F19"/>
    <w:rsid w:val="00DA1FD2"/>
    <w:rsid w:val="00DA211F"/>
    <w:rsid w:val="00DA2325"/>
    <w:rsid w:val="00DA2436"/>
    <w:rsid w:val="00DA2485"/>
    <w:rsid w:val="00DA2ACE"/>
    <w:rsid w:val="00DA2CD4"/>
    <w:rsid w:val="00DA30DE"/>
    <w:rsid w:val="00DA362B"/>
    <w:rsid w:val="00DA368B"/>
    <w:rsid w:val="00DA39CA"/>
    <w:rsid w:val="00DA45D0"/>
    <w:rsid w:val="00DA46A5"/>
    <w:rsid w:val="00DA4857"/>
    <w:rsid w:val="00DA4AE0"/>
    <w:rsid w:val="00DA4FC8"/>
    <w:rsid w:val="00DA5482"/>
    <w:rsid w:val="00DA5AC5"/>
    <w:rsid w:val="00DA60E8"/>
    <w:rsid w:val="00DA61A7"/>
    <w:rsid w:val="00DA61DA"/>
    <w:rsid w:val="00DA6321"/>
    <w:rsid w:val="00DA671D"/>
    <w:rsid w:val="00DA6A53"/>
    <w:rsid w:val="00DA6DED"/>
    <w:rsid w:val="00DA6F26"/>
    <w:rsid w:val="00DA70E7"/>
    <w:rsid w:val="00DA71AC"/>
    <w:rsid w:val="00DA7321"/>
    <w:rsid w:val="00DA73E4"/>
    <w:rsid w:val="00DA74A7"/>
    <w:rsid w:val="00DA74F6"/>
    <w:rsid w:val="00DA7A55"/>
    <w:rsid w:val="00DA7E4E"/>
    <w:rsid w:val="00DB02D7"/>
    <w:rsid w:val="00DB0399"/>
    <w:rsid w:val="00DB058E"/>
    <w:rsid w:val="00DB0BBE"/>
    <w:rsid w:val="00DB0C0D"/>
    <w:rsid w:val="00DB1101"/>
    <w:rsid w:val="00DB1234"/>
    <w:rsid w:val="00DB12B3"/>
    <w:rsid w:val="00DB133C"/>
    <w:rsid w:val="00DB13F2"/>
    <w:rsid w:val="00DB14AB"/>
    <w:rsid w:val="00DB14BB"/>
    <w:rsid w:val="00DB15EA"/>
    <w:rsid w:val="00DB17A3"/>
    <w:rsid w:val="00DB1CE0"/>
    <w:rsid w:val="00DB1E44"/>
    <w:rsid w:val="00DB29AC"/>
    <w:rsid w:val="00DB2A8F"/>
    <w:rsid w:val="00DB2E44"/>
    <w:rsid w:val="00DB2ECB"/>
    <w:rsid w:val="00DB322F"/>
    <w:rsid w:val="00DB34A9"/>
    <w:rsid w:val="00DB3BF7"/>
    <w:rsid w:val="00DB3D76"/>
    <w:rsid w:val="00DB425D"/>
    <w:rsid w:val="00DB469E"/>
    <w:rsid w:val="00DB47B0"/>
    <w:rsid w:val="00DB4F56"/>
    <w:rsid w:val="00DB51E2"/>
    <w:rsid w:val="00DB5492"/>
    <w:rsid w:val="00DB54FA"/>
    <w:rsid w:val="00DB5697"/>
    <w:rsid w:val="00DB5A4C"/>
    <w:rsid w:val="00DB6105"/>
    <w:rsid w:val="00DB6139"/>
    <w:rsid w:val="00DB61A8"/>
    <w:rsid w:val="00DB629C"/>
    <w:rsid w:val="00DB68EB"/>
    <w:rsid w:val="00DB6B68"/>
    <w:rsid w:val="00DB75CB"/>
    <w:rsid w:val="00DB775C"/>
    <w:rsid w:val="00DB7C49"/>
    <w:rsid w:val="00DB7CAD"/>
    <w:rsid w:val="00DC004A"/>
    <w:rsid w:val="00DC00F7"/>
    <w:rsid w:val="00DC03CF"/>
    <w:rsid w:val="00DC055D"/>
    <w:rsid w:val="00DC072A"/>
    <w:rsid w:val="00DC083F"/>
    <w:rsid w:val="00DC09EB"/>
    <w:rsid w:val="00DC0F40"/>
    <w:rsid w:val="00DC0F42"/>
    <w:rsid w:val="00DC10B4"/>
    <w:rsid w:val="00DC2610"/>
    <w:rsid w:val="00DC2661"/>
    <w:rsid w:val="00DC26C3"/>
    <w:rsid w:val="00DC281C"/>
    <w:rsid w:val="00DC30FC"/>
    <w:rsid w:val="00DC3830"/>
    <w:rsid w:val="00DC3A2F"/>
    <w:rsid w:val="00DC3BBB"/>
    <w:rsid w:val="00DC3D8F"/>
    <w:rsid w:val="00DC3E42"/>
    <w:rsid w:val="00DC403C"/>
    <w:rsid w:val="00DC431C"/>
    <w:rsid w:val="00DC47EC"/>
    <w:rsid w:val="00DC4825"/>
    <w:rsid w:val="00DC490F"/>
    <w:rsid w:val="00DC4E0C"/>
    <w:rsid w:val="00DC50F0"/>
    <w:rsid w:val="00DC5450"/>
    <w:rsid w:val="00DC583F"/>
    <w:rsid w:val="00DC5BE4"/>
    <w:rsid w:val="00DC5D37"/>
    <w:rsid w:val="00DC6033"/>
    <w:rsid w:val="00DC6297"/>
    <w:rsid w:val="00DC6408"/>
    <w:rsid w:val="00DC6658"/>
    <w:rsid w:val="00DC6728"/>
    <w:rsid w:val="00DC6911"/>
    <w:rsid w:val="00DC6B24"/>
    <w:rsid w:val="00DC6BB5"/>
    <w:rsid w:val="00DC7230"/>
    <w:rsid w:val="00DC7291"/>
    <w:rsid w:val="00DD04E1"/>
    <w:rsid w:val="00DD0763"/>
    <w:rsid w:val="00DD0864"/>
    <w:rsid w:val="00DD0879"/>
    <w:rsid w:val="00DD0C20"/>
    <w:rsid w:val="00DD0EAE"/>
    <w:rsid w:val="00DD0F81"/>
    <w:rsid w:val="00DD11D1"/>
    <w:rsid w:val="00DD11F5"/>
    <w:rsid w:val="00DD15C6"/>
    <w:rsid w:val="00DD18DA"/>
    <w:rsid w:val="00DD18DC"/>
    <w:rsid w:val="00DD1975"/>
    <w:rsid w:val="00DD19BE"/>
    <w:rsid w:val="00DD1A15"/>
    <w:rsid w:val="00DD1A7C"/>
    <w:rsid w:val="00DD1AD2"/>
    <w:rsid w:val="00DD1C0D"/>
    <w:rsid w:val="00DD1E0F"/>
    <w:rsid w:val="00DD21DC"/>
    <w:rsid w:val="00DD2625"/>
    <w:rsid w:val="00DD26CD"/>
    <w:rsid w:val="00DD2BF2"/>
    <w:rsid w:val="00DD33ED"/>
    <w:rsid w:val="00DD34C2"/>
    <w:rsid w:val="00DD3572"/>
    <w:rsid w:val="00DD3AA6"/>
    <w:rsid w:val="00DD3E0D"/>
    <w:rsid w:val="00DD3EB9"/>
    <w:rsid w:val="00DD3EE9"/>
    <w:rsid w:val="00DD3EF4"/>
    <w:rsid w:val="00DD41F4"/>
    <w:rsid w:val="00DD420B"/>
    <w:rsid w:val="00DD4472"/>
    <w:rsid w:val="00DD4666"/>
    <w:rsid w:val="00DD5028"/>
    <w:rsid w:val="00DD512B"/>
    <w:rsid w:val="00DD51A5"/>
    <w:rsid w:val="00DD5300"/>
    <w:rsid w:val="00DD530E"/>
    <w:rsid w:val="00DD563D"/>
    <w:rsid w:val="00DD5658"/>
    <w:rsid w:val="00DD56B4"/>
    <w:rsid w:val="00DD5953"/>
    <w:rsid w:val="00DD5ADE"/>
    <w:rsid w:val="00DD5B98"/>
    <w:rsid w:val="00DD61F3"/>
    <w:rsid w:val="00DD639B"/>
    <w:rsid w:val="00DD6571"/>
    <w:rsid w:val="00DD6808"/>
    <w:rsid w:val="00DD6AA1"/>
    <w:rsid w:val="00DD6CB1"/>
    <w:rsid w:val="00DD6DD4"/>
    <w:rsid w:val="00DD6E6D"/>
    <w:rsid w:val="00DD6EC8"/>
    <w:rsid w:val="00DD7308"/>
    <w:rsid w:val="00DD73B1"/>
    <w:rsid w:val="00DD7601"/>
    <w:rsid w:val="00DD7625"/>
    <w:rsid w:val="00DD782B"/>
    <w:rsid w:val="00DD7AED"/>
    <w:rsid w:val="00DD7EFA"/>
    <w:rsid w:val="00DD7F84"/>
    <w:rsid w:val="00DD7FBA"/>
    <w:rsid w:val="00DE0364"/>
    <w:rsid w:val="00DE06EA"/>
    <w:rsid w:val="00DE0863"/>
    <w:rsid w:val="00DE0960"/>
    <w:rsid w:val="00DE09EB"/>
    <w:rsid w:val="00DE0E03"/>
    <w:rsid w:val="00DE0EAD"/>
    <w:rsid w:val="00DE0EC9"/>
    <w:rsid w:val="00DE1099"/>
    <w:rsid w:val="00DE10E7"/>
    <w:rsid w:val="00DE1267"/>
    <w:rsid w:val="00DE18C3"/>
    <w:rsid w:val="00DE1B01"/>
    <w:rsid w:val="00DE1C66"/>
    <w:rsid w:val="00DE228B"/>
    <w:rsid w:val="00DE274A"/>
    <w:rsid w:val="00DE27B5"/>
    <w:rsid w:val="00DE2F35"/>
    <w:rsid w:val="00DE2F5B"/>
    <w:rsid w:val="00DE3436"/>
    <w:rsid w:val="00DE3790"/>
    <w:rsid w:val="00DE381F"/>
    <w:rsid w:val="00DE3CBB"/>
    <w:rsid w:val="00DE40A6"/>
    <w:rsid w:val="00DE447C"/>
    <w:rsid w:val="00DE4560"/>
    <w:rsid w:val="00DE4627"/>
    <w:rsid w:val="00DE4C6C"/>
    <w:rsid w:val="00DE4E6C"/>
    <w:rsid w:val="00DE57E6"/>
    <w:rsid w:val="00DE5A1B"/>
    <w:rsid w:val="00DE5B81"/>
    <w:rsid w:val="00DE5E68"/>
    <w:rsid w:val="00DE6566"/>
    <w:rsid w:val="00DE664D"/>
    <w:rsid w:val="00DE690F"/>
    <w:rsid w:val="00DE6A68"/>
    <w:rsid w:val="00DE6DB4"/>
    <w:rsid w:val="00DE6F96"/>
    <w:rsid w:val="00DE6FE6"/>
    <w:rsid w:val="00DE745F"/>
    <w:rsid w:val="00DE7CBD"/>
    <w:rsid w:val="00DE7D5E"/>
    <w:rsid w:val="00DE7DFC"/>
    <w:rsid w:val="00DE7F02"/>
    <w:rsid w:val="00DF02A9"/>
    <w:rsid w:val="00DF0C3E"/>
    <w:rsid w:val="00DF0FF1"/>
    <w:rsid w:val="00DF1426"/>
    <w:rsid w:val="00DF1430"/>
    <w:rsid w:val="00DF1CF0"/>
    <w:rsid w:val="00DF1D44"/>
    <w:rsid w:val="00DF2044"/>
    <w:rsid w:val="00DF23CC"/>
    <w:rsid w:val="00DF26E3"/>
    <w:rsid w:val="00DF2A72"/>
    <w:rsid w:val="00DF2BA1"/>
    <w:rsid w:val="00DF2E77"/>
    <w:rsid w:val="00DF2EB1"/>
    <w:rsid w:val="00DF3386"/>
    <w:rsid w:val="00DF3B0D"/>
    <w:rsid w:val="00DF3D3C"/>
    <w:rsid w:val="00DF4019"/>
    <w:rsid w:val="00DF41CC"/>
    <w:rsid w:val="00DF45FE"/>
    <w:rsid w:val="00DF46F5"/>
    <w:rsid w:val="00DF4B59"/>
    <w:rsid w:val="00DF5033"/>
    <w:rsid w:val="00DF5110"/>
    <w:rsid w:val="00DF5673"/>
    <w:rsid w:val="00DF5791"/>
    <w:rsid w:val="00DF582F"/>
    <w:rsid w:val="00DF5F55"/>
    <w:rsid w:val="00DF60EA"/>
    <w:rsid w:val="00DF61B7"/>
    <w:rsid w:val="00DF6276"/>
    <w:rsid w:val="00DF6413"/>
    <w:rsid w:val="00DF6590"/>
    <w:rsid w:val="00DF661F"/>
    <w:rsid w:val="00DF6673"/>
    <w:rsid w:val="00DF6C2F"/>
    <w:rsid w:val="00DF6FE0"/>
    <w:rsid w:val="00DF70F1"/>
    <w:rsid w:val="00DF710C"/>
    <w:rsid w:val="00DF7283"/>
    <w:rsid w:val="00DF754B"/>
    <w:rsid w:val="00DF7E98"/>
    <w:rsid w:val="00E0024F"/>
    <w:rsid w:val="00E005A4"/>
    <w:rsid w:val="00E00700"/>
    <w:rsid w:val="00E00767"/>
    <w:rsid w:val="00E00C6B"/>
    <w:rsid w:val="00E00CA2"/>
    <w:rsid w:val="00E014EB"/>
    <w:rsid w:val="00E0177D"/>
    <w:rsid w:val="00E01A0B"/>
    <w:rsid w:val="00E01A81"/>
    <w:rsid w:val="00E01CD3"/>
    <w:rsid w:val="00E01D4F"/>
    <w:rsid w:val="00E02502"/>
    <w:rsid w:val="00E02B70"/>
    <w:rsid w:val="00E02DA7"/>
    <w:rsid w:val="00E02DB4"/>
    <w:rsid w:val="00E03008"/>
    <w:rsid w:val="00E03213"/>
    <w:rsid w:val="00E03343"/>
    <w:rsid w:val="00E03425"/>
    <w:rsid w:val="00E038A7"/>
    <w:rsid w:val="00E04171"/>
    <w:rsid w:val="00E04746"/>
    <w:rsid w:val="00E047DE"/>
    <w:rsid w:val="00E04CF1"/>
    <w:rsid w:val="00E04F68"/>
    <w:rsid w:val="00E04FD3"/>
    <w:rsid w:val="00E05141"/>
    <w:rsid w:val="00E0549B"/>
    <w:rsid w:val="00E05714"/>
    <w:rsid w:val="00E05B14"/>
    <w:rsid w:val="00E05BD3"/>
    <w:rsid w:val="00E0608B"/>
    <w:rsid w:val="00E06273"/>
    <w:rsid w:val="00E062B5"/>
    <w:rsid w:val="00E06314"/>
    <w:rsid w:val="00E063A5"/>
    <w:rsid w:val="00E063F9"/>
    <w:rsid w:val="00E06416"/>
    <w:rsid w:val="00E0653E"/>
    <w:rsid w:val="00E06772"/>
    <w:rsid w:val="00E0709F"/>
    <w:rsid w:val="00E07638"/>
    <w:rsid w:val="00E0764A"/>
    <w:rsid w:val="00E07BAB"/>
    <w:rsid w:val="00E07D01"/>
    <w:rsid w:val="00E07DDC"/>
    <w:rsid w:val="00E07E43"/>
    <w:rsid w:val="00E1020A"/>
    <w:rsid w:val="00E1030C"/>
    <w:rsid w:val="00E10602"/>
    <w:rsid w:val="00E107BB"/>
    <w:rsid w:val="00E1089C"/>
    <w:rsid w:val="00E10A7C"/>
    <w:rsid w:val="00E10EB4"/>
    <w:rsid w:val="00E11198"/>
    <w:rsid w:val="00E1123A"/>
    <w:rsid w:val="00E112A9"/>
    <w:rsid w:val="00E1145B"/>
    <w:rsid w:val="00E1170A"/>
    <w:rsid w:val="00E11838"/>
    <w:rsid w:val="00E11E9B"/>
    <w:rsid w:val="00E11F59"/>
    <w:rsid w:val="00E12019"/>
    <w:rsid w:val="00E1280D"/>
    <w:rsid w:val="00E12A59"/>
    <w:rsid w:val="00E12F45"/>
    <w:rsid w:val="00E13155"/>
    <w:rsid w:val="00E13247"/>
    <w:rsid w:val="00E13B9E"/>
    <w:rsid w:val="00E14301"/>
    <w:rsid w:val="00E14A22"/>
    <w:rsid w:val="00E14BA9"/>
    <w:rsid w:val="00E14CD3"/>
    <w:rsid w:val="00E14F7A"/>
    <w:rsid w:val="00E15378"/>
    <w:rsid w:val="00E15F6F"/>
    <w:rsid w:val="00E164CE"/>
    <w:rsid w:val="00E164D3"/>
    <w:rsid w:val="00E167CF"/>
    <w:rsid w:val="00E16906"/>
    <w:rsid w:val="00E16C8F"/>
    <w:rsid w:val="00E16DF0"/>
    <w:rsid w:val="00E170E7"/>
    <w:rsid w:val="00E171D8"/>
    <w:rsid w:val="00E174B1"/>
    <w:rsid w:val="00E17621"/>
    <w:rsid w:val="00E176C2"/>
    <w:rsid w:val="00E17819"/>
    <w:rsid w:val="00E17A0D"/>
    <w:rsid w:val="00E17B2C"/>
    <w:rsid w:val="00E17BEF"/>
    <w:rsid w:val="00E17EDE"/>
    <w:rsid w:val="00E17F5C"/>
    <w:rsid w:val="00E17F93"/>
    <w:rsid w:val="00E20106"/>
    <w:rsid w:val="00E205A0"/>
    <w:rsid w:val="00E2087C"/>
    <w:rsid w:val="00E20A6E"/>
    <w:rsid w:val="00E20A7E"/>
    <w:rsid w:val="00E20B07"/>
    <w:rsid w:val="00E21213"/>
    <w:rsid w:val="00E21344"/>
    <w:rsid w:val="00E21495"/>
    <w:rsid w:val="00E2149D"/>
    <w:rsid w:val="00E21776"/>
    <w:rsid w:val="00E21D26"/>
    <w:rsid w:val="00E21EC3"/>
    <w:rsid w:val="00E21EF4"/>
    <w:rsid w:val="00E22569"/>
    <w:rsid w:val="00E22A60"/>
    <w:rsid w:val="00E22AAF"/>
    <w:rsid w:val="00E22CB6"/>
    <w:rsid w:val="00E22D08"/>
    <w:rsid w:val="00E22F35"/>
    <w:rsid w:val="00E22F83"/>
    <w:rsid w:val="00E2317D"/>
    <w:rsid w:val="00E237B1"/>
    <w:rsid w:val="00E23A21"/>
    <w:rsid w:val="00E23A40"/>
    <w:rsid w:val="00E23AB2"/>
    <w:rsid w:val="00E24A9A"/>
    <w:rsid w:val="00E251C7"/>
    <w:rsid w:val="00E25260"/>
    <w:rsid w:val="00E254E6"/>
    <w:rsid w:val="00E25508"/>
    <w:rsid w:val="00E25CDD"/>
    <w:rsid w:val="00E260E0"/>
    <w:rsid w:val="00E261A6"/>
    <w:rsid w:val="00E26285"/>
    <w:rsid w:val="00E26786"/>
    <w:rsid w:val="00E26A98"/>
    <w:rsid w:val="00E26B52"/>
    <w:rsid w:val="00E27540"/>
    <w:rsid w:val="00E2767A"/>
    <w:rsid w:val="00E27723"/>
    <w:rsid w:val="00E27BEE"/>
    <w:rsid w:val="00E30331"/>
    <w:rsid w:val="00E3044B"/>
    <w:rsid w:val="00E3065E"/>
    <w:rsid w:val="00E30886"/>
    <w:rsid w:val="00E30C24"/>
    <w:rsid w:val="00E30D9B"/>
    <w:rsid w:val="00E30FFB"/>
    <w:rsid w:val="00E313B8"/>
    <w:rsid w:val="00E3147A"/>
    <w:rsid w:val="00E31B4F"/>
    <w:rsid w:val="00E31B72"/>
    <w:rsid w:val="00E31C4F"/>
    <w:rsid w:val="00E31EE6"/>
    <w:rsid w:val="00E32305"/>
    <w:rsid w:val="00E32524"/>
    <w:rsid w:val="00E325AE"/>
    <w:rsid w:val="00E32609"/>
    <w:rsid w:val="00E3299C"/>
    <w:rsid w:val="00E33498"/>
    <w:rsid w:val="00E336DC"/>
    <w:rsid w:val="00E33779"/>
    <w:rsid w:val="00E33DC2"/>
    <w:rsid w:val="00E3412B"/>
    <w:rsid w:val="00E342BE"/>
    <w:rsid w:val="00E34671"/>
    <w:rsid w:val="00E34A2B"/>
    <w:rsid w:val="00E34A70"/>
    <w:rsid w:val="00E34FCA"/>
    <w:rsid w:val="00E35174"/>
    <w:rsid w:val="00E35476"/>
    <w:rsid w:val="00E356BE"/>
    <w:rsid w:val="00E357D8"/>
    <w:rsid w:val="00E35AF2"/>
    <w:rsid w:val="00E35BF1"/>
    <w:rsid w:val="00E35CF0"/>
    <w:rsid w:val="00E35ED8"/>
    <w:rsid w:val="00E36480"/>
    <w:rsid w:val="00E367C9"/>
    <w:rsid w:val="00E36902"/>
    <w:rsid w:val="00E3698A"/>
    <w:rsid w:val="00E36B4A"/>
    <w:rsid w:val="00E36D56"/>
    <w:rsid w:val="00E36EB2"/>
    <w:rsid w:val="00E36FEA"/>
    <w:rsid w:val="00E370B1"/>
    <w:rsid w:val="00E370DF"/>
    <w:rsid w:val="00E3719C"/>
    <w:rsid w:val="00E3783B"/>
    <w:rsid w:val="00E37A63"/>
    <w:rsid w:val="00E37B4C"/>
    <w:rsid w:val="00E37BBE"/>
    <w:rsid w:val="00E40313"/>
    <w:rsid w:val="00E40442"/>
    <w:rsid w:val="00E404C4"/>
    <w:rsid w:val="00E4075E"/>
    <w:rsid w:val="00E40882"/>
    <w:rsid w:val="00E40A52"/>
    <w:rsid w:val="00E40A7F"/>
    <w:rsid w:val="00E40E4D"/>
    <w:rsid w:val="00E41399"/>
    <w:rsid w:val="00E413DA"/>
    <w:rsid w:val="00E4178E"/>
    <w:rsid w:val="00E41AF3"/>
    <w:rsid w:val="00E420F3"/>
    <w:rsid w:val="00E42147"/>
    <w:rsid w:val="00E42340"/>
    <w:rsid w:val="00E423CF"/>
    <w:rsid w:val="00E4250D"/>
    <w:rsid w:val="00E42660"/>
    <w:rsid w:val="00E4270F"/>
    <w:rsid w:val="00E427A2"/>
    <w:rsid w:val="00E42861"/>
    <w:rsid w:val="00E42D7B"/>
    <w:rsid w:val="00E42F56"/>
    <w:rsid w:val="00E4325A"/>
    <w:rsid w:val="00E43283"/>
    <w:rsid w:val="00E432A1"/>
    <w:rsid w:val="00E4355A"/>
    <w:rsid w:val="00E43562"/>
    <w:rsid w:val="00E43D04"/>
    <w:rsid w:val="00E43D37"/>
    <w:rsid w:val="00E43DC4"/>
    <w:rsid w:val="00E4403D"/>
    <w:rsid w:val="00E445EF"/>
    <w:rsid w:val="00E4477C"/>
    <w:rsid w:val="00E44D33"/>
    <w:rsid w:val="00E4508C"/>
    <w:rsid w:val="00E45273"/>
    <w:rsid w:val="00E4552F"/>
    <w:rsid w:val="00E45986"/>
    <w:rsid w:val="00E45ABC"/>
    <w:rsid w:val="00E45C4E"/>
    <w:rsid w:val="00E45F12"/>
    <w:rsid w:val="00E461D9"/>
    <w:rsid w:val="00E46208"/>
    <w:rsid w:val="00E46442"/>
    <w:rsid w:val="00E465E8"/>
    <w:rsid w:val="00E46B98"/>
    <w:rsid w:val="00E46BB4"/>
    <w:rsid w:val="00E46DB1"/>
    <w:rsid w:val="00E47010"/>
    <w:rsid w:val="00E47200"/>
    <w:rsid w:val="00E47AE6"/>
    <w:rsid w:val="00E508FA"/>
    <w:rsid w:val="00E50F03"/>
    <w:rsid w:val="00E50F3E"/>
    <w:rsid w:val="00E50FB4"/>
    <w:rsid w:val="00E5101B"/>
    <w:rsid w:val="00E51328"/>
    <w:rsid w:val="00E51334"/>
    <w:rsid w:val="00E51470"/>
    <w:rsid w:val="00E516BE"/>
    <w:rsid w:val="00E51739"/>
    <w:rsid w:val="00E51A8F"/>
    <w:rsid w:val="00E520C6"/>
    <w:rsid w:val="00E522AD"/>
    <w:rsid w:val="00E52711"/>
    <w:rsid w:val="00E52B97"/>
    <w:rsid w:val="00E52FAD"/>
    <w:rsid w:val="00E531BD"/>
    <w:rsid w:val="00E531E4"/>
    <w:rsid w:val="00E53283"/>
    <w:rsid w:val="00E534A9"/>
    <w:rsid w:val="00E536C5"/>
    <w:rsid w:val="00E5370E"/>
    <w:rsid w:val="00E5386F"/>
    <w:rsid w:val="00E53F41"/>
    <w:rsid w:val="00E54388"/>
    <w:rsid w:val="00E54710"/>
    <w:rsid w:val="00E54903"/>
    <w:rsid w:val="00E54AEC"/>
    <w:rsid w:val="00E54B78"/>
    <w:rsid w:val="00E54E24"/>
    <w:rsid w:val="00E54E44"/>
    <w:rsid w:val="00E54F5A"/>
    <w:rsid w:val="00E54FF6"/>
    <w:rsid w:val="00E554A7"/>
    <w:rsid w:val="00E55594"/>
    <w:rsid w:val="00E557CD"/>
    <w:rsid w:val="00E557F7"/>
    <w:rsid w:val="00E55896"/>
    <w:rsid w:val="00E559B8"/>
    <w:rsid w:val="00E559EE"/>
    <w:rsid w:val="00E55E32"/>
    <w:rsid w:val="00E5609C"/>
    <w:rsid w:val="00E560DD"/>
    <w:rsid w:val="00E56252"/>
    <w:rsid w:val="00E5630F"/>
    <w:rsid w:val="00E56506"/>
    <w:rsid w:val="00E56559"/>
    <w:rsid w:val="00E56685"/>
    <w:rsid w:val="00E56C90"/>
    <w:rsid w:val="00E56E75"/>
    <w:rsid w:val="00E57DFA"/>
    <w:rsid w:val="00E57E01"/>
    <w:rsid w:val="00E603CE"/>
    <w:rsid w:val="00E606CD"/>
    <w:rsid w:val="00E6080C"/>
    <w:rsid w:val="00E60979"/>
    <w:rsid w:val="00E60C0B"/>
    <w:rsid w:val="00E60D66"/>
    <w:rsid w:val="00E6101F"/>
    <w:rsid w:val="00E6103A"/>
    <w:rsid w:val="00E61595"/>
    <w:rsid w:val="00E6181B"/>
    <w:rsid w:val="00E6196B"/>
    <w:rsid w:val="00E61A2A"/>
    <w:rsid w:val="00E62035"/>
    <w:rsid w:val="00E620D6"/>
    <w:rsid w:val="00E621B2"/>
    <w:rsid w:val="00E62327"/>
    <w:rsid w:val="00E62B19"/>
    <w:rsid w:val="00E62D8A"/>
    <w:rsid w:val="00E6346E"/>
    <w:rsid w:val="00E63571"/>
    <w:rsid w:val="00E635A4"/>
    <w:rsid w:val="00E636ED"/>
    <w:rsid w:val="00E639C4"/>
    <w:rsid w:val="00E63C17"/>
    <w:rsid w:val="00E63C2E"/>
    <w:rsid w:val="00E63C6E"/>
    <w:rsid w:val="00E63DCD"/>
    <w:rsid w:val="00E64070"/>
    <w:rsid w:val="00E640C8"/>
    <w:rsid w:val="00E6415A"/>
    <w:rsid w:val="00E6453E"/>
    <w:rsid w:val="00E645E6"/>
    <w:rsid w:val="00E64C59"/>
    <w:rsid w:val="00E64D21"/>
    <w:rsid w:val="00E64FFF"/>
    <w:rsid w:val="00E65545"/>
    <w:rsid w:val="00E6563E"/>
    <w:rsid w:val="00E65C60"/>
    <w:rsid w:val="00E660CC"/>
    <w:rsid w:val="00E660E5"/>
    <w:rsid w:val="00E6617B"/>
    <w:rsid w:val="00E662F7"/>
    <w:rsid w:val="00E6685A"/>
    <w:rsid w:val="00E668BF"/>
    <w:rsid w:val="00E66ABC"/>
    <w:rsid w:val="00E66B78"/>
    <w:rsid w:val="00E66BB8"/>
    <w:rsid w:val="00E66D47"/>
    <w:rsid w:val="00E66E4A"/>
    <w:rsid w:val="00E66FBB"/>
    <w:rsid w:val="00E6713D"/>
    <w:rsid w:val="00E676DA"/>
    <w:rsid w:val="00E67B86"/>
    <w:rsid w:val="00E7002A"/>
    <w:rsid w:val="00E701DC"/>
    <w:rsid w:val="00E702DE"/>
    <w:rsid w:val="00E703BA"/>
    <w:rsid w:val="00E703EB"/>
    <w:rsid w:val="00E70614"/>
    <w:rsid w:val="00E70841"/>
    <w:rsid w:val="00E7090B"/>
    <w:rsid w:val="00E70FFD"/>
    <w:rsid w:val="00E7107B"/>
    <w:rsid w:val="00E71189"/>
    <w:rsid w:val="00E7123E"/>
    <w:rsid w:val="00E71606"/>
    <w:rsid w:val="00E716A3"/>
    <w:rsid w:val="00E718CC"/>
    <w:rsid w:val="00E71C6D"/>
    <w:rsid w:val="00E721AF"/>
    <w:rsid w:val="00E722F8"/>
    <w:rsid w:val="00E7274C"/>
    <w:rsid w:val="00E7283D"/>
    <w:rsid w:val="00E72ADB"/>
    <w:rsid w:val="00E72D92"/>
    <w:rsid w:val="00E72DE5"/>
    <w:rsid w:val="00E7308A"/>
    <w:rsid w:val="00E73756"/>
    <w:rsid w:val="00E737FE"/>
    <w:rsid w:val="00E73BA0"/>
    <w:rsid w:val="00E73BA4"/>
    <w:rsid w:val="00E73D46"/>
    <w:rsid w:val="00E7407F"/>
    <w:rsid w:val="00E74704"/>
    <w:rsid w:val="00E74870"/>
    <w:rsid w:val="00E74925"/>
    <w:rsid w:val="00E74997"/>
    <w:rsid w:val="00E74C1C"/>
    <w:rsid w:val="00E7505D"/>
    <w:rsid w:val="00E75254"/>
    <w:rsid w:val="00E75591"/>
    <w:rsid w:val="00E756BC"/>
    <w:rsid w:val="00E7570F"/>
    <w:rsid w:val="00E75C71"/>
    <w:rsid w:val="00E75D3C"/>
    <w:rsid w:val="00E75D71"/>
    <w:rsid w:val="00E75EED"/>
    <w:rsid w:val="00E764A1"/>
    <w:rsid w:val="00E7671F"/>
    <w:rsid w:val="00E7675F"/>
    <w:rsid w:val="00E76A86"/>
    <w:rsid w:val="00E76B00"/>
    <w:rsid w:val="00E76C17"/>
    <w:rsid w:val="00E7748F"/>
    <w:rsid w:val="00E7773B"/>
    <w:rsid w:val="00E77949"/>
    <w:rsid w:val="00E77A0D"/>
    <w:rsid w:val="00E77C96"/>
    <w:rsid w:val="00E77D84"/>
    <w:rsid w:val="00E77EF1"/>
    <w:rsid w:val="00E77F5C"/>
    <w:rsid w:val="00E8029D"/>
    <w:rsid w:val="00E803DD"/>
    <w:rsid w:val="00E80784"/>
    <w:rsid w:val="00E80A23"/>
    <w:rsid w:val="00E80D07"/>
    <w:rsid w:val="00E80E84"/>
    <w:rsid w:val="00E80E9C"/>
    <w:rsid w:val="00E80F86"/>
    <w:rsid w:val="00E811CA"/>
    <w:rsid w:val="00E8120F"/>
    <w:rsid w:val="00E812C0"/>
    <w:rsid w:val="00E81627"/>
    <w:rsid w:val="00E82573"/>
    <w:rsid w:val="00E82AE2"/>
    <w:rsid w:val="00E82C08"/>
    <w:rsid w:val="00E82C1C"/>
    <w:rsid w:val="00E82EA5"/>
    <w:rsid w:val="00E839B8"/>
    <w:rsid w:val="00E83A0A"/>
    <w:rsid w:val="00E83BBD"/>
    <w:rsid w:val="00E842B4"/>
    <w:rsid w:val="00E8432B"/>
    <w:rsid w:val="00E84C1C"/>
    <w:rsid w:val="00E84E07"/>
    <w:rsid w:val="00E84F5E"/>
    <w:rsid w:val="00E84FCC"/>
    <w:rsid w:val="00E852C8"/>
    <w:rsid w:val="00E853EC"/>
    <w:rsid w:val="00E854F8"/>
    <w:rsid w:val="00E855AF"/>
    <w:rsid w:val="00E8579B"/>
    <w:rsid w:val="00E85CD2"/>
    <w:rsid w:val="00E85FE6"/>
    <w:rsid w:val="00E86F3F"/>
    <w:rsid w:val="00E871F9"/>
    <w:rsid w:val="00E8755B"/>
    <w:rsid w:val="00E879B9"/>
    <w:rsid w:val="00E87CB4"/>
    <w:rsid w:val="00E87D93"/>
    <w:rsid w:val="00E904D1"/>
    <w:rsid w:val="00E90899"/>
    <w:rsid w:val="00E90F3E"/>
    <w:rsid w:val="00E9143D"/>
    <w:rsid w:val="00E9188A"/>
    <w:rsid w:val="00E919EF"/>
    <w:rsid w:val="00E91C03"/>
    <w:rsid w:val="00E91F58"/>
    <w:rsid w:val="00E923E1"/>
    <w:rsid w:val="00E92548"/>
    <w:rsid w:val="00E92556"/>
    <w:rsid w:val="00E92AAA"/>
    <w:rsid w:val="00E93233"/>
    <w:rsid w:val="00E932C7"/>
    <w:rsid w:val="00E93341"/>
    <w:rsid w:val="00E936D9"/>
    <w:rsid w:val="00E93827"/>
    <w:rsid w:val="00E942BA"/>
    <w:rsid w:val="00E943BF"/>
    <w:rsid w:val="00E943EA"/>
    <w:rsid w:val="00E94A5E"/>
    <w:rsid w:val="00E94AC8"/>
    <w:rsid w:val="00E95111"/>
    <w:rsid w:val="00E9556E"/>
    <w:rsid w:val="00E956A1"/>
    <w:rsid w:val="00E95834"/>
    <w:rsid w:val="00E9584A"/>
    <w:rsid w:val="00E95A59"/>
    <w:rsid w:val="00E95BAA"/>
    <w:rsid w:val="00E95C58"/>
    <w:rsid w:val="00E9615B"/>
    <w:rsid w:val="00E965C7"/>
    <w:rsid w:val="00E96764"/>
    <w:rsid w:val="00E967A8"/>
    <w:rsid w:val="00E96DF4"/>
    <w:rsid w:val="00E96E62"/>
    <w:rsid w:val="00E96EEB"/>
    <w:rsid w:val="00E970C4"/>
    <w:rsid w:val="00E9742C"/>
    <w:rsid w:val="00E979E4"/>
    <w:rsid w:val="00E979EE"/>
    <w:rsid w:val="00EA043D"/>
    <w:rsid w:val="00EA0615"/>
    <w:rsid w:val="00EA09E6"/>
    <w:rsid w:val="00EA0E57"/>
    <w:rsid w:val="00EA0E76"/>
    <w:rsid w:val="00EA1181"/>
    <w:rsid w:val="00EA125C"/>
    <w:rsid w:val="00EA1456"/>
    <w:rsid w:val="00EA1BB3"/>
    <w:rsid w:val="00EA2358"/>
    <w:rsid w:val="00EA277D"/>
    <w:rsid w:val="00EA2804"/>
    <w:rsid w:val="00EA28BF"/>
    <w:rsid w:val="00EA2901"/>
    <w:rsid w:val="00EA290C"/>
    <w:rsid w:val="00EA34BE"/>
    <w:rsid w:val="00EA37F9"/>
    <w:rsid w:val="00EA3815"/>
    <w:rsid w:val="00EA3D10"/>
    <w:rsid w:val="00EA3DDA"/>
    <w:rsid w:val="00EA3E2B"/>
    <w:rsid w:val="00EA3FFA"/>
    <w:rsid w:val="00EA4140"/>
    <w:rsid w:val="00EA42DC"/>
    <w:rsid w:val="00EA4452"/>
    <w:rsid w:val="00EA473D"/>
    <w:rsid w:val="00EA4A8C"/>
    <w:rsid w:val="00EA52B4"/>
    <w:rsid w:val="00EA54EC"/>
    <w:rsid w:val="00EA5612"/>
    <w:rsid w:val="00EA5B52"/>
    <w:rsid w:val="00EA5BAF"/>
    <w:rsid w:val="00EA5CB4"/>
    <w:rsid w:val="00EA6094"/>
    <w:rsid w:val="00EA6355"/>
    <w:rsid w:val="00EA65E3"/>
    <w:rsid w:val="00EA69D8"/>
    <w:rsid w:val="00EA77C8"/>
    <w:rsid w:val="00EA78B1"/>
    <w:rsid w:val="00EA7B5C"/>
    <w:rsid w:val="00EB0EB8"/>
    <w:rsid w:val="00EB0EEE"/>
    <w:rsid w:val="00EB10BA"/>
    <w:rsid w:val="00EB13BF"/>
    <w:rsid w:val="00EB1582"/>
    <w:rsid w:val="00EB19AD"/>
    <w:rsid w:val="00EB1A18"/>
    <w:rsid w:val="00EB1CE9"/>
    <w:rsid w:val="00EB212D"/>
    <w:rsid w:val="00EB272B"/>
    <w:rsid w:val="00EB2933"/>
    <w:rsid w:val="00EB2E8E"/>
    <w:rsid w:val="00EB3078"/>
    <w:rsid w:val="00EB3533"/>
    <w:rsid w:val="00EB3947"/>
    <w:rsid w:val="00EB3DBB"/>
    <w:rsid w:val="00EB3DD2"/>
    <w:rsid w:val="00EB4163"/>
    <w:rsid w:val="00EB440A"/>
    <w:rsid w:val="00EB441E"/>
    <w:rsid w:val="00EB4485"/>
    <w:rsid w:val="00EB4494"/>
    <w:rsid w:val="00EB465E"/>
    <w:rsid w:val="00EB4B2C"/>
    <w:rsid w:val="00EB4B56"/>
    <w:rsid w:val="00EB5174"/>
    <w:rsid w:val="00EB51A5"/>
    <w:rsid w:val="00EB52D6"/>
    <w:rsid w:val="00EB56E0"/>
    <w:rsid w:val="00EB5A12"/>
    <w:rsid w:val="00EB5F52"/>
    <w:rsid w:val="00EB65B7"/>
    <w:rsid w:val="00EB661C"/>
    <w:rsid w:val="00EB6F7C"/>
    <w:rsid w:val="00EB721C"/>
    <w:rsid w:val="00EB75D0"/>
    <w:rsid w:val="00EB780F"/>
    <w:rsid w:val="00EB7E4F"/>
    <w:rsid w:val="00EC00E5"/>
    <w:rsid w:val="00EC09B4"/>
    <w:rsid w:val="00EC0ADA"/>
    <w:rsid w:val="00EC0AEF"/>
    <w:rsid w:val="00EC0BCD"/>
    <w:rsid w:val="00EC10DE"/>
    <w:rsid w:val="00EC1137"/>
    <w:rsid w:val="00EC1182"/>
    <w:rsid w:val="00EC19CA"/>
    <w:rsid w:val="00EC2015"/>
    <w:rsid w:val="00EC23C0"/>
    <w:rsid w:val="00EC247E"/>
    <w:rsid w:val="00EC257F"/>
    <w:rsid w:val="00EC3017"/>
    <w:rsid w:val="00EC311B"/>
    <w:rsid w:val="00EC34E2"/>
    <w:rsid w:val="00EC373A"/>
    <w:rsid w:val="00EC3AD4"/>
    <w:rsid w:val="00EC3C06"/>
    <w:rsid w:val="00EC3DD3"/>
    <w:rsid w:val="00EC3F1B"/>
    <w:rsid w:val="00EC4047"/>
    <w:rsid w:val="00EC40EC"/>
    <w:rsid w:val="00EC42B4"/>
    <w:rsid w:val="00EC4422"/>
    <w:rsid w:val="00EC46D8"/>
    <w:rsid w:val="00EC49F0"/>
    <w:rsid w:val="00EC4B62"/>
    <w:rsid w:val="00EC4CDE"/>
    <w:rsid w:val="00EC4F79"/>
    <w:rsid w:val="00EC5063"/>
    <w:rsid w:val="00EC51CF"/>
    <w:rsid w:val="00EC554D"/>
    <w:rsid w:val="00EC56E0"/>
    <w:rsid w:val="00EC5C14"/>
    <w:rsid w:val="00EC5CE5"/>
    <w:rsid w:val="00EC5EE0"/>
    <w:rsid w:val="00EC5F0A"/>
    <w:rsid w:val="00EC6839"/>
    <w:rsid w:val="00EC6F9C"/>
    <w:rsid w:val="00EC7564"/>
    <w:rsid w:val="00EC7C75"/>
    <w:rsid w:val="00EC7D76"/>
    <w:rsid w:val="00ED020F"/>
    <w:rsid w:val="00ED093F"/>
    <w:rsid w:val="00ED150C"/>
    <w:rsid w:val="00ED15FF"/>
    <w:rsid w:val="00ED18DE"/>
    <w:rsid w:val="00ED196E"/>
    <w:rsid w:val="00ED1AF5"/>
    <w:rsid w:val="00ED1D4D"/>
    <w:rsid w:val="00ED2057"/>
    <w:rsid w:val="00ED227E"/>
    <w:rsid w:val="00ED25B2"/>
    <w:rsid w:val="00ED2801"/>
    <w:rsid w:val="00ED3291"/>
    <w:rsid w:val="00ED339C"/>
    <w:rsid w:val="00ED34BD"/>
    <w:rsid w:val="00ED3A23"/>
    <w:rsid w:val="00ED3B41"/>
    <w:rsid w:val="00ED3C68"/>
    <w:rsid w:val="00ED3E2B"/>
    <w:rsid w:val="00ED3FA3"/>
    <w:rsid w:val="00ED44BE"/>
    <w:rsid w:val="00ED456D"/>
    <w:rsid w:val="00ED4976"/>
    <w:rsid w:val="00ED497E"/>
    <w:rsid w:val="00ED49EF"/>
    <w:rsid w:val="00ED4E08"/>
    <w:rsid w:val="00ED4FC1"/>
    <w:rsid w:val="00ED50A6"/>
    <w:rsid w:val="00ED51CC"/>
    <w:rsid w:val="00ED5208"/>
    <w:rsid w:val="00ED534A"/>
    <w:rsid w:val="00ED55AF"/>
    <w:rsid w:val="00ED5AFC"/>
    <w:rsid w:val="00ED5D71"/>
    <w:rsid w:val="00ED5D91"/>
    <w:rsid w:val="00ED6012"/>
    <w:rsid w:val="00ED61B8"/>
    <w:rsid w:val="00ED673C"/>
    <w:rsid w:val="00ED682E"/>
    <w:rsid w:val="00ED6A20"/>
    <w:rsid w:val="00ED6B34"/>
    <w:rsid w:val="00ED748A"/>
    <w:rsid w:val="00ED7595"/>
    <w:rsid w:val="00ED78F2"/>
    <w:rsid w:val="00ED7A0D"/>
    <w:rsid w:val="00ED7CCC"/>
    <w:rsid w:val="00ED7D6D"/>
    <w:rsid w:val="00EE02CF"/>
    <w:rsid w:val="00EE0624"/>
    <w:rsid w:val="00EE0811"/>
    <w:rsid w:val="00EE092D"/>
    <w:rsid w:val="00EE11B4"/>
    <w:rsid w:val="00EE1414"/>
    <w:rsid w:val="00EE16EA"/>
    <w:rsid w:val="00EE1E1C"/>
    <w:rsid w:val="00EE205C"/>
    <w:rsid w:val="00EE20F8"/>
    <w:rsid w:val="00EE253A"/>
    <w:rsid w:val="00EE2544"/>
    <w:rsid w:val="00EE2DBC"/>
    <w:rsid w:val="00EE32B6"/>
    <w:rsid w:val="00EE354B"/>
    <w:rsid w:val="00EE369B"/>
    <w:rsid w:val="00EE40FF"/>
    <w:rsid w:val="00EE410D"/>
    <w:rsid w:val="00EE413B"/>
    <w:rsid w:val="00EE4545"/>
    <w:rsid w:val="00EE491E"/>
    <w:rsid w:val="00EE4DFE"/>
    <w:rsid w:val="00EE5175"/>
    <w:rsid w:val="00EE5245"/>
    <w:rsid w:val="00EE59B0"/>
    <w:rsid w:val="00EE5AB7"/>
    <w:rsid w:val="00EE5DAA"/>
    <w:rsid w:val="00EE5E0D"/>
    <w:rsid w:val="00EE5EBF"/>
    <w:rsid w:val="00EE5F17"/>
    <w:rsid w:val="00EE62F6"/>
    <w:rsid w:val="00EE641D"/>
    <w:rsid w:val="00EE6459"/>
    <w:rsid w:val="00EE671F"/>
    <w:rsid w:val="00EE6944"/>
    <w:rsid w:val="00EE6FD3"/>
    <w:rsid w:val="00EE7002"/>
    <w:rsid w:val="00EE71C7"/>
    <w:rsid w:val="00EE75F3"/>
    <w:rsid w:val="00EE774A"/>
    <w:rsid w:val="00EE7782"/>
    <w:rsid w:val="00EE7F7B"/>
    <w:rsid w:val="00EF0005"/>
    <w:rsid w:val="00EF01EF"/>
    <w:rsid w:val="00EF0450"/>
    <w:rsid w:val="00EF0742"/>
    <w:rsid w:val="00EF0A61"/>
    <w:rsid w:val="00EF0BD0"/>
    <w:rsid w:val="00EF13ED"/>
    <w:rsid w:val="00EF15C8"/>
    <w:rsid w:val="00EF160F"/>
    <w:rsid w:val="00EF161E"/>
    <w:rsid w:val="00EF17A4"/>
    <w:rsid w:val="00EF1817"/>
    <w:rsid w:val="00EF1EFE"/>
    <w:rsid w:val="00EF1F5F"/>
    <w:rsid w:val="00EF1F79"/>
    <w:rsid w:val="00EF1F7F"/>
    <w:rsid w:val="00EF26B6"/>
    <w:rsid w:val="00EF27F1"/>
    <w:rsid w:val="00EF2B33"/>
    <w:rsid w:val="00EF2B7F"/>
    <w:rsid w:val="00EF2F74"/>
    <w:rsid w:val="00EF2F7D"/>
    <w:rsid w:val="00EF311F"/>
    <w:rsid w:val="00EF3193"/>
    <w:rsid w:val="00EF31A9"/>
    <w:rsid w:val="00EF33D4"/>
    <w:rsid w:val="00EF39F0"/>
    <w:rsid w:val="00EF3C0B"/>
    <w:rsid w:val="00EF416A"/>
    <w:rsid w:val="00EF42D9"/>
    <w:rsid w:val="00EF4432"/>
    <w:rsid w:val="00EF445B"/>
    <w:rsid w:val="00EF460B"/>
    <w:rsid w:val="00EF51B1"/>
    <w:rsid w:val="00EF5739"/>
    <w:rsid w:val="00EF5951"/>
    <w:rsid w:val="00EF5A20"/>
    <w:rsid w:val="00EF5ABD"/>
    <w:rsid w:val="00EF5F8D"/>
    <w:rsid w:val="00EF6147"/>
    <w:rsid w:val="00EF6159"/>
    <w:rsid w:val="00EF6704"/>
    <w:rsid w:val="00EF6A83"/>
    <w:rsid w:val="00EF6BCC"/>
    <w:rsid w:val="00EF6F5F"/>
    <w:rsid w:val="00EF6F8A"/>
    <w:rsid w:val="00EF6F95"/>
    <w:rsid w:val="00EF721C"/>
    <w:rsid w:val="00EF7450"/>
    <w:rsid w:val="00EF75E2"/>
    <w:rsid w:val="00EF7C62"/>
    <w:rsid w:val="00F0001B"/>
    <w:rsid w:val="00F000FE"/>
    <w:rsid w:val="00F004ED"/>
    <w:rsid w:val="00F00B74"/>
    <w:rsid w:val="00F00E3F"/>
    <w:rsid w:val="00F01195"/>
    <w:rsid w:val="00F02541"/>
    <w:rsid w:val="00F02563"/>
    <w:rsid w:val="00F0271D"/>
    <w:rsid w:val="00F02EE8"/>
    <w:rsid w:val="00F02F32"/>
    <w:rsid w:val="00F031FE"/>
    <w:rsid w:val="00F0350E"/>
    <w:rsid w:val="00F0361F"/>
    <w:rsid w:val="00F038CB"/>
    <w:rsid w:val="00F03A0F"/>
    <w:rsid w:val="00F03AA2"/>
    <w:rsid w:val="00F03CC3"/>
    <w:rsid w:val="00F03E62"/>
    <w:rsid w:val="00F0435A"/>
    <w:rsid w:val="00F0464E"/>
    <w:rsid w:val="00F046C3"/>
    <w:rsid w:val="00F049EB"/>
    <w:rsid w:val="00F04A41"/>
    <w:rsid w:val="00F04C27"/>
    <w:rsid w:val="00F04D7C"/>
    <w:rsid w:val="00F05266"/>
    <w:rsid w:val="00F053B1"/>
    <w:rsid w:val="00F055A9"/>
    <w:rsid w:val="00F06235"/>
    <w:rsid w:val="00F062D9"/>
    <w:rsid w:val="00F06322"/>
    <w:rsid w:val="00F06652"/>
    <w:rsid w:val="00F06937"/>
    <w:rsid w:val="00F06B3A"/>
    <w:rsid w:val="00F0711D"/>
    <w:rsid w:val="00F0731E"/>
    <w:rsid w:val="00F07340"/>
    <w:rsid w:val="00F07380"/>
    <w:rsid w:val="00F0769B"/>
    <w:rsid w:val="00F0791B"/>
    <w:rsid w:val="00F07DD3"/>
    <w:rsid w:val="00F1012B"/>
    <w:rsid w:val="00F10142"/>
    <w:rsid w:val="00F10393"/>
    <w:rsid w:val="00F105D9"/>
    <w:rsid w:val="00F10875"/>
    <w:rsid w:val="00F1097C"/>
    <w:rsid w:val="00F113D0"/>
    <w:rsid w:val="00F115AC"/>
    <w:rsid w:val="00F1198A"/>
    <w:rsid w:val="00F11A74"/>
    <w:rsid w:val="00F11BD0"/>
    <w:rsid w:val="00F11CB0"/>
    <w:rsid w:val="00F11DE8"/>
    <w:rsid w:val="00F1211B"/>
    <w:rsid w:val="00F122E9"/>
    <w:rsid w:val="00F12330"/>
    <w:rsid w:val="00F12431"/>
    <w:rsid w:val="00F1276D"/>
    <w:rsid w:val="00F1284D"/>
    <w:rsid w:val="00F1284E"/>
    <w:rsid w:val="00F12A52"/>
    <w:rsid w:val="00F12AA9"/>
    <w:rsid w:val="00F12B42"/>
    <w:rsid w:val="00F12D5A"/>
    <w:rsid w:val="00F12D8E"/>
    <w:rsid w:val="00F1308B"/>
    <w:rsid w:val="00F1348A"/>
    <w:rsid w:val="00F137AC"/>
    <w:rsid w:val="00F1396A"/>
    <w:rsid w:val="00F13DED"/>
    <w:rsid w:val="00F13F81"/>
    <w:rsid w:val="00F147FA"/>
    <w:rsid w:val="00F14829"/>
    <w:rsid w:val="00F14989"/>
    <w:rsid w:val="00F14F4E"/>
    <w:rsid w:val="00F14F75"/>
    <w:rsid w:val="00F1500B"/>
    <w:rsid w:val="00F1513D"/>
    <w:rsid w:val="00F160CE"/>
    <w:rsid w:val="00F16553"/>
    <w:rsid w:val="00F16A08"/>
    <w:rsid w:val="00F16FCA"/>
    <w:rsid w:val="00F17EA6"/>
    <w:rsid w:val="00F2012B"/>
    <w:rsid w:val="00F20440"/>
    <w:rsid w:val="00F20AD8"/>
    <w:rsid w:val="00F20BC2"/>
    <w:rsid w:val="00F20CA6"/>
    <w:rsid w:val="00F210C3"/>
    <w:rsid w:val="00F2119E"/>
    <w:rsid w:val="00F213F2"/>
    <w:rsid w:val="00F21781"/>
    <w:rsid w:val="00F21C29"/>
    <w:rsid w:val="00F21C97"/>
    <w:rsid w:val="00F2223A"/>
    <w:rsid w:val="00F2237C"/>
    <w:rsid w:val="00F22B25"/>
    <w:rsid w:val="00F22D14"/>
    <w:rsid w:val="00F232C0"/>
    <w:rsid w:val="00F23314"/>
    <w:rsid w:val="00F23341"/>
    <w:rsid w:val="00F23EB2"/>
    <w:rsid w:val="00F249CF"/>
    <w:rsid w:val="00F24A1C"/>
    <w:rsid w:val="00F2511E"/>
    <w:rsid w:val="00F25162"/>
    <w:rsid w:val="00F251E6"/>
    <w:rsid w:val="00F253B1"/>
    <w:rsid w:val="00F25931"/>
    <w:rsid w:val="00F25E6D"/>
    <w:rsid w:val="00F25EC1"/>
    <w:rsid w:val="00F260C9"/>
    <w:rsid w:val="00F261E2"/>
    <w:rsid w:val="00F261F0"/>
    <w:rsid w:val="00F2625D"/>
    <w:rsid w:val="00F26428"/>
    <w:rsid w:val="00F265AB"/>
    <w:rsid w:val="00F2690F"/>
    <w:rsid w:val="00F26D00"/>
    <w:rsid w:val="00F26D07"/>
    <w:rsid w:val="00F26DEF"/>
    <w:rsid w:val="00F26E65"/>
    <w:rsid w:val="00F27262"/>
    <w:rsid w:val="00F27412"/>
    <w:rsid w:val="00F27575"/>
    <w:rsid w:val="00F2770D"/>
    <w:rsid w:val="00F27747"/>
    <w:rsid w:val="00F27A51"/>
    <w:rsid w:val="00F27DD1"/>
    <w:rsid w:val="00F3058F"/>
    <w:rsid w:val="00F309C5"/>
    <w:rsid w:val="00F30D00"/>
    <w:rsid w:val="00F30DB9"/>
    <w:rsid w:val="00F30E5C"/>
    <w:rsid w:val="00F30FCF"/>
    <w:rsid w:val="00F31267"/>
    <w:rsid w:val="00F31673"/>
    <w:rsid w:val="00F318E1"/>
    <w:rsid w:val="00F31964"/>
    <w:rsid w:val="00F31BBE"/>
    <w:rsid w:val="00F31CBA"/>
    <w:rsid w:val="00F31DBA"/>
    <w:rsid w:val="00F31E42"/>
    <w:rsid w:val="00F31F41"/>
    <w:rsid w:val="00F32055"/>
    <w:rsid w:val="00F32353"/>
    <w:rsid w:val="00F3250E"/>
    <w:rsid w:val="00F32CA1"/>
    <w:rsid w:val="00F33022"/>
    <w:rsid w:val="00F33B59"/>
    <w:rsid w:val="00F33D41"/>
    <w:rsid w:val="00F33EB0"/>
    <w:rsid w:val="00F33F40"/>
    <w:rsid w:val="00F3447C"/>
    <w:rsid w:val="00F344E0"/>
    <w:rsid w:val="00F34D33"/>
    <w:rsid w:val="00F34D37"/>
    <w:rsid w:val="00F34D6A"/>
    <w:rsid w:val="00F34D74"/>
    <w:rsid w:val="00F34FE0"/>
    <w:rsid w:val="00F350EB"/>
    <w:rsid w:val="00F35436"/>
    <w:rsid w:val="00F35872"/>
    <w:rsid w:val="00F35893"/>
    <w:rsid w:val="00F35944"/>
    <w:rsid w:val="00F35AA5"/>
    <w:rsid w:val="00F35E50"/>
    <w:rsid w:val="00F36369"/>
    <w:rsid w:val="00F364AE"/>
    <w:rsid w:val="00F36BE1"/>
    <w:rsid w:val="00F36E3C"/>
    <w:rsid w:val="00F36EE3"/>
    <w:rsid w:val="00F37534"/>
    <w:rsid w:val="00F376D2"/>
    <w:rsid w:val="00F3770F"/>
    <w:rsid w:val="00F3784B"/>
    <w:rsid w:val="00F37B48"/>
    <w:rsid w:val="00F37C44"/>
    <w:rsid w:val="00F4000D"/>
    <w:rsid w:val="00F4098B"/>
    <w:rsid w:val="00F40B13"/>
    <w:rsid w:val="00F40B47"/>
    <w:rsid w:val="00F40B4D"/>
    <w:rsid w:val="00F40FD3"/>
    <w:rsid w:val="00F4105E"/>
    <w:rsid w:val="00F416C4"/>
    <w:rsid w:val="00F4245C"/>
    <w:rsid w:val="00F42678"/>
    <w:rsid w:val="00F42798"/>
    <w:rsid w:val="00F42881"/>
    <w:rsid w:val="00F42920"/>
    <w:rsid w:val="00F42D46"/>
    <w:rsid w:val="00F42E66"/>
    <w:rsid w:val="00F42E8B"/>
    <w:rsid w:val="00F43046"/>
    <w:rsid w:val="00F43860"/>
    <w:rsid w:val="00F439BB"/>
    <w:rsid w:val="00F43B89"/>
    <w:rsid w:val="00F44406"/>
    <w:rsid w:val="00F44746"/>
    <w:rsid w:val="00F4482F"/>
    <w:rsid w:val="00F4487D"/>
    <w:rsid w:val="00F449EC"/>
    <w:rsid w:val="00F44DD1"/>
    <w:rsid w:val="00F45159"/>
    <w:rsid w:val="00F451F4"/>
    <w:rsid w:val="00F4524A"/>
    <w:rsid w:val="00F4534A"/>
    <w:rsid w:val="00F456F6"/>
    <w:rsid w:val="00F45737"/>
    <w:rsid w:val="00F457C3"/>
    <w:rsid w:val="00F45CDD"/>
    <w:rsid w:val="00F46380"/>
    <w:rsid w:val="00F46C57"/>
    <w:rsid w:val="00F4721D"/>
    <w:rsid w:val="00F47277"/>
    <w:rsid w:val="00F478FF"/>
    <w:rsid w:val="00F4794B"/>
    <w:rsid w:val="00F47CF7"/>
    <w:rsid w:val="00F47F02"/>
    <w:rsid w:val="00F50145"/>
    <w:rsid w:val="00F50491"/>
    <w:rsid w:val="00F5063A"/>
    <w:rsid w:val="00F50A5B"/>
    <w:rsid w:val="00F50DBA"/>
    <w:rsid w:val="00F51203"/>
    <w:rsid w:val="00F51447"/>
    <w:rsid w:val="00F51496"/>
    <w:rsid w:val="00F517A6"/>
    <w:rsid w:val="00F51D5D"/>
    <w:rsid w:val="00F52588"/>
    <w:rsid w:val="00F52611"/>
    <w:rsid w:val="00F526E7"/>
    <w:rsid w:val="00F52C81"/>
    <w:rsid w:val="00F52CA6"/>
    <w:rsid w:val="00F53388"/>
    <w:rsid w:val="00F53A56"/>
    <w:rsid w:val="00F544E8"/>
    <w:rsid w:val="00F54746"/>
    <w:rsid w:val="00F54779"/>
    <w:rsid w:val="00F54C52"/>
    <w:rsid w:val="00F54DD1"/>
    <w:rsid w:val="00F5503D"/>
    <w:rsid w:val="00F55359"/>
    <w:rsid w:val="00F5537A"/>
    <w:rsid w:val="00F55504"/>
    <w:rsid w:val="00F55E2D"/>
    <w:rsid w:val="00F56219"/>
    <w:rsid w:val="00F56380"/>
    <w:rsid w:val="00F567B0"/>
    <w:rsid w:val="00F56EFA"/>
    <w:rsid w:val="00F56F38"/>
    <w:rsid w:val="00F57CCA"/>
    <w:rsid w:val="00F57CE6"/>
    <w:rsid w:val="00F60005"/>
    <w:rsid w:val="00F603CD"/>
    <w:rsid w:val="00F604C1"/>
    <w:rsid w:val="00F611F3"/>
    <w:rsid w:val="00F6131B"/>
    <w:rsid w:val="00F61341"/>
    <w:rsid w:val="00F61441"/>
    <w:rsid w:val="00F6147A"/>
    <w:rsid w:val="00F6151D"/>
    <w:rsid w:val="00F61C68"/>
    <w:rsid w:val="00F61F4A"/>
    <w:rsid w:val="00F61FB8"/>
    <w:rsid w:val="00F62450"/>
    <w:rsid w:val="00F6292F"/>
    <w:rsid w:val="00F629EC"/>
    <w:rsid w:val="00F62B8F"/>
    <w:rsid w:val="00F63492"/>
    <w:rsid w:val="00F635F4"/>
    <w:rsid w:val="00F6382F"/>
    <w:rsid w:val="00F63DCD"/>
    <w:rsid w:val="00F64276"/>
    <w:rsid w:val="00F6458F"/>
    <w:rsid w:val="00F645F8"/>
    <w:rsid w:val="00F64767"/>
    <w:rsid w:val="00F648CE"/>
    <w:rsid w:val="00F64B18"/>
    <w:rsid w:val="00F650F8"/>
    <w:rsid w:val="00F653B6"/>
    <w:rsid w:val="00F65497"/>
    <w:rsid w:val="00F65F02"/>
    <w:rsid w:val="00F65FFC"/>
    <w:rsid w:val="00F66090"/>
    <w:rsid w:val="00F66382"/>
    <w:rsid w:val="00F665AE"/>
    <w:rsid w:val="00F66711"/>
    <w:rsid w:val="00F66BBE"/>
    <w:rsid w:val="00F67625"/>
    <w:rsid w:val="00F67BDD"/>
    <w:rsid w:val="00F67FA4"/>
    <w:rsid w:val="00F700E4"/>
    <w:rsid w:val="00F70125"/>
    <w:rsid w:val="00F7015B"/>
    <w:rsid w:val="00F70665"/>
    <w:rsid w:val="00F709BB"/>
    <w:rsid w:val="00F70DAB"/>
    <w:rsid w:val="00F70E63"/>
    <w:rsid w:val="00F70F80"/>
    <w:rsid w:val="00F717A1"/>
    <w:rsid w:val="00F72181"/>
    <w:rsid w:val="00F72334"/>
    <w:rsid w:val="00F723E1"/>
    <w:rsid w:val="00F72592"/>
    <w:rsid w:val="00F726DC"/>
    <w:rsid w:val="00F72701"/>
    <w:rsid w:val="00F72979"/>
    <w:rsid w:val="00F73850"/>
    <w:rsid w:val="00F7464B"/>
    <w:rsid w:val="00F74FA7"/>
    <w:rsid w:val="00F7511C"/>
    <w:rsid w:val="00F7557A"/>
    <w:rsid w:val="00F757EC"/>
    <w:rsid w:val="00F75C70"/>
    <w:rsid w:val="00F75C7E"/>
    <w:rsid w:val="00F76079"/>
    <w:rsid w:val="00F76585"/>
    <w:rsid w:val="00F7674A"/>
    <w:rsid w:val="00F769B9"/>
    <w:rsid w:val="00F76D8A"/>
    <w:rsid w:val="00F76ED3"/>
    <w:rsid w:val="00F76FD4"/>
    <w:rsid w:val="00F77026"/>
    <w:rsid w:val="00F771B7"/>
    <w:rsid w:val="00F77273"/>
    <w:rsid w:val="00F773E1"/>
    <w:rsid w:val="00F77438"/>
    <w:rsid w:val="00F77452"/>
    <w:rsid w:val="00F776F4"/>
    <w:rsid w:val="00F77ADE"/>
    <w:rsid w:val="00F77D16"/>
    <w:rsid w:val="00F80857"/>
    <w:rsid w:val="00F80C35"/>
    <w:rsid w:val="00F80EF0"/>
    <w:rsid w:val="00F8162C"/>
    <w:rsid w:val="00F81638"/>
    <w:rsid w:val="00F81649"/>
    <w:rsid w:val="00F81883"/>
    <w:rsid w:val="00F81EE2"/>
    <w:rsid w:val="00F823D3"/>
    <w:rsid w:val="00F82630"/>
    <w:rsid w:val="00F8270D"/>
    <w:rsid w:val="00F827A8"/>
    <w:rsid w:val="00F82A20"/>
    <w:rsid w:val="00F82DD2"/>
    <w:rsid w:val="00F82EAD"/>
    <w:rsid w:val="00F830B6"/>
    <w:rsid w:val="00F8311B"/>
    <w:rsid w:val="00F8403C"/>
    <w:rsid w:val="00F84140"/>
    <w:rsid w:val="00F84BFD"/>
    <w:rsid w:val="00F84C9F"/>
    <w:rsid w:val="00F84D44"/>
    <w:rsid w:val="00F84E88"/>
    <w:rsid w:val="00F84FE1"/>
    <w:rsid w:val="00F851A5"/>
    <w:rsid w:val="00F857E0"/>
    <w:rsid w:val="00F85AD9"/>
    <w:rsid w:val="00F85BA1"/>
    <w:rsid w:val="00F862DB"/>
    <w:rsid w:val="00F86665"/>
    <w:rsid w:val="00F867B6"/>
    <w:rsid w:val="00F869C2"/>
    <w:rsid w:val="00F86E3B"/>
    <w:rsid w:val="00F870B8"/>
    <w:rsid w:val="00F874BF"/>
    <w:rsid w:val="00F874C8"/>
    <w:rsid w:val="00F8754A"/>
    <w:rsid w:val="00F876FB"/>
    <w:rsid w:val="00F87A87"/>
    <w:rsid w:val="00F87D20"/>
    <w:rsid w:val="00F90741"/>
    <w:rsid w:val="00F90828"/>
    <w:rsid w:val="00F90F7D"/>
    <w:rsid w:val="00F91694"/>
    <w:rsid w:val="00F919A7"/>
    <w:rsid w:val="00F91A74"/>
    <w:rsid w:val="00F91EF2"/>
    <w:rsid w:val="00F91FB7"/>
    <w:rsid w:val="00F92005"/>
    <w:rsid w:val="00F921EC"/>
    <w:rsid w:val="00F92215"/>
    <w:rsid w:val="00F9233D"/>
    <w:rsid w:val="00F9252A"/>
    <w:rsid w:val="00F9257F"/>
    <w:rsid w:val="00F92C3F"/>
    <w:rsid w:val="00F92DE9"/>
    <w:rsid w:val="00F92EA3"/>
    <w:rsid w:val="00F930EB"/>
    <w:rsid w:val="00F932D8"/>
    <w:rsid w:val="00F93418"/>
    <w:rsid w:val="00F93655"/>
    <w:rsid w:val="00F9399E"/>
    <w:rsid w:val="00F9416B"/>
    <w:rsid w:val="00F942FE"/>
    <w:rsid w:val="00F944A8"/>
    <w:rsid w:val="00F94703"/>
    <w:rsid w:val="00F95060"/>
    <w:rsid w:val="00F95265"/>
    <w:rsid w:val="00F95384"/>
    <w:rsid w:val="00F9552E"/>
    <w:rsid w:val="00F956A4"/>
    <w:rsid w:val="00F95903"/>
    <w:rsid w:val="00F95F9E"/>
    <w:rsid w:val="00F9626C"/>
    <w:rsid w:val="00F96E81"/>
    <w:rsid w:val="00F96EBC"/>
    <w:rsid w:val="00F970D1"/>
    <w:rsid w:val="00F97187"/>
    <w:rsid w:val="00F974B6"/>
    <w:rsid w:val="00F974C1"/>
    <w:rsid w:val="00F97579"/>
    <w:rsid w:val="00F978C0"/>
    <w:rsid w:val="00F97B9B"/>
    <w:rsid w:val="00F97CAC"/>
    <w:rsid w:val="00F97CE0"/>
    <w:rsid w:val="00F97D92"/>
    <w:rsid w:val="00FA008D"/>
    <w:rsid w:val="00FA0265"/>
    <w:rsid w:val="00FA05F6"/>
    <w:rsid w:val="00FA0625"/>
    <w:rsid w:val="00FA08D7"/>
    <w:rsid w:val="00FA0A3B"/>
    <w:rsid w:val="00FA10CC"/>
    <w:rsid w:val="00FA114C"/>
    <w:rsid w:val="00FA115B"/>
    <w:rsid w:val="00FA1617"/>
    <w:rsid w:val="00FA19A9"/>
    <w:rsid w:val="00FA1D1B"/>
    <w:rsid w:val="00FA1DF9"/>
    <w:rsid w:val="00FA1EFC"/>
    <w:rsid w:val="00FA1F92"/>
    <w:rsid w:val="00FA20DC"/>
    <w:rsid w:val="00FA24E3"/>
    <w:rsid w:val="00FA26A4"/>
    <w:rsid w:val="00FA2931"/>
    <w:rsid w:val="00FA2D7F"/>
    <w:rsid w:val="00FA2D8B"/>
    <w:rsid w:val="00FA3114"/>
    <w:rsid w:val="00FA3974"/>
    <w:rsid w:val="00FA3D09"/>
    <w:rsid w:val="00FA3DDB"/>
    <w:rsid w:val="00FA4168"/>
    <w:rsid w:val="00FA4279"/>
    <w:rsid w:val="00FA4386"/>
    <w:rsid w:val="00FA45FB"/>
    <w:rsid w:val="00FA4A30"/>
    <w:rsid w:val="00FA4C2F"/>
    <w:rsid w:val="00FA4D34"/>
    <w:rsid w:val="00FA51C2"/>
    <w:rsid w:val="00FA527B"/>
    <w:rsid w:val="00FA59B8"/>
    <w:rsid w:val="00FA5F4C"/>
    <w:rsid w:val="00FA6385"/>
    <w:rsid w:val="00FA6629"/>
    <w:rsid w:val="00FA675C"/>
    <w:rsid w:val="00FA71C5"/>
    <w:rsid w:val="00FA73B3"/>
    <w:rsid w:val="00FA74F7"/>
    <w:rsid w:val="00FA76C0"/>
    <w:rsid w:val="00FA7750"/>
    <w:rsid w:val="00FA7AF1"/>
    <w:rsid w:val="00FA7CBA"/>
    <w:rsid w:val="00FB082B"/>
    <w:rsid w:val="00FB0B04"/>
    <w:rsid w:val="00FB0D39"/>
    <w:rsid w:val="00FB0D82"/>
    <w:rsid w:val="00FB0DD9"/>
    <w:rsid w:val="00FB0E21"/>
    <w:rsid w:val="00FB0F96"/>
    <w:rsid w:val="00FB11EE"/>
    <w:rsid w:val="00FB13A2"/>
    <w:rsid w:val="00FB14B6"/>
    <w:rsid w:val="00FB18B9"/>
    <w:rsid w:val="00FB18D5"/>
    <w:rsid w:val="00FB1A7E"/>
    <w:rsid w:val="00FB1C25"/>
    <w:rsid w:val="00FB1E0D"/>
    <w:rsid w:val="00FB2519"/>
    <w:rsid w:val="00FB25D8"/>
    <w:rsid w:val="00FB2791"/>
    <w:rsid w:val="00FB2AE1"/>
    <w:rsid w:val="00FB2B04"/>
    <w:rsid w:val="00FB2B40"/>
    <w:rsid w:val="00FB33EB"/>
    <w:rsid w:val="00FB378A"/>
    <w:rsid w:val="00FB3DBB"/>
    <w:rsid w:val="00FB3EDC"/>
    <w:rsid w:val="00FB3F84"/>
    <w:rsid w:val="00FB424D"/>
    <w:rsid w:val="00FB43B4"/>
    <w:rsid w:val="00FB44F6"/>
    <w:rsid w:val="00FB4937"/>
    <w:rsid w:val="00FB49BF"/>
    <w:rsid w:val="00FB555D"/>
    <w:rsid w:val="00FB59A7"/>
    <w:rsid w:val="00FB5D76"/>
    <w:rsid w:val="00FB5E33"/>
    <w:rsid w:val="00FB654C"/>
    <w:rsid w:val="00FB674D"/>
    <w:rsid w:val="00FB68C1"/>
    <w:rsid w:val="00FB6A36"/>
    <w:rsid w:val="00FB70C9"/>
    <w:rsid w:val="00FB71EA"/>
    <w:rsid w:val="00FBAA7B"/>
    <w:rsid w:val="00FC08A6"/>
    <w:rsid w:val="00FC0FAF"/>
    <w:rsid w:val="00FC11A5"/>
    <w:rsid w:val="00FC1234"/>
    <w:rsid w:val="00FC15F6"/>
    <w:rsid w:val="00FC1B4B"/>
    <w:rsid w:val="00FC1C1F"/>
    <w:rsid w:val="00FC1E40"/>
    <w:rsid w:val="00FC2104"/>
    <w:rsid w:val="00FC211F"/>
    <w:rsid w:val="00FC22F5"/>
    <w:rsid w:val="00FC2425"/>
    <w:rsid w:val="00FC25AD"/>
    <w:rsid w:val="00FC26B0"/>
    <w:rsid w:val="00FC2C4D"/>
    <w:rsid w:val="00FC3324"/>
    <w:rsid w:val="00FC33D5"/>
    <w:rsid w:val="00FC341A"/>
    <w:rsid w:val="00FC353D"/>
    <w:rsid w:val="00FC3BAD"/>
    <w:rsid w:val="00FC3C0B"/>
    <w:rsid w:val="00FC3C35"/>
    <w:rsid w:val="00FC3C36"/>
    <w:rsid w:val="00FC4119"/>
    <w:rsid w:val="00FC414B"/>
    <w:rsid w:val="00FC4169"/>
    <w:rsid w:val="00FC41F4"/>
    <w:rsid w:val="00FC4368"/>
    <w:rsid w:val="00FC449F"/>
    <w:rsid w:val="00FC45F8"/>
    <w:rsid w:val="00FC4873"/>
    <w:rsid w:val="00FC495A"/>
    <w:rsid w:val="00FC4A9F"/>
    <w:rsid w:val="00FC50AE"/>
    <w:rsid w:val="00FC5570"/>
    <w:rsid w:val="00FC5781"/>
    <w:rsid w:val="00FC5827"/>
    <w:rsid w:val="00FC588F"/>
    <w:rsid w:val="00FC5A31"/>
    <w:rsid w:val="00FC5B5F"/>
    <w:rsid w:val="00FC5C37"/>
    <w:rsid w:val="00FC5F37"/>
    <w:rsid w:val="00FC5FF6"/>
    <w:rsid w:val="00FC63B3"/>
    <w:rsid w:val="00FC6889"/>
    <w:rsid w:val="00FC72FB"/>
    <w:rsid w:val="00FC74E5"/>
    <w:rsid w:val="00FC77D5"/>
    <w:rsid w:val="00FC788C"/>
    <w:rsid w:val="00FC7949"/>
    <w:rsid w:val="00FC7EC5"/>
    <w:rsid w:val="00FC7F01"/>
    <w:rsid w:val="00FD05EE"/>
    <w:rsid w:val="00FD093A"/>
    <w:rsid w:val="00FD0AB9"/>
    <w:rsid w:val="00FD0E96"/>
    <w:rsid w:val="00FD0FAF"/>
    <w:rsid w:val="00FD139C"/>
    <w:rsid w:val="00FD194E"/>
    <w:rsid w:val="00FD1988"/>
    <w:rsid w:val="00FD1E01"/>
    <w:rsid w:val="00FD2148"/>
    <w:rsid w:val="00FD21B9"/>
    <w:rsid w:val="00FD244C"/>
    <w:rsid w:val="00FD26CB"/>
    <w:rsid w:val="00FD26D2"/>
    <w:rsid w:val="00FD28C8"/>
    <w:rsid w:val="00FD2905"/>
    <w:rsid w:val="00FD2972"/>
    <w:rsid w:val="00FD2EA0"/>
    <w:rsid w:val="00FD2FB3"/>
    <w:rsid w:val="00FD336E"/>
    <w:rsid w:val="00FD35B9"/>
    <w:rsid w:val="00FD367C"/>
    <w:rsid w:val="00FD36BF"/>
    <w:rsid w:val="00FD36F7"/>
    <w:rsid w:val="00FD3D1E"/>
    <w:rsid w:val="00FD3D7A"/>
    <w:rsid w:val="00FD3EAF"/>
    <w:rsid w:val="00FD41DC"/>
    <w:rsid w:val="00FD46D1"/>
    <w:rsid w:val="00FD488A"/>
    <w:rsid w:val="00FD49C3"/>
    <w:rsid w:val="00FD4C8B"/>
    <w:rsid w:val="00FD4D4F"/>
    <w:rsid w:val="00FD5129"/>
    <w:rsid w:val="00FD524E"/>
    <w:rsid w:val="00FD52E0"/>
    <w:rsid w:val="00FD56E9"/>
    <w:rsid w:val="00FD5871"/>
    <w:rsid w:val="00FD6072"/>
    <w:rsid w:val="00FD60CB"/>
    <w:rsid w:val="00FD622E"/>
    <w:rsid w:val="00FD6502"/>
    <w:rsid w:val="00FD6583"/>
    <w:rsid w:val="00FD6A49"/>
    <w:rsid w:val="00FD6B63"/>
    <w:rsid w:val="00FD6FD8"/>
    <w:rsid w:val="00FD770B"/>
    <w:rsid w:val="00FD789E"/>
    <w:rsid w:val="00FD7B72"/>
    <w:rsid w:val="00FE063C"/>
    <w:rsid w:val="00FE0661"/>
    <w:rsid w:val="00FE08E1"/>
    <w:rsid w:val="00FE0C84"/>
    <w:rsid w:val="00FE0D3F"/>
    <w:rsid w:val="00FE0F8C"/>
    <w:rsid w:val="00FE167A"/>
    <w:rsid w:val="00FE1CED"/>
    <w:rsid w:val="00FE1CF7"/>
    <w:rsid w:val="00FE22F1"/>
    <w:rsid w:val="00FE2511"/>
    <w:rsid w:val="00FE268A"/>
    <w:rsid w:val="00FE26AA"/>
    <w:rsid w:val="00FE2747"/>
    <w:rsid w:val="00FE27C5"/>
    <w:rsid w:val="00FE27E0"/>
    <w:rsid w:val="00FE2911"/>
    <w:rsid w:val="00FE293B"/>
    <w:rsid w:val="00FE2993"/>
    <w:rsid w:val="00FE2B1F"/>
    <w:rsid w:val="00FE2BC2"/>
    <w:rsid w:val="00FE2CE7"/>
    <w:rsid w:val="00FE320E"/>
    <w:rsid w:val="00FE3757"/>
    <w:rsid w:val="00FE38B2"/>
    <w:rsid w:val="00FE38D3"/>
    <w:rsid w:val="00FE3910"/>
    <w:rsid w:val="00FE3D68"/>
    <w:rsid w:val="00FE4534"/>
    <w:rsid w:val="00FE46BA"/>
    <w:rsid w:val="00FE49FE"/>
    <w:rsid w:val="00FE4BEE"/>
    <w:rsid w:val="00FE4E83"/>
    <w:rsid w:val="00FE4F45"/>
    <w:rsid w:val="00FE506B"/>
    <w:rsid w:val="00FE543F"/>
    <w:rsid w:val="00FE5515"/>
    <w:rsid w:val="00FE5579"/>
    <w:rsid w:val="00FE5E00"/>
    <w:rsid w:val="00FE6481"/>
    <w:rsid w:val="00FE68BB"/>
    <w:rsid w:val="00FE6A2E"/>
    <w:rsid w:val="00FE6E2A"/>
    <w:rsid w:val="00FE6FAC"/>
    <w:rsid w:val="00FE7534"/>
    <w:rsid w:val="00FF0232"/>
    <w:rsid w:val="00FF0266"/>
    <w:rsid w:val="00FF02AF"/>
    <w:rsid w:val="00FF0565"/>
    <w:rsid w:val="00FF05B0"/>
    <w:rsid w:val="00FF0C9C"/>
    <w:rsid w:val="00FF0CC1"/>
    <w:rsid w:val="00FF0E2F"/>
    <w:rsid w:val="00FF0E55"/>
    <w:rsid w:val="00FF0F60"/>
    <w:rsid w:val="00FF120F"/>
    <w:rsid w:val="00FF129B"/>
    <w:rsid w:val="00FF131A"/>
    <w:rsid w:val="00FF1610"/>
    <w:rsid w:val="00FF165D"/>
    <w:rsid w:val="00FF1F58"/>
    <w:rsid w:val="00FF2ABB"/>
    <w:rsid w:val="00FF2F6E"/>
    <w:rsid w:val="00FF30DC"/>
    <w:rsid w:val="00FF36EE"/>
    <w:rsid w:val="00FF37C5"/>
    <w:rsid w:val="00FF3C2B"/>
    <w:rsid w:val="00FF3D8C"/>
    <w:rsid w:val="00FF3F14"/>
    <w:rsid w:val="00FF4059"/>
    <w:rsid w:val="00FF40A1"/>
    <w:rsid w:val="00FF42AD"/>
    <w:rsid w:val="00FF47AA"/>
    <w:rsid w:val="00FF4AD0"/>
    <w:rsid w:val="00FF537C"/>
    <w:rsid w:val="00FF53FD"/>
    <w:rsid w:val="00FF541E"/>
    <w:rsid w:val="00FF5759"/>
    <w:rsid w:val="00FF5863"/>
    <w:rsid w:val="00FF59D7"/>
    <w:rsid w:val="00FF5B47"/>
    <w:rsid w:val="00FF5D8D"/>
    <w:rsid w:val="00FF5F64"/>
    <w:rsid w:val="00FF61EC"/>
    <w:rsid w:val="00FF62D5"/>
    <w:rsid w:val="00FF67B5"/>
    <w:rsid w:val="00FF6918"/>
    <w:rsid w:val="00FF6C51"/>
    <w:rsid w:val="00FF71A3"/>
    <w:rsid w:val="00FF7558"/>
    <w:rsid w:val="00FF794F"/>
    <w:rsid w:val="00FF7DCD"/>
    <w:rsid w:val="014C49B3"/>
    <w:rsid w:val="015A6E61"/>
    <w:rsid w:val="016D0BA6"/>
    <w:rsid w:val="018B1DA3"/>
    <w:rsid w:val="02045BC9"/>
    <w:rsid w:val="022B8307"/>
    <w:rsid w:val="02651305"/>
    <w:rsid w:val="02C2914C"/>
    <w:rsid w:val="02C50418"/>
    <w:rsid w:val="02C53B6C"/>
    <w:rsid w:val="0360569F"/>
    <w:rsid w:val="036492DB"/>
    <w:rsid w:val="03881F36"/>
    <w:rsid w:val="038F5741"/>
    <w:rsid w:val="042D9A82"/>
    <w:rsid w:val="04506521"/>
    <w:rsid w:val="04741FEA"/>
    <w:rsid w:val="048AFEA4"/>
    <w:rsid w:val="048B972B"/>
    <w:rsid w:val="048D6CE7"/>
    <w:rsid w:val="04CBD924"/>
    <w:rsid w:val="04E98456"/>
    <w:rsid w:val="04F43EB0"/>
    <w:rsid w:val="05042C92"/>
    <w:rsid w:val="051CD830"/>
    <w:rsid w:val="0524D6F6"/>
    <w:rsid w:val="052CD36E"/>
    <w:rsid w:val="05B5CCE7"/>
    <w:rsid w:val="05CB13D1"/>
    <w:rsid w:val="05CE8CBB"/>
    <w:rsid w:val="05F81B24"/>
    <w:rsid w:val="0609FF25"/>
    <w:rsid w:val="060FF7EF"/>
    <w:rsid w:val="061F691B"/>
    <w:rsid w:val="065C1201"/>
    <w:rsid w:val="06DE2382"/>
    <w:rsid w:val="07093522"/>
    <w:rsid w:val="073F8081"/>
    <w:rsid w:val="07598C27"/>
    <w:rsid w:val="07E8073D"/>
    <w:rsid w:val="088D3A2D"/>
    <w:rsid w:val="09954D9D"/>
    <w:rsid w:val="09C907A5"/>
    <w:rsid w:val="09D9F93B"/>
    <w:rsid w:val="09DAF1D7"/>
    <w:rsid w:val="09F79D9F"/>
    <w:rsid w:val="0A39AF1D"/>
    <w:rsid w:val="0A410E65"/>
    <w:rsid w:val="0A4E2615"/>
    <w:rsid w:val="0A602B7C"/>
    <w:rsid w:val="0A71BA43"/>
    <w:rsid w:val="0A76C6C4"/>
    <w:rsid w:val="0A803075"/>
    <w:rsid w:val="0A8D9D56"/>
    <w:rsid w:val="0AA0D3C0"/>
    <w:rsid w:val="0ABE8DE0"/>
    <w:rsid w:val="0B0C54B6"/>
    <w:rsid w:val="0B20520C"/>
    <w:rsid w:val="0B5C3915"/>
    <w:rsid w:val="0B7CB8A8"/>
    <w:rsid w:val="0B7EEECA"/>
    <w:rsid w:val="0B956D53"/>
    <w:rsid w:val="0B95C0D1"/>
    <w:rsid w:val="0B99C732"/>
    <w:rsid w:val="0BBFDAC3"/>
    <w:rsid w:val="0BDEF76D"/>
    <w:rsid w:val="0BF4AC79"/>
    <w:rsid w:val="0C279DED"/>
    <w:rsid w:val="0C3E1067"/>
    <w:rsid w:val="0C44D6EE"/>
    <w:rsid w:val="0C87270C"/>
    <w:rsid w:val="0C8C5074"/>
    <w:rsid w:val="0C9AFCA5"/>
    <w:rsid w:val="0CEF1FD1"/>
    <w:rsid w:val="0D610C72"/>
    <w:rsid w:val="0D670B62"/>
    <w:rsid w:val="0DA7600A"/>
    <w:rsid w:val="0DBFBC74"/>
    <w:rsid w:val="0DD5DDB5"/>
    <w:rsid w:val="0DE55872"/>
    <w:rsid w:val="0DF289D9"/>
    <w:rsid w:val="0E32BB96"/>
    <w:rsid w:val="0E41DD22"/>
    <w:rsid w:val="0E721916"/>
    <w:rsid w:val="0E9158AC"/>
    <w:rsid w:val="0EF3E479"/>
    <w:rsid w:val="0EF5717F"/>
    <w:rsid w:val="0F1D3FAA"/>
    <w:rsid w:val="0F1E6615"/>
    <w:rsid w:val="0F4E53AA"/>
    <w:rsid w:val="0F7DC4ED"/>
    <w:rsid w:val="0FC5B8E7"/>
    <w:rsid w:val="100B876F"/>
    <w:rsid w:val="101A85CD"/>
    <w:rsid w:val="1064F8EC"/>
    <w:rsid w:val="109247C8"/>
    <w:rsid w:val="10ADC357"/>
    <w:rsid w:val="10B21D68"/>
    <w:rsid w:val="10E69FC0"/>
    <w:rsid w:val="10F66681"/>
    <w:rsid w:val="110DB73D"/>
    <w:rsid w:val="112A67BF"/>
    <w:rsid w:val="115A9E6F"/>
    <w:rsid w:val="11B3ACC8"/>
    <w:rsid w:val="11D3D99E"/>
    <w:rsid w:val="11F5416D"/>
    <w:rsid w:val="11FA8519"/>
    <w:rsid w:val="120EADBE"/>
    <w:rsid w:val="121D87BD"/>
    <w:rsid w:val="1241866A"/>
    <w:rsid w:val="12843BC3"/>
    <w:rsid w:val="129D20F2"/>
    <w:rsid w:val="12A721AB"/>
    <w:rsid w:val="12C98821"/>
    <w:rsid w:val="130D4EA1"/>
    <w:rsid w:val="134855C5"/>
    <w:rsid w:val="134BCFE0"/>
    <w:rsid w:val="13529B26"/>
    <w:rsid w:val="13573E18"/>
    <w:rsid w:val="135F5D74"/>
    <w:rsid w:val="138D1BB0"/>
    <w:rsid w:val="139384BE"/>
    <w:rsid w:val="13CA4ED9"/>
    <w:rsid w:val="13D79206"/>
    <w:rsid w:val="13F00C86"/>
    <w:rsid w:val="13F2C244"/>
    <w:rsid w:val="13FAE5F8"/>
    <w:rsid w:val="14049AB7"/>
    <w:rsid w:val="144ABBA8"/>
    <w:rsid w:val="14965BAC"/>
    <w:rsid w:val="149703B7"/>
    <w:rsid w:val="14B7102C"/>
    <w:rsid w:val="14C354CA"/>
    <w:rsid w:val="14C77BFB"/>
    <w:rsid w:val="1507A5ED"/>
    <w:rsid w:val="151047A5"/>
    <w:rsid w:val="1510E22B"/>
    <w:rsid w:val="1521EDB4"/>
    <w:rsid w:val="15451CF2"/>
    <w:rsid w:val="156DE77B"/>
    <w:rsid w:val="1585B32B"/>
    <w:rsid w:val="15B74030"/>
    <w:rsid w:val="15BB77DE"/>
    <w:rsid w:val="15BD30C5"/>
    <w:rsid w:val="15F2D829"/>
    <w:rsid w:val="160A4603"/>
    <w:rsid w:val="1618BCF1"/>
    <w:rsid w:val="16440C67"/>
    <w:rsid w:val="16AAA185"/>
    <w:rsid w:val="16B5DE21"/>
    <w:rsid w:val="16CF1631"/>
    <w:rsid w:val="16E52576"/>
    <w:rsid w:val="172932A9"/>
    <w:rsid w:val="17362154"/>
    <w:rsid w:val="17749607"/>
    <w:rsid w:val="178DCDB3"/>
    <w:rsid w:val="179B563D"/>
    <w:rsid w:val="17BA769A"/>
    <w:rsid w:val="17D2AC75"/>
    <w:rsid w:val="181E560D"/>
    <w:rsid w:val="182E828D"/>
    <w:rsid w:val="182EEB51"/>
    <w:rsid w:val="18341A9A"/>
    <w:rsid w:val="1843BF47"/>
    <w:rsid w:val="1894C149"/>
    <w:rsid w:val="1897A86D"/>
    <w:rsid w:val="18E33870"/>
    <w:rsid w:val="19020466"/>
    <w:rsid w:val="190C0B05"/>
    <w:rsid w:val="1941DE03"/>
    <w:rsid w:val="1960A696"/>
    <w:rsid w:val="196CB19B"/>
    <w:rsid w:val="19AE49C1"/>
    <w:rsid w:val="19ED9E8C"/>
    <w:rsid w:val="19FDCFAC"/>
    <w:rsid w:val="19FE22A1"/>
    <w:rsid w:val="1A1D49E3"/>
    <w:rsid w:val="1A235B35"/>
    <w:rsid w:val="1A95ABFA"/>
    <w:rsid w:val="1ADB0932"/>
    <w:rsid w:val="1B056784"/>
    <w:rsid w:val="1B47F856"/>
    <w:rsid w:val="1B7EE276"/>
    <w:rsid w:val="1B818167"/>
    <w:rsid w:val="1B9D066E"/>
    <w:rsid w:val="1BADA803"/>
    <w:rsid w:val="1BB0D53F"/>
    <w:rsid w:val="1BB0F99B"/>
    <w:rsid w:val="1BD76791"/>
    <w:rsid w:val="1C204184"/>
    <w:rsid w:val="1C21BF60"/>
    <w:rsid w:val="1C40A12E"/>
    <w:rsid w:val="1C747382"/>
    <w:rsid w:val="1C8C225E"/>
    <w:rsid w:val="1C90E615"/>
    <w:rsid w:val="1CB0FE26"/>
    <w:rsid w:val="1CB75A3F"/>
    <w:rsid w:val="1CE23CC9"/>
    <w:rsid w:val="1CE5ACA6"/>
    <w:rsid w:val="1D26714C"/>
    <w:rsid w:val="1D800B7E"/>
    <w:rsid w:val="1D9B96CB"/>
    <w:rsid w:val="1DA8B3C7"/>
    <w:rsid w:val="1E91D5EC"/>
    <w:rsid w:val="1E9268DB"/>
    <w:rsid w:val="1EA025DC"/>
    <w:rsid w:val="1EA81299"/>
    <w:rsid w:val="1EAB9E6E"/>
    <w:rsid w:val="1EB70BAD"/>
    <w:rsid w:val="1ED2C47A"/>
    <w:rsid w:val="1F44430C"/>
    <w:rsid w:val="1FBA04F9"/>
    <w:rsid w:val="200C40C3"/>
    <w:rsid w:val="2012266F"/>
    <w:rsid w:val="201BE748"/>
    <w:rsid w:val="203C9BBD"/>
    <w:rsid w:val="20481515"/>
    <w:rsid w:val="20B0696A"/>
    <w:rsid w:val="20ED2800"/>
    <w:rsid w:val="20F3B938"/>
    <w:rsid w:val="214FAD0C"/>
    <w:rsid w:val="2154C95E"/>
    <w:rsid w:val="21B7953E"/>
    <w:rsid w:val="21C62349"/>
    <w:rsid w:val="21EC2484"/>
    <w:rsid w:val="2231FB34"/>
    <w:rsid w:val="2241E307"/>
    <w:rsid w:val="226D5120"/>
    <w:rsid w:val="22785B0F"/>
    <w:rsid w:val="227EFC09"/>
    <w:rsid w:val="2295E552"/>
    <w:rsid w:val="22B1F8B6"/>
    <w:rsid w:val="22FA8D42"/>
    <w:rsid w:val="23097778"/>
    <w:rsid w:val="2352F1C3"/>
    <w:rsid w:val="23E34D8F"/>
    <w:rsid w:val="242EA479"/>
    <w:rsid w:val="24441E4A"/>
    <w:rsid w:val="245E127D"/>
    <w:rsid w:val="2517D56A"/>
    <w:rsid w:val="251FBEFD"/>
    <w:rsid w:val="252275F1"/>
    <w:rsid w:val="25265610"/>
    <w:rsid w:val="256575A0"/>
    <w:rsid w:val="256A3821"/>
    <w:rsid w:val="259473F5"/>
    <w:rsid w:val="25A4035C"/>
    <w:rsid w:val="260380FB"/>
    <w:rsid w:val="265A3B95"/>
    <w:rsid w:val="265FB0FB"/>
    <w:rsid w:val="26624DDD"/>
    <w:rsid w:val="2682C7DE"/>
    <w:rsid w:val="270A0E44"/>
    <w:rsid w:val="2749CF04"/>
    <w:rsid w:val="27956328"/>
    <w:rsid w:val="27C2A0F7"/>
    <w:rsid w:val="27C756B0"/>
    <w:rsid w:val="27EFB77B"/>
    <w:rsid w:val="27F10556"/>
    <w:rsid w:val="27F38746"/>
    <w:rsid w:val="28180304"/>
    <w:rsid w:val="284906E6"/>
    <w:rsid w:val="28607EFB"/>
    <w:rsid w:val="2872640E"/>
    <w:rsid w:val="2888FC53"/>
    <w:rsid w:val="288D4E15"/>
    <w:rsid w:val="289D0444"/>
    <w:rsid w:val="28A18151"/>
    <w:rsid w:val="28C3B22B"/>
    <w:rsid w:val="28CB9B49"/>
    <w:rsid w:val="2901A713"/>
    <w:rsid w:val="29489B6B"/>
    <w:rsid w:val="29498996"/>
    <w:rsid w:val="297DBD3F"/>
    <w:rsid w:val="298B2078"/>
    <w:rsid w:val="299F755D"/>
    <w:rsid w:val="29A04943"/>
    <w:rsid w:val="29A0C747"/>
    <w:rsid w:val="29DDB628"/>
    <w:rsid w:val="29F53F23"/>
    <w:rsid w:val="2A304421"/>
    <w:rsid w:val="2A67704D"/>
    <w:rsid w:val="2A74A655"/>
    <w:rsid w:val="2A88547C"/>
    <w:rsid w:val="2A8C7318"/>
    <w:rsid w:val="2AAD1AEC"/>
    <w:rsid w:val="2ACC34C1"/>
    <w:rsid w:val="2AED7962"/>
    <w:rsid w:val="2B1E3D02"/>
    <w:rsid w:val="2BA8E008"/>
    <w:rsid w:val="2BCF3BF7"/>
    <w:rsid w:val="2C0CBF9E"/>
    <w:rsid w:val="2C1CC235"/>
    <w:rsid w:val="2C2FA6CE"/>
    <w:rsid w:val="2C438A61"/>
    <w:rsid w:val="2C9E66BF"/>
    <w:rsid w:val="2C9F558C"/>
    <w:rsid w:val="2CC35FCC"/>
    <w:rsid w:val="2CCAEC83"/>
    <w:rsid w:val="2D07C4EB"/>
    <w:rsid w:val="2D363F66"/>
    <w:rsid w:val="2D553A35"/>
    <w:rsid w:val="2D5BCD86"/>
    <w:rsid w:val="2D6D83F3"/>
    <w:rsid w:val="2D7D1D1E"/>
    <w:rsid w:val="2D7F9811"/>
    <w:rsid w:val="2DD664A3"/>
    <w:rsid w:val="2E09C557"/>
    <w:rsid w:val="2E3A3ED0"/>
    <w:rsid w:val="2E40692B"/>
    <w:rsid w:val="2E5A6E4E"/>
    <w:rsid w:val="2EBD0A49"/>
    <w:rsid w:val="2EF66618"/>
    <w:rsid w:val="2F13C37B"/>
    <w:rsid w:val="2F192615"/>
    <w:rsid w:val="2F7C61D0"/>
    <w:rsid w:val="2F8D1D5C"/>
    <w:rsid w:val="2F9311A9"/>
    <w:rsid w:val="2F9DB2FC"/>
    <w:rsid w:val="2FB11171"/>
    <w:rsid w:val="30313A0E"/>
    <w:rsid w:val="306839EB"/>
    <w:rsid w:val="30698F46"/>
    <w:rsid w:val="30B07031"/>
    <w:rsid w:val="30DF7AB1"/>
    <w:rsid w:val="30F6B485"/>
    <w:rsid w:val="31282E1E"/>
    <w:rsid w:val="314A31F6"/>
    <w:rsid w:val="31B14C67"/>
    <w:rsid w:val="31CC5842"/>
    <w:rsid w:val="322A9A7D"/>
    <w:rsid w:val="32498E3E"/>
    <w:rsid w:val="324E589A"/>
    <w:rsid w:val="3292587F"/>
    <w:rsid w:val="32A05EE7"/>
    <w:rsid w:val="32C8ECBE"/>
    <w:rsid w:val="3318C5CD"/>
    <w:rsid w:val="3371F8A9"/>
    <w:rsid w:val="338B0E08"/>
    <w:rsid w:val="33AD3CE5"/>
    <w:rsid w:val="33BFB9EF"/>
    <w:rsid w:val="33DB2276"/>
    <w:rsid w:val="3423FA96"/>
    <w:rsid w:val="3446E924"/>
    <w:rsid w:val="344AF76B"/>
    <w:rsid w:val="344B7471"/>
    <w:rsid w:val="347C739E"/>
    <w:rsid w:val="348B0CF8"/>
    <w:rsid w:val="34B46E9A"/>
    <w:rsid w:val="34DD5476"/>
    <w:rsid w:val="352B8072"/>
    <w:rsid w:val="354674FD"/>
    <w:rsid w:val="35A5AE74"/>
    <w:rsid w:val="35C2762A"/>
    <w:rsid w:val="35DD5027"/>
    <w:rsid w:val="35E6EF0A"/>
    <w:rsid w:val="35E80072"/>
    <w:rsid w:val="362324E7"/>
    <w:rsid w:val="3632F7C7"/>
    <w:rsid w:val="365BD7D8"/>
    <w:rsid w:val="365E951A"/>
    <w:rsid w:val="366BE45E"/>
    <w:rsid w:val="3678759C"/>
    <w:rsid w:val="368BCE3F"/>
    <w:rsid w:val="36B4365E"/>
    <w:rsid w:val="36C6BB7A"/>
    <w:rsid w:val="36DED075"/>
    <w:rsid w:val="36F29B9B"/>
    <w:rsid w:val="370CD605"/>
    <w:rsid w:val="3761A3DE"/>
    <w:rsid w:val="3791CFB4"/>
    <w:rsid w:val="37978F8F"/>
    <w:rsid w:val="379B8DA3"/>
    <w:rsid w:val="37AD6A60"/>
    <w:rsid w:val="37B01E16"/>
    <w:rsid w:val="37DD5901"/>
    <w:rsid w:val="37E4E653"/>
    <w:rsid w:val="37FA77B6"/>
    <w:rsid w:val="381ED547"/>
    <w:rsid w:val="3844698F"/>
    <w:rsid w:val="3896729D"/>
    <w:rsid w:val="389C27F6"/>
    <w:rsid w:val="38B61B7D"/>
    <w:rsid w:val="38DA4465"/>
    <w:rsid w:val="38DEF8F5"/>
    <w:rsid w:val="38E5EF22"/>
    <w:rsid w:val="3923B90D"/>
    <w:rsid w:val="394EB5D1"/>
    <w:rsid w:val="3956A28D"/>
    <w:rsid w:val="395D596A"/>
    <w:rsid w:val="39662748"/>
    <w:rsid w:val="398DB8B3"/>
    <w:rsid w:val="39A850EA"/>
    <w:rsid w:val="39C07771"/>
    <w:rsid w:val="39C2845B"/>
    <w:rsid w:val="39E3D517"/>
    <w:rsid w:val="39F32760"/>
    <w:rsid w:val="3A5E2FDC"/>
    <w:rsid w:val="3A635E16"/>
    <w:rsid w:val="3A697B9C"/>
    <w:rsid w:val="3AB865D4"/>
    <w:rsid w:val="3AC0B5BB"/>
    <w:rsid w:val="3ACDB26D"/>
    <w:rsid w:val="3B07D7F3"/>
    <w:rsid w:val="3B0A9011"/>
    <w:rsid w:val="3BB3797A"/>
    <w:rsid w:val="3BCDAEB8"/>
    <w:rsid w:val="3BF46C64"/>
    <w:rsid w:val="3C712B4E"/>
    <w:rsid w:val="3CABB463"/>
    <w:rsid w:val="3CBFD023"/>
    <w:rsid w:val="3D0F88A3"/>
    <w:rsid w:val="3D12CDD3"/>
    <w:rsid w:val="3D7C91BC"/>
    <w:rsid w:val="3D865C2F"/>
    <w:rsid w:val="3D9D5410"/>
    <w:rsid w:val="3DB8508A"/>
    <w:rsid w:val="3DC14F5F"/>
    <w:rsid w:val="3DE8C3BB"/>
    <w:rsid w:val="3E0743BE"/>
    <w:rsid w:val="3E0A23F8"/>
    <w:rsid w:val="3E1FA643"/>
    <w:rsid w:val="3E2E3A3E"/>
    <w:rsid w:val="3E91BAD0"/>
    <w:rsid w:val="3E97E5C0"/>
    <w:rsid w:val="3ED33F77"/>
    <w:rsid w:val="3ED88DC3"/>
    <w:rsid w:val="3ED9F375"/>
    <w:rsid w:val="3EDAEC97"/>
    <w:rsid w:val="3F0EF877"/>
    <w:rsid w:val="3F6604AC"/>
    <w:rsid w:val="3FA64DCC"/>
    <w:rsid w:val="3FA7D537"/>
    <w:rsid w:val="3FDEEF56"/>
    <w:rsid w:val="402F8BF4"/>
    <w:rsid w:val="403C92BC"/>
    <w:rsid w:val="40674A96"/>
    <w:rsid w:val="406F3BB8"/>
    <w:rsid w:val="409398C2"/>
    <w:rsid w:val="40F1C090"/>
    <w:rsid w:val="41014B27"/>
    <w:rsid w:val="410178F9"/>
    <w:rsid w:val="410E7AEE"/>
    <w:rsid w:val="41319466"/>
    <w:rsid w:val="416CF2D4"/>
    <w:rsid w:val="4192E668"/>
    <w:rsid w:val="41979B68"/>
    <w:rsid w:val="419FEC40"/>
    <w:rsid w:val="41B46D06"/>
    <w:rsid w:val="41BEFEAC"/>
    <w:rsid w:val="41CA2096"/>
    <w:rsid w:val="41D4B302"/>
    <w:rsid w:val="41F45F7F"/>
    <w:rsid w:val="424807A3"/>
    <w:rsid w:val="424C6D72"/>
    <w:rsid w:val="42893D82"/>
    <w:rsid w:val="4299D6AB"/>
    <w:rsid w:val="435777AC"/>
    <w:rsid w:val="437271E5"/>
    <w:rsid w:val="43849D67"/>
    <w:rsid w:val="43B1030C"/>
    <w:rsid w:val="443F59FF"/>
    <w:rsid w:val="4441E4D8"/>
    <w:rsid w:val="4449BAA6"/>
    <w:rsid w:val="4459D735"/>
    <w:rsid w:val="447A0921"/>
    <w:rsid w:val="449BFD82"/>
    <w:rsid w:val="450F1D1A"/>
    <w:rsid w:val="4526326B"/>
    <w:rsid w:val="452F06DB"/>
    <w:rsid w:val="454BCF60"/>
    <w:rsid w:val="45BC15D9"/>
    <w:rsid w:val="45BEB1AE"/>
    <w:rsid w:val="45C0DE36"/>
    <w:rsid w:val="45C6FC35"/>
    <w:rsid w:val="45D42274"/>
    <w:rsid w:val="45D88EBD"/>
    <w:rsid w:val="45DC267F"/>
    <w:rsid w:val="45E531BE"/>
    <w:rsid w:val="461C12D8"/>
    <w:rsid w:val="4636E09C"/>
    <w:rsid w:val="463D4188"/>
    <w:rsid w:val="467EEB94"/>
    <w:rsid w:val="46AE99BF"/>
    <w:rsid w:val="46BBBBE1"/>
    <w:rsid w:val="46F07BA2"/>
    <w:rsid w:val="4702DDDF"/>
    <w:rsid w:val="476A7AEF"/>
    <w:rsid w:val="47A8823B"/>
    <w:rsid w:val="47E7B73F"/>
    <w:rsid w:val="47FEDAE3"/>
    <w:rsid w:val="48198018"/>
    <w:rsid w:val="4830FB5F"/>
    <w:rsid w:val="4961A478"/>
    <w:rsid w:val="49679C22"/>
    <w:rsid w:val="49DB272D"/>
    <w:rsid w:val="49DDCA89"/>
    <w:rsid w:val="49ED33E2"/>
    <w:rsid w:val="4A04C7AD"/>
    <w:rsid w:val="4A0AD2B4"/>
    <w:rsid w:val="4A458A77"/>
    <w:rsid w:val="4A7672C8"/>
    <w:rsid w:val="4A85C8D1"/>
    <w:rsid w:val="4AC7C28B"/>
    <w:rsid w:val="4B408EB5"/>
    <w:rsid w:val="4B5C712D"/>
    <w:rsid w:val="4B60A8FD"/>
    <w:rsid w:val="4B71C1B4"/>
    <w:rsid w:val="4BD3E0BC"/>
    <w:rsid w:val="4BD9486A"/>
    <w:rsid w:val="4BF2755C"/>
    <w:rsid w:val="4C0EB470"/>
    <w:rsid w:val="4C55E807"/>
    <w:rsid w:val="4C7ABD97"/>
    <w:rsid w:val="4C9FC90C"/>
    <w:rsid w:val="4CA7C4A1"/>
    <w:rsid w:val="4CFB5848"/>
    <w:rsid w:val="4D3EFC4F"/>
    <w:rsid w:val="4D752F30"/>
    <w:rsid w:val="4D959096"/>
    <w:rsid w:val="4DA7647A"/>
    <w:rsid w:val="4DB3D601"/>
    <w:rsid w:val="4E762F29"/>
    <w:rsid w:val="4E78A792"/>
    <w:rsid w:val="4EADE0BF"/>
    <w:rsid w:val="4EC6BF3B"/>
    <w:rsid w:val="4ECF7A7B"/>
    <w:rsid w:val="4EDAACF0"/>
    <w:rsid w:val="4F1F3578"/>
    <w:rsid w:val="4F2746FF"/>
    <w:rsid w:val="4F3902C7"/>
    <w:rsid w:val="4FB90D1C"/>
    <w:rsid w:val="4FCDA391"/>
    <w:rsid w:val="4FCE08AD"/>
    <w:rsid w:val="4FF3F9A3"/>
    <w:rsid w:val="500EDE3F"/>
    <w:rsid w:val="505F1DF9"/>
    <w:rsid w:val="50618357"/>
    <w:rsid w:val="5081E80C"/>
    <w:rsid w:val="509F6B6B"/>
    <w:rsid w:val="50A834B1"/>
    <w:rsid w:val="50D66B0E"/>
    <w:rsid w:val="50EE136F"/>
    <w:rsid w:val="511F7568"/>
    <w:rsid w:val="51409A5C"/>
    <w:rsid w:val="51410D8E"/>
    <w:rsid w:val="5182086E"/>
    <w:rsid w:val="51E0B885"/>
    <w:rsid w:val="5204D47A"/>
    <w:rsid w:val="52444A35"/>
    <w:rsid w:val="5246245E"/>
    <w:rsid w:val="5259E5C2"/>
    <w:rsid w:val="52AC5534"/>
    <w:rsid w:val="52C330F1"/>
    <w:rsid w:val="52D39C35"/>
    <w:rsid w:val="52E45FDE"/>
    <w:rsid w:val="530AF198"/>
    <w:rsid w:val="531E5724"/>
    <w:rsid w:val="532945E1"/>
    <w:rsid w:val="53352C39"/>
    <w:rsid w:val="534BB1AD"/>
    <w:rsid w:val="5363CF60"/>
    <w:rsid w:val="5366A29E"/>
    <w:rsid w:val="537A67B6"/>
    <w:rsid w:val="539A7539"/>
    <w:rsid w:val="53A277F3"/>
    <w:rsid w:val="542B7EE2"/>
    <w:rsid w:val="542D7497"/>
    <w:rsid w:val="5430E490"/>
    <w:rsid w:val="5432EF62"/>
    <w:rsid w:val="5450110E"/>
    <w:rsid w:val="54766BB6"/>
    <w:rsid w:val="54958CE7"/>
    <w:rsid w:val="54A077C9"/>
    <w:rsid w:val="54AB2DD2"/>
    <w:rsid w:val="54E5B8A7"/>
    <w:rsid w:val="54F223EA"/>
    <w:rsid w:val="55006687"/>
    <w:rsid w:val="55048CFE"/>
    <w:rsid w:val="551246F1"/>
    <w:rsid w:val="55AC09E7"/>
    <w:rsid w:val="55B4560E"/>
    <w:rsid w:val="55BDF5CB"/>
    <w:rsid w:val="55CAE328"/>
    <w:rsid w:val="55CE0639"/>
    <w:rsid w:val="55D88C78"/>
    <w:rsid w:val="55F6F122"/>
    <w:rsid w:val="560F2573"/>
    <w:rsid w:val="561FAD6D"/>
    <w:rsid w:val="565960E0"/>
    <w:rsid w:val="5668B0C8"/>
    <w:rsid w:val="566A209F"/>
    <w:rsid w:val="56A32361"/>
    <w:rsid w:val="56A3A4AE"/>
    <w:rsid w:val="56D63AF5"/>
    <w:rsid w:val="56E429BE"/>
    <w:rsid w:val="5759FAF4"/>
    <w:rsid w:val="57614448"/>
    <w:rsid w:val="5784485C"/>
    <w:rsid w:val="57A5373C"/>
    <w:rsid w:val="57EA27B8"/>
    <w:rsid w:val="58047A8D"/>
    <w:rsid w:val="5818DDA9"/>
    <w:rsid w:val="5837840B"/>
    <w:rsid w:val="587CCDEF"/>
    <w:rsid w:val="58C44CC5"/>
    <w:rsid w:val="591EBA3C"/>
    <w:rsid w:val="59289AFE"/>
    <w:rsid w:val="59447EC6"/>
    <w:rsid w:val="597AFB52"/>
    <w:rsid w:val="5983AF5B"/>
    <w:rsid w:val="5984F7E9"/>
    <w:rsid w:val="5996FEF5"/>
    <w:rsid w:val="5A1D7AA0"/>
    <w:rsid w:val="5A21C525"/>
    <w:rsid w:val="5A3A0821"/>
    <w:rsid w:val="5A59E39A"/>
    <w:rsid w:val="5A5D5FE6"/>
    <w:rsid w:val="5A762B26"/>
    <w:rsid w:val="5A79A140"/>
    <w:rsid w:val="5A914AC6"/>
    <w:rsid w:val="5B140B3F"/>
    <w:rsid w:val="5B2C0582"/>
    <w:rsid w:val="5B45C32C"/>
    <w:rsid w:val="5B630BCB"/>
    <w:rsid w:val="5B640A9C"/>
    <w:rsid w:val="5B865E05"/>
    <w:rsid w:val="5BB89D76"/>
    <w:rsid w:val="5BBAA7DD"/>
    <w:rsid w:val="5C05F538"/>
    <w:rsid w:val="5C0E2940"/>
    <w:rsid w:val="5C1754BF"/>
    <w:rsid w:val="5C9A1B0C"/>
    <w:rsid w:val="5CDFCE7A"/>
    <w:rsid w:val="5D151D2E"/>
    <w:rsid w:val="5D3A1856"/>
    <w:rsid w:val="5D4526EE"/>
    <w:rsid w:val="5D5C80DB"/>
    <w:rsid w:val="5E0984CF"/>
    <w:rsid w:val="5E0D1ADA"/>
    <w:rsid w:val="5E158B0A"/>
    <w:rsid w:val="5E26DB75"/>
    <w:rsid w:val="5E2E2ECE"/>
    <w:rsid w:val="5E311846"/>
    <w:rsid w:val="5E530D62"/>
    <w:rsid w:val="5E7D3837"/>
    <w:rsid w:val="5E8AF1D1"/>
    <w:rsid w:val="5E90701F"/>
    <w:rsid w:val="5EBD5E93"/>
    <w:rsid w:val="5EC8368B"/>
    <w:rsid w:val="5EDE00CC"/>
    <w:rsid w:val="5F04645D"/>
    <w:rsid w:val="5F04FE84"/>
    <w:rsid w:val="5F08CF38"/>
    <w:rsid w:val="5F098A6B"/>
    <w:rsid w:val="5F09F497"/>
    <w:rsid w:val="5F73D480"/>
    <w:rsid w:val="5F7C0BBC"/>
    <w:rsid w:val="5FA0C2A4"/>
    <w:rsid w:val="5FBF3850"/>
    <w:rsid w:val="5FDF4A9E"/>
    <w:rsid w:val="5FE0CBFD"/>
    <w:rsid w:val="5FF32793"/>
    <w:rsid w:val="601CE0D1"/>
    <w:rsid w:val="603571B6"/>
    <w:rsid w:val="6052139F"/>
    <w:rsid w:val="6058206A"/>
    <w:rsid w:val="6062BF1F"/>
    <w:rsid w:val="607A091F"/>
    <w:rsid w:val="60AAF1FC"/>
    <w:rsid w:val="6104D840"/>
    <w:rsid w:val="6122BA0D"/>
    <w:rsid w:val="61466D36"/>
    <w:rsid w:val="615A05ED"/>
    <w:rsid w:val="617B65BD"/>
    <w:rsid w:val="61B24229"/>
    <w:rsid w:val="622DE514"/>
    <w:rsid w:val="624714E2"/>
    <w:rsid w:val="6270E898"/>
    <w:rsid w:val="6285039D"/>
    <w:rsid w:val="629A4FAD"/>
    <w:rsid w:val="62BA35A5"/>
    <w:rsid w:val="62CE525B"/>
    <w:rsid w:val="62E4A21C"/>
    <w:rsid w:val="62F6C3E2"/>
    <w:rsid w:val="6316F330"/>
    <w:rsid w:val="6335C589"/>
    <w:rsid w:val="63361B31"/>
    <w:rsid w:val="6374A7DB"/>
    <w:rsid w:val="63901714"/>
    <w:rsid w:val="63DC9449"/>
    <w:rsid w:val="642658B8"/>
    <w:rsid w:val="643A62C9"/>
    <w:rsid w:val="647DB14B"/>
    <w:rsid w:val="64B24B7F"/>
    <w:rsid w:val="64B6643C"/>
    <w:rsid w:val="65292D8E"/>
    <w:rsid w:val="654E8E56"/>
    <w:rsid w:val="655B730F"/>
    <w:rsid w:val="656102B5"/>
    <w:rsid w:val="656AD2F7"/>
    <w:rsid w:val="65A4EF1E"/>
    <w:rsid w:val="65D3FD6D"/>
    <w:rsid w:val="65E5526A"/>
    <w:rsid w:val="65EAD03D"/>
    <w:rsid w:val="65ECF913"/>
    <w:rsid w:val="6602053A"/>
    <w:rsid w:val="6620EF88"/>
    <w:rsid w:val="66A54328"/>
    <w:rsid w:val="6713A9D3"/>
    <w:rsid w:val="672B80D5"/>
    <w:rsid w:val="675400FB"/>
    <w:rsid w:val="67701C60"/>
    <w:rsid w:val="679CB92E"/>
    <w:rsid w:val="67BC07AE"/>
    <w:rsid w:val="67BFC4CA"/>
    <w:rsid w:val="67BFD413"/>
    <w:rsid w:val="67CF4B9B"/>
    <w:rsid w:val="680F6925"/>
    <w:rsid w:val="6812AD77"/>
    <w:rsid w:val="68B24BDB"/>
    <w:rsid w:val="68C04424"/>
    <w:rsid w:val="68C8AB11"/>
    <w:rsid w:val="6908F9B9"/>
    <w:rsid w:val="6928C603"/>
    <w:rsid w:val="692A60E1"/>
    <w:rsid w:val="69618E29"/>
    <w:rsid w:val="6962F824"/>
    <w:rsid w:val="696A9F77"/>
    <w:rsid w:val="696B47F3"/>
    <w:rsid w:val="696E2C0C"/>
    <w:rsid w:val="6997E29A"/>
    <w:rsid w:val="6A06876D"/>
    <w:rsid w:val="6A194750"/>
    <w:rsid w:val="6A25698A"/>
    <w:rsid w:val="6A54BDB0"/>
    <w:rsid w:val="6A63B347"/>
    <w:rsid w:val="6A8FFAAE"/>
    <w:rsid w:val="6A9683A0"/>
    <w:rsid w:val="6AABDBE5"/>
    <w:rsid w:val="6AC6A757"/>
    <w:rsid w:val="6AD11FBE"/>
    <w:rsid w:val="6B084744"/>
    <w:rsid w:val="6B33FB99"/>
    <w:rsid w:val="6B493522"/>
    <w:rsid w:val="6B5FF3BC"/>
    <w:rsid w:val="6BD585FC"/>
    <w:rsid w:val="6BEAF440"/>
    <w:rsid w:val="6BF47406"/>
    <w:rsid w:val="6C59F815"/>
    <w:rsid w:val="6C5E93D6"/>
    <w:rsid w:val="6C8A47B6"/>
    <w:rsid w:val="6CBC9811"/>
    <w:rsid w:val="6CD37103"/>
    <w:rsid w:val="6D03DB3F"/>
    <w:rsid w:val="6D0C6FF3"/>
    <w:rsid w:val="6D102F57"/>
    <w:rsid w:val="6D114D4C"/>
    <w:rsid w:val="6D6ED721"/>
    <w:rsid w:val="6D85441F"/>
    <w:rsid w:val="6D90B084"/>
    <w:rsid w:val="6D915A6E"/>
    <w:rsid w:val="6D94E437"/>
    <w:rsid w:val="6DCFB6A4"/>
    <w:rsid w:val="6DFC972F"/>
    <w:rsid w:val="6E813939"/>
    <w:rsid w:val="6EAD2104"/>
    <w:rsid w:val="6F0D97BB"/>
    <w:rsid w:val="6F195FF8"/>
    <w:rsid w:val="6F1EF9F0"/>
    <w:rsid w:val="6F53103E"/>
    <w:rsid w:val="6FDA2FDB"/>
    <w:rsid w:val="6FF4A43E"/>
    <w:rsid w:val="706BF557"/>
    <w:rsid w:val="708A882C"/>
    <w:rsid w:val="7090DB01"/>
    <w:rsid w:val="70924D79"/>
    <w:rsid w:val="709595C6"/>
    <w:rsid w:val="70978C48"/>
    <w:rsid w:val="70A885DC"/>
    <w:rsid w:val="70B486F2"/>
    <w:rsid w:val="710837C4"/>
    <w:rsid w:val="711DA045"/>
    <w:rsid w:val="712E0E32"/>
    <w:rsid w:val="7165DA62"/>
    <w:rsid w:val="717E1A18"/>
    <w:rsid w:val="720CCE43"/>
    <w:rsid w:val="7232A8E4"/>
    <w:rsid w:val="725EDA02"/>
    <w:rsid w:val="726FE561"/>
    <w:rsid w:val="727FD87C"/>
    <w:rsid w:val="72E48ED6"/>
    <w:rsid w:val="732C31B2"/>
    <w:rsid w:val="7349BE44"/>
    <w:rsid w:val="737BEB7D"/>
    <w:rsid w:val="73EFD374"/>
    <w:rsid w:val="73F37967"/>
    <w:rsid w:val="74426ECD"/>
    <w:rsid w:val="7446A3CC"/>
    <w:rsid w:val="74629F83"/>
    <w:rsid w:val="746937EA"/>
    <w:rsid w:val="7478A185"/>
    <w:rsid w:val="7493B71A"/>
    <w:rsid w:val="74BDCDD4"/>
    <w:rsid w:val="74BE3952"/>
    <w:rsid w:val="74C35822"/>
    <w:rsid w:val="74C4A695"/>
    <w:rsid w:val="74DB7090"/>
    <w:rsid w:val="74F25908"/>
    <w:rsid w:val="7507326F"/>
    <w:rsid w:val="751CB63E"/>
    <w:rsid w:val="754DAF60"/>
    <w:rsid w:val="75727BE9"/>
    <w:rsid w:val="7572A266"/>
    <w:rsid w:val="75A8F3D2"/>
    <w:rsid w:val="75DC958A"/>
    <w:rsid w:val="75E3C329"/>
    <w:rsid w:val="7607258C"/>
    <w:rsid w:val="76101A3A"/>
    <w:rsid w:val="761A09E9"/>
    <w:rsid w:val="769909F7"/>
    <w:rsid w:val="76B7EFE1"/>
    <w:rsid w:val="76C6A1E9"/>
    <w:rsid w:val="76D3A9B5"/>
    <w:rsid w:val="7727F7EC"/>
    <w:rsid w:val="77654B3F"/>
    <w:rsid w:val="7772DA44"/>
    <w:rsid w:val="77863AFE"/>
    <w:rsid w:val="77893BA1"/>
    <w:rsid w:val="7790FA7E"/>
    <w:rsid w:val="78344ECD"/>
    <w:rsid w:val="788E0F06"/>
    <w:rsid w:val="78C14125"/>
    <w:rsid w:val="78C6F37F"/>
    <w:rsid w:val="78EBA94D"/>
    <w:rsid w:val="792AE464"/>
    <w:rsid w:val="79B229EF"/>
    <w:rsid w:val="79FF059A"/>
    <w:rsid w:val="7A192F3F"/>
    <w:rsid w:val="7A485C2D"/>
    <w:rsid w:val="7A48F147"/>
    <w:rsid w:val="7A582D65"/>
    <w:rsid w:val="7A6A8BCE"/>
    <w:rsid w:val="7A7B1287"/>
    <w:rsid w:val="7AB47221"/>
    <w:rsid w:val="7AC08DE7"/>
    <w:rsid w:val="7AE5A64F"/>
    <w:rsid w:val="7AF6BED9"/>
    <w:rsid w:val="7B24CC6E"/>
    <w:rsid w:val="7B415ED6"/>
    <w:rsid w:val="7B4C248C"/>
    <w:rsid w:val="7B5558EC"/>
    <w:rsid w:val="7B586993"/>
    <w:rsid w:val="7B5F8E77"/>
    <w:rsid w:val="7B989669"/>
    <w:rsid w:val="7BA33885"/>
    <w:rsid w:val="7BAFAECE"/>
    <w:rsid w:val="7C0C0647"/>
    <w:rsid w:val="7C0DF5CC"/>
    <w:rsid w:val="7C1245AE"/>
    <w:rsid w:val="7C54EBF0"/>
    <w:rsid w:val="7CB27FB1"/>
    <w:rsid w:val="7CE56BB2"/>
    <w:rsid w:val="7D087934"/>
    <w:rsid w:val="7D5BA128"/>
    <w:rsid w:val="7D67BE81"/>
    <w:rsid w:val="7DDDA84B"/>
    <w:rsid w:val="7DE23373"/>
    <w:rsid w:val="7DFD2C01"/>
    <w:rsid w:val="7E2C4AF2"/>
    <w:rsid w:val="7E9B528A"/>
    <w:rsid w:val="7ECA7351"/>
    <w:rsid w:val="7F168904"/>
    <w:rsid w:val="7F2F0A97"/>
    <w:rsid w:val="7FAB0ED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955978"/>
  <w15:docId w15:val="{190DDB79-A99A-47AE-9BA6-75F6C31485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MS Mincho" w:cs="Times New Roman"/>
        <w:lang w:val="en-US" w:eastAsia="zh-CN" w:bidi="ar-SA"/>
      </w:rPr>
    </w:rPrDefault>
    <w:pPrDefault/>
  </w:docDefaults>
  <w:latentStyles w:defLockedState="0" w:defUIPriority="0" w:defSemiHidden="0" w:defUnhideWhenUsed="0" w:defQFormat="1" w:count="376">
    <w:lsdException w:name="heading 1" w:qFormat="0"/>
    <w:lsdException w:name="heading 2" w:qFormat="0"/>
    <w:lsdException w:name="heading 6" w:qFormat="0"/>
    <w:lsdException w:name="heading 7" w:qFormat="0"/>
    <w:lsdException w:name="heading 8" w:qFormat="0"/>
    <w:lsdException w:name="heading 9" w:qFormat="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0"/>
    <w:lsdException w:name="toc 2" w:uiPriority="39" w:qFormat="0"/>
    <w:lsdException w:name="toc 3" w:uiPriority="39" w:qFormat="0"/>
    <w:lsdException w:name="toc 4" w:uiPriority="39" w:qFormat="0"/>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iPriority="99" w:semiHidden="1" w:unhideWhenUsed="1"/>
    <w:lsdException w:name="footnote text" w:semiHidden="1" w:unhideWhenUsed="1"/>
    <w:lsdException w:name="annotation text" w:uiPriority="99" w:unhideWhenUsed="1"/>
    <w:lsdException w:name="header" w:unhideWhenUsed="1"/>
    <w:lsdException w:name="footer" w:uiPriority="99" w:unhideWhenUsed="1"/>
    <w:lsdException w:name="index heading" w:semiHidden="1" w:unhideWhenUsed="1"/>
    <w:lsdException w:name="caption" w:unhideWhenUsed="1" w:qFormat="0"/>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qFormat="0"/>
    <w:lsdException w:name="macro" w:semiHidden="1" w:unhideWhenUsed="1"/>
    <w:lsdException w:name="toa heading" w:semiHidden="1" w:unhideWhenUsed="1"/>
    <w:lsdException w:name="List" w:semiHidden="1" w:unhideWhenUsed="1"/>
    <w:lsdException w:name="List Bullet"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qFormat="0"/>
    <w:lsdException w:name="Signature" w:semiHidden="1" w:unhideWhenUsed="1"/>
    <w:lsdException w:name="Default Paragraph Font" w:uiPriority="1" w:semiHidden="1" w:unhideWhenUsed="1" w:qFormat="0"/>
    <w:lsdException w:name="Body Text" w:uiPriority="99" w:semiHidden="1" w:unhideWhenUsed="1"/>
    <w:lsdException w:name="Body Text Indent" w:semiHidden="1" w:unhideWhenUsed="1" w:qFormat="0"/>
    <w:lsdException w:name="List Continue" w:semiHidden="1" w:unhideWhenUsed="1"/>
    <w:lsdException w:name="List Continue 2" w:semiHidden="1" w:unhideWhenUsed="1"/>
    <w:lsdException w:name="List Continue 3" w:semiHidden="1" w:unhideWhenUsed="1" w:qFormat="0"/>
    <w:lsdException w:name="List Continue 4" w:semiHidden="1" w:unhideWhenUsed="1"/>
    <w:lsdException w:name="List Continue 5" w:semiHidden="1" w:unhideWhenUsed="1"/>
    <w:lsdException w:name="Message Header" w:semiHidden="1" w:unhideWhenUsed="1"/>
    <w:lsdException w:name="Body Text First Indent 2" w:semiHidden="1" w:unhideWhenUsed="1" w:qFormat="0"/>
    <w:lsdException w:name="Note Heading" w:semiHidden="1" w:unhideWhenUsed="1"/>
    <w:lsdException w:name="Body Text 2" w:semiHidden="1" w:unhideWhenUsed="1" w:qFormat="0"/>
    <w:lsdException w:name="Body Text 3" w:semiHidden="1" w:unhideWhenUsed="1" w:qFormat="0"/>
    <w:lsdException w:name="Body Text Indent 2" w:semiHidden="1" w:unhideWhenUsed="1" w:qFormat="0"/>
    <w:lsdException w:name="Body Text Indent 3" w:semiHidden="1" w:unhideWhenUsed="1" w:qFormat="0"/>
    <w:lsdException w:name="Block Text" w:semiHidden="1" w:unhideWhenUsed="1"/>
    <w:lsdException w:name="Hyperlink" w:uiPriority="99" w:unhideWhenUsed="1"/>
    <w:lsdException w:name="FollowedHyperlink" w:uiPriority="99" w:semiHidden="1" w:unhideWhenUsed="1"/>
    <w:lsdException w:name="Strong" w:uiPriority="22"/>
    <w:lsdException w:name="Emphasis" w:uiPriority="20"/>
    <w:lsdException w:name="Document Map" w:uiPriority="99" w:semiHidden="1" w:unhideWhenUsed="1" w:qFormat="0"/>
    <w:lsdException w:name="Plain Text" w:semiHidden="1" w:unhideWhenUsed="1"/>
    <w:lsdException w:name="E-mail Signature" w:semiHidden="1" w:unhideWhenUsed="1"/>
    <w:lsdException w:name="HTML Top of Form" w:uiPriority="99" w:semiHidden="1" w:unhideWhenUsed="1" w:qFormat="0"/>
    <w:lsdException w:name="HTML Bottom of Form" w:uiPriority="99" w:semiHidden="1" w:unhideWhenUsed="1" w:qFormat="0"/>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uiPriority="99" w:semiHidden="1" w:unhideWhenUsed="1"/>
    <w:lsdException w:name="HTML Variable" w:semiHidden="1" w:unhideWhenUsed="1"/>
    <w:lsdException w:name="Normal Table" w:uiPriority="99" w:semiHidden="1" w:unhideWhenUsed="1" w:qFormat="0"/>
    <w:lsdException w:name="annotation subject" w:uiPriority="99" w:semiHidden="1" w:unhideWhenUsed="1" w:qFormat="0"/>
    <w:lsdException w:name="No List" w:uiPriority="99" w:semiHidden="1" w:unhideWhenUsed="1" w:qFormat="0"/>
    <w:lsdException w:name="Outline List 1" w:uiPriority="99" w:semiHidden="1" w:unhideWhenUsed="1" w:qFormat="0"/>
    <w:lsdException w:name="Outline List 2" w:uiPriority="99" w:semiHidden="1" w:unhideWhenUsed="1" w:qFormat="0"/>
    <w:lsdException w:name="Outline List 3" w:uiPriority="99" w:semiHidden="1" w:unhideWhenUsed="1"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qFormat="0"/>
    <w:lsdException w:name="Table Columns 1" w:semiHidden="1" w:unhideWhenUsed="1" w:qFormat="0"/>
    <w:lsdException w:name="Table Columns 2" w:semiHidden="1" w:unhideWhenUsed="1" w:qFormat="0"/>
    <w:lsdException w:name="Table Columns 3" w:semiHidden="1" w:unhideWhenUsed="1" w:qFormat="0"/>
    <w:lsdException w:name="Table Columns 4" w:semiHidden="1" w:unhideWhenUsed="1" w:qFormat="0"/>
    <w:lsdException w:name="Table Columns 5" w:semiHidden="1" w:unhideWhenUsed="1" w:qFormat="0"/>
    <w:lsdException w:name="Table Grid 1" w:semiHidden="1" w:unhideWhenUsed="1" w:qFormat="0"/>
    <w:lsdException w:name="Table Grid 2" w:semiHidden="1" w:unhideWhenUsed="1" w:qFormat="0"/>
    <w:lsdException w:name="Table Grid 3" w:semiHidden="1" w:unhideWhenUsed="1" w:qFormat="0"/>
    <w:lsdException w:name="Table Grid 4" w:semiHidden="1" w:unhideWhenUsed="1" w:qFormat="0"/>
    <w:lsdException w:name="Table Grid 5" w:semiHidden="1" w:unhideWhenUsed="1"/>
    <w:lsdException w:name="Table Grid 6" w:semiHidden="1" w:unhideWhenUsed="1" w:qFormat="0"/>
    <w:lsdException w:name="Table Grid 7" w:semiHidden="1" w:unhideWhenUsed="1" w:qFormat="0"/>
    <w:lsdException w:name="Table Grid 8" w:semiHidden="1" w:unhideWhenUsed="1" w:qFormat="0"/>
    <w:lsdException w:name="Table List 1" w:semiHidden="1" w:unhideWhenUsed="1" w:qFormat="0"/>
    <w:lsdException w:name="Table List 2" w:semiHidden="1" w:unhideWhenUsed="1" w:qFormat="0"/>
    <w:lsdException w:name="Table List 3" w:semiHidden="1" w:unhideWhenUsed="1" w:qFormat="0"/>
    <w:lsdException w:name="Table List 4" w:semiHidden="1" w:unhideWhenUsed="1" w:qFormat="0"/>
    <w:lsdException w:name="Table List 5" w:semiHidden="1" w:unhideWhenUsed="1" w:qFormat="0"/>
    <w:lsdException w:name="Table List 6" w:semiHidden="1" w:unhideWhenUsed="1" w:qFormat="0"/>
    <w:lsdException w:name="Table List 7" w:semiHidden="1" w:unhideWhenUsed="1" w:qFormat="0"/>
    <w:lsdException w:name="Table List 8" w:semiHidden="1" w:unhideWhenUsed="1" w:qFormat="0"/>
    <w:lsdException w:name="Table 3D effects 1" w:semiHidden="1" w:unhideWhenUsed="1"/>
    <w:lsdException w:name="Table 3D effects 2" w:semiHidden="1" w:unhideWhenUsed="1"/>
    <w:lsdException w:name="Table 3D effects 3" w:semiHidden="1" w:unhideWhenUsed="1"/>
    <w:lsdException w:name="Table Contemporary" w:semiHidden="1" w:unhideWhenUsed="1" w:qFormat="0"/>
    <w:lsdException w:name="Table Elegant" w:semiHidden="1" w:unhideWhenUsed="1" w:qFormat="0"/>
    <w:lsdException w:name="Table Professional" w:semiHidden="1" w:unhideWhenUsed="1" w:qFormat="0"/>
    <w:lsdException w:name="Table Subtle 1" w:semiHidden="1" w:unhideWhenUsed="1" w:qFormat="0"/>
    <w:lsdException w:name="Table Subtle 2" w:semiHidden="1" w:unhideWhenUsed="1" w:qFormat="0"/>
    <w:lsdException w:name="Table Web 1" w:semiHidden="1" w:unhideWhenUsed="1"/>
    <w:lsdException w:name="Table Web 2" w:semiHidden="1" w:unhideWhenUsed="1"/>
    <w:lsdException w:name="Table Web 3" w:semiHidden="1" w:unhideWhenUsed="1" w:qFormat="0"/>
    <w:lsdException w:name="Balloon Text" w:uiPriority="99" w:semiHidden="1" w:unhideWhenUsed="1" w:qFormat="0"/>
    <w:lsdException w:name="Table Grid" w:uiPriority="59" w:qFormat="0"/>
    <w:lsdException w:name="Table Theme" w:semiHidden="1" w:unhideWhenUsed="1" w:qFormat="0"/>
    <w:lsdException w:name="Placeholder Text" w:uiPriority="99" w:qFormat="0"/>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0"/>
    <w:lsdException w:name="Colorful Grid" w:uiPriority="73" w:qFormat="0"/>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0"/>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qFormat="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0"/>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qFormat="0"/>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0"/>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0"/>
    <w:lsdException w:name="TOC Heading" w:uiPriority="39" w:semiHidden="1"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uiPriority="99" w:semiHidden="1" w:unhideWhenUsed="1" w:qFormat="0"/>
    <w:lsdException w:name="Smart Hyperlink" w:uiPriority="99" w:semiHidden="1" w:unhideWhenUsed="1" w:qFormat="0"/>
    <w:lsdException w:name="Hashtag" w:uiPriority="99" w:semiHidden="1" w:unhideWhenUsed="1" w:qFormat="0"/>
    <w:lsdException w:name="Unresolved Mention" w:uiPriority="99" w:semiHidden="1" w:unhideWhenUsed="1" w:qFormat="0"/>
    <w:lsdException w:name="Smart Link" w:uiPriority="99" w:semiHidden="1" w:unhideWhenUsed="1" w:qFormat="0"/>
  </w:latentStyles>
  <w:style w:type="paragraph" w:styleId="Normal" w:default="1">
    <w:name w:val="Normal"/>
    <w:qFormat/>
    <w:pPr>
      <w:spacing w:before="120" w:after="120"/>
    </w:pPr>
    <w:rPr>
      <w:rFonts w:cs="Cordia New" w:eastAsiaTheme="minorEastAsia"/>
      <w:sz w:val="24"/>
      <w:szCs w:val="22"/>
      <w:lang w:eastAsia="en-US"/>
    </w:rPr>
  </w:style>
  <w:style w:type="paragraph" w:styleId="Heading1">
    <w:name w:val="heading 1"/>
    <w:basedOn w:val="Normal"/>
    <w:next w:val="Normal"/>
    <w:link w:val="Heading1Char"/>
    <w:pPr>
      <w:keepNext/>
      <w:pageBreakBefore/>
      <w:numPr>
        <w:numId w:val="1"/>
      </w:numPr>
      <w:adjustRightInd w:val="0"/>
      <w:snapToGrid w:val="0"/>
      <w:spacing w:before="480"/>
      <w:textAlignment w:val="baseline"/>
      <w:outlineLvl w:val="0"/>
    </w:pPr>
    <w:rPr>
      <w:rFonts w:ascii="Times New Roman Bold" w:hAnsi="Times New Roman Bold" w:eastAsiaTheme="majorEastAsia"/>
      <w:b/>
      <w:sz w:val="28"/>
      <w:lang w:eastAsia="ja-JP"/>
    </w:rPr>
  </w:style>
  <w:style w:type="paragraph" w:styleId="Heading2">
    <w:name w:val="heading 2"/>
    <w:basedOn w:val="Normal"/>
    <w:next w:val="Normal"/>
    <w:link w:val="Heading2Char"/>
    <w:pPr>
      <w:keepNext/>
      <w:numPr>
        <w:ilvl w:val="1"/>
        <w:numId w:val="1"/>
      </w:numPr>
      <w:tabs>
        <w:tab w:val="left" w:pos="1080"/>
      </w:tabs>
      <w:adjustRightInd w:val="0"/>
      <w:snapToGrid w:val="0"/>
      <w:spacing w:before="240" w:after="0"/>
      <w:textAlignment w:val="baseline"/>
      <w:outlineLvl w:val="1"/>
    </w:pPr>
    <w:rPr>
      <w:rFonts w:ascii="Times New Roman Bold" w:hAnsi="Times New Roman Bold" w:eastAsiaTheme="majorEastAsia"/>
      <w:b/>
      <w:sz w:val="28"/>
      <w:lang w:eastAsia="ja-JP"/>
    </w:rPr>
  </w:style>
  <w:style w:type="paragraph" w:styleId="Heading3">
    <w:name w:val="heading 3"/>
    <w:basedOn w:val="Heading2"/>
    <w:next w:val="Normal"/>
    <w:link w:val="Heading3Char"/>
    <w:qFormat/>
    <w:pPr>
      <w:numPr>
        <w:ilvl w:val="2"/>
      </w:numPr>
      <w:outlineLvl w:val="2"/>
    </w:pPr>
    <w:rPr>
      <w:sz w:val="24"/>
    </w:rPr>
  </w:style>
  <w:style w:type="paragraph" w:styleId="Heading4">
    <w:name w:val="heading 4"/>
    <w:basedOn w:val="Heading2"/>
    <w:next w:val="Normal"/>
    <w:link w:val="Heading4Char"/>
    <w:qFormat/>
    <w:pPr>
      <w:numPr>
        <w:ilvl w:val="3"/>
      </w:numPr>
      <w:outlineLvl w:val="3"/>
    </w:pPr>
    <w:rPr>
      <w:sz w:val="24"/>
    </w:rPr>
  </w:style>
  <w:style w:type="paragraph" w:styleId="Heading5">
    <w:name w:val="heading 5"/>
    <w:basedOn w:val="Heading2"/>
    <w:next w:val="Normal"/>
    <w:link w:val="Heading5Char"/>
    <w:qFormat/>
    <w:pPr>
      <w:keepLines/>
      <w:numPr>
        <w:ilvl w:val="4"/>
      </w:numPr>
      <w:tabs>
        <w:tab w:val="clear" w:pos="1080"/>
      </w:tabs>
      <w:spacing w:before="216" w:line="219" w:lineRule="exact"/>
      <w:outlineLvl w:val="4"/>
    </w:pPr>
    <w:rPr>
      <w:rFonts w:cs="Times New Roman"/>
      <w:b w:val="0"/>
      <w:i/>
      <w:sz w:val="24"/>
      <w:szCs w:val="24"/>
    </w:rPr>
  </w:style>
  <w:style w:type="paragraph" w:styleId="Heading6">
    <w:name w:val="heading 6"/>
    <w:basedOn w:val="Normal"/>
    <w:next w:val="Normal"/>
    <w:link w:val="Heading6Char"/>
    <w:pPr>
      <w:keepNext/>
      <w:keepLines/>
      <w:numPr>
        <w:ilvl w:val="5"/>
        <w:numId w:val="1"/>
      </w:numPr>
      <w:adjustRightInd w:val="0"/>
      <w:snapToGrid w:val="0"/>
      <w:spacing w:before="216" w:after="0" w:line="219" w:lineRule="exact"/>
      <w:textAlignment w:val="baseline"/>
      <w:outlineLvl w:val="5"/>
    </w:pPr>
    <w:rPr>
      <w:rFonts w:ascii="Arial" w:hAnsi="Arial" w:eastAsia="MS Gothic"/>
      <w:b/>
      <w:lang w:eastAsia="ja-JP"/>
    </w:rPr>
  </w:style>
  <w:style w:type="paragraph" w:styleId="Heading7">
    <w:name w:val="heading 7"/>
    <w:aliases w:val="Appendix Heading"/>
    <w:basedOn w:val="Normal"/>
    <w:next w:val="Normal"/>
    <w:link w:val="Heading7Char"/>
    <w:pPr>
      <w:numPr>
        <w:ilvl w:val="6"/>
        <w:numId w:val="2"/>
      </w:numPr>
      <w:adjustRightInd w:val="0"/>
      <w:snapToGrid w:val="0"/>
      <w:spacing w:before="216" w:after="0" w:line="219" w:lineRule="exact"/>
      <w:textAlignment w:val="baseline"/>
      <w:outlineLvl w:val="6"/>
    </w:pPr>
    <w:rPr>
      <w:rFonts w:ascii="Arial" w:hAnsi="Arial" w:eastAsia="MS Gothic"/>
      <w:b/>
      <w:i/>
      <w:lang w:eastAsia="ja-JP"/>
    </w:rPr>
  </w:style>
  <w:style w:type="paragraph" w:styleId="Heading8">
    <w:name w:val="heading 8"/>
    <w:basedOn w:val="Normal"/>
    <w:next w:val="Normal"/>
    <w:link w:val="Heading8Char"/>
    <w:pPr>
      <w:numPr>
        <w:ilvl w:val="7"/>
        <w:numId w:val="2"/>
      </w:numPr>
      <w:adjustRightInd w:val="0"/>
      <w:snapToGrid w:val="0"/>
      <w:spacing w:before="216" w:after="0" w:line="240" w:lineRule="exact"/>
      <w:textAlignment w:val="baseline"/>
      <w:outlineLvl w:val="7"/>
    </w:pPr>
    <w:rPr>
      <w:rFonts w:ascii="Arial" w:hAnsi="Arial" w:eastAsia="MS Gothic"/>
      <w:b/>
      <w:sz w:val="21"/>
      <w:lang w:eastAsia="ja-JP"/>
    </w:rPr>
  </w:style>
  <w:style w:type="paragraph" w:styleId="Heading9">
    <w:name w:val="heading 9"/>
    <w:basedOn w:val="Normal"/>
    <w:next w:val="Normal"/>
    <w:link w:val="Heading9Char"/>
    <w:pPr>
      <w:numPr>
        <w:ilvl w:val="8"/>
        <w:numId w:val="2"/>
      </w:numPr>
      <w:adjustRightInd w:val="0"/>
      <w:snapToGrid w:val="0"/>
      <w:spacing w:before="216" w:after="0" w:line="219" w:lineRule="exact"/>
      <w:textAlignment w:val="baseline"/>
      <w:outlineLvl w:val="8"/>
    </w:pPr>
    <w:rPr>
      <w:rFonts w:ascii="Arial" w:hAnsi="Arial" w:eastAsia="MS Gothic"/>
      <w:b/>
      <w:i/>
      <w:sz w:val="21"/>
      <w:lang w:eastAsia="ja-JP"/>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MacroText">
    <w:name w:val="macro"/>
    <w:link w:val="MacroTextChar"/>
    <w:semiHidden/>
    <w:unhideWhenUsed/>
    <w:qFormat/>
    <w:pPr>
      <w:tabs>
        <w:tab w:val="left" w:pos="480"/>
        <w:tab w:val="left" w:pos="960"/>
        <w:tab w:val="left" w:pos="1440"/>
        <w:tab w:val="left" w:pos="1920"/>
        <w:tab w:val="left" w:pos="2400"/>
        <w:tab w:val="left" w:pos="2880"/>
        <w:tab w:val="left" w:pos="3360"/>
        <w:tab w:val="left" w:pos="3840"/>
        <w:tab w:val="left" w:pos="4320"/>
      </w:tabs>
      <w:spacing w:before="120" w:after="120" w:line="280" w:lineRule="atLeast"/>
    </w:pPr>
    <w:rPr>
      <w:rFonts w:ascii="Consolas" w:hAnsi="Consolas" w:eastAsia="Calibri" w:cs="Consolas"/>
      <w:lang w:eastAsia="en-US"/>
    </w:rPr>
  </w:style>
  <w:style w:type="paragraph" w:styleId="List3">
    <w:name w:val="List 3"/>
    <w:basedOn w:val="Normal"/>
    <w:semiHidden/>
    <w:unhideWhenUsed/>
    <w:qFormat/>
    <w:pPr>
      <w:ind w:left="1080" w:hanging="360"/>
      <w:contextualSpacing/>
    </w:pPr>
  </w:style>
  <w:style w:type="paragraph" w:styleId="TOC7">
    <w:name w:val="toc 7"/>
    <w:basedOn w:val="Normal"/>
    <w:next w:val="Normal"/>
    <w:autoRedefine/>
    <w:uiPriority w:val="39"/>
    <w:unhideWhenUsed/>
    <w:qFormat/>
    <w:pPr>
      <w:spacing w:after="100"/>
      <w:ind w:left="1440"/>
    </w:pPr>
  </w:style>
  <w:style w:type="paragraph" w:styleId="ListNumber2">
    <w:name w:val="List Number 2"/>
    <w:basedOn w:val="Normal"/>
    <w:semiHidden/>
    <w:unhideWhenUsed/>
    <w:qFormat/>
    <w:pPr>
      <w:numPr>
        <w:numId w:val="3"/>
      </w:numPr>
      <w:contextualSpacing/>
    </w:pPr>
  </w:style>
  <w:style w:type="paragraph" w:styleId="TableofAuthorities">
    <w:name w:val="table of authorities"/>
    <w:basedOn w:val="Normal"/>
    <w:next w:val="Normal"/>
    <w:semiHidden/>
    <w:unhideWhenUsed/>
    <w:pPr>
      <w:spacing w:after="0"/>
      <w:ind w:left="240" w:hanging="240"/>
    </w:pPr>
  </w:style>
  <w:style w:type="paragraph" w:styleId="NoteHeading">
    <w:name w:val="Note Heading"/>
    <w:basedOn w:val="Normal"/>
    <w:next w:val="Normal"/>
    <w:link w:val="NoteHeadingChar"/>
    <w:semiHidden/>
    <w:unhideWhenUsed/>
    <w:qFormat/>
    <w:pPr>
      <w:spacing w:before="0" w:after="0"/>
    </w:pPr>
  </w:style>
  <w:style w:type="paragraph" w:styleId="ListBullet4">
    <w:name w:val="List Bullet 4"/>
    <w:basedOn w:val="Normal"/>
    <w:semiHidden/>
    <w:unhideWhenUsed/>
    <w:qFormat/>
    <w:pPr>
      <w:numPr>
        <w:numId w:val="4"/>
      </w:numPr>
      <w:contextualSpacing/>
    </w:pPr>
  </w:style>
  <w:style w:type="paragraph" w:styleId="Index8">
    <w:name w:val="index 8"/>
    <w:basedOn w:val="Normal"/>
    <w:next w:val="Normal"/>
    <w:autoRedefine/>
    <w:semiHidden/>
    <w:unhideWhenUsed/>
    <w:qFormat/>
    <w:pPr>
      <w:spacing w:before="0" w:after="0"/>
      <w:ind w:left="1920" w:hanging="240"/>
    </w:pPr>
  </w:style>
  <w:style w:type="paragraph" w:styleId="E-mailSignature">
    <w:name w:val="E-mail Signature"/>
    <w:basedOn w:val="Normal"/>
    <w:link w:val="E-mailSignatureChar"/>
    <w:semiHidden/>
    <w:unhideWhenUsed/>
    <w:qFormat/>
    <w:pPr>
      <w:spacing w:before="0" w:after="0"/>
    </w:pPr>
  </w:style>
  <w:style w:type="paragraph" w:styleId="ListNumber">
    <w:name w:val="List Number"/>
    <w:basedOn w:val="Normal"/>
    <w:qFormat/>
    <w:pPr>
      <w:numPr>
        <w:numId w:val="5"/>
      </w:numPr>
      <w:contextualSpacing/>
    </w:pPr>
  </w:style>
  <w:style w:type="paragraph" w:styleId="NormalIndent">
    <w:name w:val="Normal Indent"/>
    <w:basedOn w:val="Normal"/>
    <w:uiPriority w:val="99"/>
    <w:semiHidden/>
    <w:unhideWhenUsed/>
    <w:qFormat/>
    <w:pPr>
      <w:ind w:left="720"/>
    </w:pPr>
  </w:style>
  <w:style w:type="paragraph" w:styleId="Caption">
    <w:name w:val="caption"/>
    <w:basedOn w:val="Normal"/>
    <w:next w:val="Normal"/>
    <w:unhideWhenUsed/>
    <w:pPr>
      <w:spacing w:before="0" w:after="200"/>
    </w:pPr>
    <w:rPr>
      <w:b/>
      <w:bCs/>
      <w:color w:val="4F81BD" w:themeColor="accent1"/>
      <w:sz w:val="18"/>
      <w:szCs w:val="18"/>
    </w:rPr>
  </w:style>
  <w:style w:type="paragraph" w:styleId="Index5">
    <w:name w:val="index 5"/>
    <w:basedOn w:val="Normal"/>
    <w:next w:val="Normal"/>
    <w:autoRedefine/>
    <w:semiHidden/>
    <w:unhideWhenUsed/>
    <w:qFormat/>
    <w:pPr>
      <w:spacing w:before="0" w:after="0"/>
      <w:ind w:left="1200" w:hanging="240"/>
    </w:pPr>
  </w:style>
  <w:style w:type="paragraph" w:styleId="ListBullet">
    <w:name w:val="List Bullet"/>
    <w:basedOn w:val="Normal"/>
    <w:uiPriority w:val="99"/>
    <w:unhideWhenUsed/>
    <w:qFormat/>
    <w:pPr>
      <w:numPr>
        <w:numId w:val="6"/>
      </w:numPr>
      <w:spacing w:after="240"/>
    </w:pPr>
    <w:rPr>
      <w:rFonts w:eastAsia="Times New Roman" w:cs="Times New Roman"/>
      <w:szCs w:val="24"/>
      <w:lang w:val="en-GB"/>
    </w:rPr>
  </w:style>
  <w:style w:type="paragraph" w:styleId="EnvelopeAddress">
    <w:name w:val="envelope address"/>
    <w:basedOn w:val="Normal"/>
    <w:semiHidden/>
    <w:unhideWhenUsed/>
    <w:qFormat/>
    <w:pPr>
      <w:framePr w:w="7920" w:h="1980" w:hSpace="180" w:wrap="auto" w:hAnchor="page" w:xAlign="center" w:yAlign="bottom" w:hRule="exact"/>
      <w:spacing w:before="0" w:after="0"/>
      <w:ind w:left="2880"/>
    </w:pPr>
    <w:rPr>
      <w:rFonts w:asciiTheme="majorHAnsi" w:hAnsiTheme="majorHAnsi" w:eastAsiaTheme="majorEastAsia" w:cstheme="majorBidi"/>
      <w:szCs w:val="24"/>
    </w:rPr>
  </w:style>
  <w:style w:type="paragraph" w:styleId="DocumentMap">
    <w:name w:val="Document Map"/>
    <w:basedOn w:val="Normal"/>
    <w:link w:val="DocumentMapChar"/>
    <w:uiPriority w:val="99"/>
    <w:semiHidden/>
    <w:unhideWhenUsed/>
    <w:pPr>
      <w:spacing w:before="0" w:after="0"/>
    </w:pPr>
    <w:rPr>
      <w:rFonts w:ascii="Tahoma" w:hAnsi="Tahoma" w:cs="Tahoma"/>
      <w:sz w:val="16"/>
      <w:szCs w:val="16"/>
    </w:rPr>
  </w:style>
  <w:style w:type="paragraph" w:styleId="TOAHeading">
    <w:name w:val="toa heading"/>
    <w:basedOn w:val="Normal"/>
    <w:next w:val="Normal"/>
    <w:semiHidden/>
    <w:unhideWhenUsed/>
    <w:qFormat/>
    <w:rPr>
      <w:rFonts w:asciiTheme="majorHAnsi" w:hAnsiTheme="majorHAnsi" w:eastAsiaTheme="majorEastAsia" w:cstheme="majorBidi"/>
      <w:b/>
      <w:bCs/>
      <w:szCs w:val="24"/>
    </w:rPr>
  </w:style>
  <w:style w:type="paragraph" w:styleId="CommentText">
    <w:name w:val="annotation text"/>
    <w:aliases w:val="Char2,Annotationtext,Kommentartext Char"/>
    <w:basedOn w:val="Normal"/>
    <w:link w:val="CommentTextChar"/>
    <w:uiPriority w:val="99"/>
    <w:unhideWhenUsed/>
    <w:qFormat/>
    <w:rPr>
      <w:sz w:val="20"/>
      <w:szCs w:val="20"/>
    </w:rPr>
  </w:style>
  <w:style w:type="paragraph" w:styleId="Index6">
    <w:name w:val="index 6"/>
    <w:basedOn w:val="Normal"/>
    <w:next w:val="Normal"/>
    <w:autoRedefine/>
    <w:semiHidden/>
    <w:unhideWhenUsed/>
    <w:qFormat/>
    <w:pPr>
      <w:spacing w:before="0" w:after="0"/>
      <w:ind w:left="1440" w:hanging="240"/>
    </w:pPr>
  </w:style>
  <w:style w:type="paragraph" w:styleId="Salutation">
    <w:name w:val="Salutation"/>
    <w:basedOn w:val="Normal"/>
    <w:next w:val="Normal"/>
    <w:link w:val="SalutationChar"/>
    <w:qFormat/>
  </w:style>
  <w:style w:type="paragraph" w:styleId="BodyText3">
    <w:name w:val="Body Text 3"/>
    <w:basedOn w:val="Normal"/>
    <w:link w:val="BodyText3Char"/>
    <w:semiHidden/>
    <w:unhideWhenUsed/>
    <w:rPr>
      <w:sz w:val="16"/>
      <w:szCs w:val="16"/>
    </w:rPr>
  </w:style>
  <w:style w:type="paragraph" w:styleId="Closing">
    <w:name w:val="Closing"/>
    <w:basedOn w:val="Normal"/>
    <w:link w:val="ClosingChar"/>
    <w:semiHidden/>
    <w:unhideWhenUsed/>
    <w:pPr>
      <w:spacing w:before="0" w:after="0"/>
      <w:ind w:left="4320"/>
    </w:pPr>
  </w:style>
  <w:style w:type="paragraph" w:styleId="ListBullet3">
    <w:name w:val="List Bullet 3"/>
    <w:basedOn w:val="Normal"/>
    <w:semiHidden/>
    <w:unhideWhenUsed/>
    <w:qFormat/>
    <w:pPr>
      <w:numPr>
        <w:numId w:val="7"/>
      </w:numPr>
      <w:contextualSpacing/>
    </w:pPr>
  </w:style>
  <w:style w:type="paragraph" w:styleId="BodyText">
    <w:name w:val="Body Text"/>
    <w:basedOn w:val="Normal"/>
    <w:link w:val="BodyTextChar"/>
    <w:uiPriority w:val="99"/>
    <w:semiHidden/>
    <w:unhideWhenUsed/>
    <w:qFormat/>
  </w:style>
  <w:style w:type="paragraph" w:styleId="BodyTextIndent">
    <w:name w:val="Body Text Indent"/>
    <w:basedOn w:val="Normal"/>
    <w:link w:val="BodyTextIndentChar"/>
    <w:semiHidden/>
    <w:unhideWhenUsed/>
    <w:pPr>
      <w:ind w:left="360"/>
    </w:pPr>
  </w:style>
  <w:style w:type="paragraph" w:styleId="ListNumber3">
    <w:name w:val="List Number 3"/>
    <w:basedOn w:val="Normal"/>
    <w:semiHidden/>
    <w:unhideWhenUsed/>
    <w:qFormat/>
    <w:pPr>
      <w:numPr>
        <w:numId w:val="8"/>
      </w:numPr>
      <w:contextualSpacing/>
    </w:pPr>
  </w:style>
  <w:style w:type="paragraph" w:styleId="List2">
    <w:name w:val="List 2"/>
    <w:basedOn w:val="Normal"/>
    <w:semiHidden/>
    <w:unhideWhenUsed/>
    <w:qFormat/>
    <w:pPr>
      <w:ind w:left="720" w:hanging="360"/>
      <w:contextualSpacing/>
    </w:pPr>
  </w:style>
  <w:style w:type="paragraph" w:styleId="ListContinue">
    <w:name w:val="List Continue"/>
    <w:basedOn w:val="Normal"/>
    <w:semiHidden/>
    <w:unhideWhenUsed/>
    <w:qFormat/>
    <w:pPr>
      <w:ind w:left="360"/>
      <w:contextualSpacing/>
    </w:pPr>
  </w:style>
  <w:style w:type="paragraph" w:styleId="BlockText">
    <w:name w:val="Block Text"/>
    <w:basedOn w:val="Normal"/>
    <w:semiHidden/>
    <w:unhideWhenUsed/>
    <w:qFormat/>
    <w:pPr>
      <w:pBdr>
        <w:top w:val="single" w:color="4F81BD" w:themeColor="accent1" w:sz="2" w:space="10"/>
        <w:left w:val="single" w:color="4F81BD" w:themeColor="accent1" w:sz="2" w:space="10"/>
        <w:bottom w:val="single" w:color="4F81BD" w:themeColor="accent1" w:sz="2" w:space="10"/>
        <w:right w:val="single" w:color="4F81BD" w:themeColor="accent1" w:sz="2" w:space="10"/>
      </w:pBdr>
      <w:ind w:left="1152" w:right="1152"/>
    </w:pPr>
    <w:rPr>
      <w:rFonts w:asciiTheme="minorHAnsi" w:hAnsiTheme="minorHAnsi" w:cstheme="minorBidi"/>
      <w:i/>
      <w:iCs/>
      <w:color w:val="4F81BD" w:themeColor="accent1"/>
    </w:rPr>
  </w:style>
  <w:style w:type="paragraph" w:styleId="ListBullet2">
    <w:name w:val="List Bullet 2"/>
    <w:basedOn w:val="Normal"/>
    <w:semiHidden/>
    <w:unhideWhenUsed/>
    <w:qFormat/>
    <w:pPr>
      <w:numPr>
        <w:numId w:val="9"/>
      </w:numPr>
      <w:contextualSpacing/>
    </w:pPr>
  </w:style>
  <w:style w:type="paragraph" w:styleId="HTMLAddress">
    <w:name w:val="HTML Address"/>
    <w:basedOn w:val="Normal"/>
    <w:link w:val="HTMLAddressChar"/>
    <w:semiHidden/>
    <w:unhideWhenUsed/>
    <w:qFormat/>
    <w:pPr>
      <w:spacing w:before="0" w:after="0"/>
    </w:pPr>
    <w:rPr>
      <w:i/>
      <w:iCs/>
    </w:rPr>
  </w:style>
  <w:style w:type="paragraph" w:styleId="Index4">
    <w:name w:val="index 4"/>
    <w:basedOn w:val="Normal"/>
    <w:next w:val="Normal"/>
    <w:autoRedefine/>
    <w:semiHidden/>
    <w:unhideWhenUsed/>
    <w:qFormat/>
    <w:pPr>
      <w:spacing w:before="0" w:after="0"/>
      <w:ind w:left="960" w:hanging="240"/>
    </w:pPr>
  </w:style>
  <w:style w:type="paragraph" w:styleId="TOC5">
    <w:name w:val="toc 5"/>
    <w:basedOn w:val="Normal"/>
    <w:next w:val="Normal"/>
    <w:autoRedefine/>
    <w:uiPriority w:val="39"/>
    <w:unhideWhenUsed/>
    <w:qFormat/>
    <w:pPr>
      <w:spacing w:after="100"/>
      <w:ind w:left="960"/>
    </w:pPr>
  </w:style>
  <w:style w:type="paragraph" w:styleId="TOC3">
    <w:name w:val="toc 3"/>
    <w:basedOn w:val="TOC1"/>
    <w:next w:val="Normal"/>
    <w:uiPriority w:val="39"/>
    <w:pPr>
      <w:spacing w:before="0"/>
      <w:ind w:left="900" w:hanging="900"/>
    </w:pPr>
    <w:rPr>
      <w:b w:val="0"/>
    </w:rPr>
  </w:style>
  <w:style w:type="paragraph" w:styleId="TOC1">
    <w:name w:val="toc 1"/>
    <w:basedOn w:val="Normal"/>
    <w:next w:val="Normal"/>
    <w:uiPriority w:val="39"/>
    <w:pPr>
      <w:keepLines/>
      <w:tabs>
        <w:tab w:val="right" w:leader="dot" w:pos="9360"/>
      </w:tabs>
      <w:spacing w:after="0" w:line="259" w:lineRule="atLeast"/>
      <w:ind w:left="907" w:right="2160" w:hanging="907"/>
    </w:pPr>
    <w:rPr>
      <w:rFonts w:eastAsia="SimSun" w:cs="Times New Roman"/>
      <w:b/>
      <w:szCs w:val="24"/>
    </w:rPr>
  </w:style>
  <w:style w:type="paragraph" w:styleId="PlainText">
    <w:name w:val="Plain Text"/>
    <w:basedOn w:val="Normal"/>
    <w:link w:val="PlainTextChar"/>
    <w:semiHidden/>
    <w:unhideWhenUsed/>
    <w:qFormat/>
    <w:pPr>
      <w:spacing w:before="0" w:after="0"/>
    </w:pPr>
    <w:rPr>
      <w:rFonts w:ascii="Consolas" w:hAnsi="Consolas" w:cs="Consolas"/>
      <w:sz w:val="21"/>
      <w:szCs w:val="21"/>
    </w:rPr>
  </w:style>
  <w:style w:type="paragraph" w:styleId="ListBullet5">
    <w:name w:val="List Bullet 5"/>
    <w:basedOn w:val="Normal"/>
    <w:semiHidden/>
    <w:unhideWhenUsed/>
    <w:qFormat/>
    <w:pPr>
      <w:numPr>
        <w:numId w:val="10"/>
      </w:numPr>
      <w:contextualSpacing/>
    </w:pPr>
  </w:style>
  <w:style w:type="paragraph" w:styleId="ListNumber4">
    <w:name w:val="List Number 4"/>
    <w:basedOn w:val="Normal"/>
    <w:semiHidden/>
    <w:unhideWhenUsed/>
    <w:qFormat/>
    <w:pPr>
      <w:numPr>
        <w:numId w:val="11"/>
      </w:numPr>
      <w:contextualSpacing/>
    </w:pPr>
  </w:style>
  <w:style w:type="paragraph" w:styleId="TOC8">
    <w:name w:val="toc 8"/>
    <w:basedOn w:val="Normal"/>
    <w:next w:val="Normal"/>
    <w:autoRedefine/>
    <w:uiPriority w:val="39"/>
    <w:unhideWhenUsed/>
    <w:qFormat/>
    <w:pPr>
      <w:spacing w:after="100"/>
      <w:ind w:left="1680"/>
    </w:pPr>
  </w:style>
  <w:style w:type="paragraph" w:styleId="Index3">
    <w:name w:val="index 3"/>
    <w:basedOn w:val="Normal"/>
    <w:next w:val="Normal"/>
    <w:autoRedefine/>
    <w:semiHidden/>
    <w:unhideWhenUsed/>
    <w:qFormat/>
    <w:pPr>
      <w:spacing w:before="0" w:after="0"/>
      <w:ind w:left="720" w:hanging="240"/>
    </w:pPr>
  </w:style>
  <w:style w:type="paragraph" w:styleId="Date">
    <w:name w:val="Date"/>
    <w:basedOn w:val="Normal"/>
    <w:next w:val="Normal"/>
    <w:link w:val="DateChar"/>
    <w:qFormat/>
  </w:style>
  <w:style w:type="paragraph" w:styleId="BodyTextIndent2">
    <w:name w:val="Body Text Indent 2"/>
    <w:basedOn w:val="Normal"/>
    <w:link w:val="BodyTextIndent2Char"/>
    <w:semiHidden/>
    <w:unhideWhenUsed/>
    <w:pPr>
      <w:spacing w:line="480" w:lineRule="auto"/>
      <w:ind w:left="360"/>
    </w:pPr>
  </w:style>
  <w:style w:type="paragraph" w:styleId="EndnoteText">
    <w:name w:val="endnote text"/>
    <w:basedOn w:val="Normal"/>
    <w:link w:val="EndnoteTextChar"/>
    <w:semiHidden/>
    <w:unhideWhenUsed/>
    <w:qFormat/>
    <w:pPr>
      <w:spacing w:before="0" w:after="0"/>
    </w:pPr>
    <w:rPr>
      <w:sz w:val="20"/>
      <w:szCs w:val="20"/>
    </w:rPr>
  </w:style>
  <w:style w:type="paragraph" w:styleId="ListContinue5">
    <w:name w:val="List Continue 5"/>
    <w:basedOn w:val="Normal"/>
    <w:semiHidden/>
    <w:unhideWhenUsed/>
    <w:qFormat/>
    <w:pPr>
      <w:ind w:left="1800"/>
      <w:contextualSpacing/>
    </w:pPr>
  </w:style>
  <w:style w:type="paragraph" w:styleId="BalloonText">
    <w:name w:val="Balloon Text"/>
    <w:basedOn w:val="Normal"/>
    <w:link w:val="BalloonTextChar"/>
    <w:uiPriority w:val="99"/>
    <w:semiHidden/>
    <w:unhideWhenUsed/>
    <w:pPr>
      <w:spacing w:before="0" w:after="0"/>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before="0" w:after="0"/>
    </w:pPr>
  </w:style>
  <w:style w:type="paragraph" w:styleId="EnvelopeReturn">
    <w:name w:val="envelope return"/>
    <w:basedOn w:val="Normal"/>
    <w:semiHidden/>
    <w:unhideWhenUsed/>
    <w:qFormat/>
    <w:pPr>
      <w:spacing w:before="0" w:after="0"/>
    </w:pPr>
    <w:rPr>
      <w:rFonts w:asciiTheme="majorHAnsi" w:hAnsiTheme="majorHAnsi" w:eastAsiaTheme="majorEastAsia" w:cstheme="majorBidi"/>
      <w:sz w:val="20"/>
      <w:szCs w:val="20"/>
    </w:rPr>
  </w:style>
  <w:style w:type="paragraph" w:styleId="Header">
    <w:name w:val="header"/>
    <w:basedOn w:val="Normal"/>
    <w:link w:val="HeaderChar"/>
    <w:unhideWhenUsed/>
    <w:qFormat/>
    <w:pPr>
      <w:tabs>
        <w:tab w:val="center" w:pos="4680"/>
        <w:tab w:val="right" w:pos="9360"/>
      </w:tabs>
      <w:spacing w:before="0" w:after="0"/>
    </w:pPr>
  </w:style>
  <w:style w:type="paragraph" w:styleId="Signature">
    <w:name w:val="Signature"/>
    <w:basedOn w:val="Normal"/>
    <w:link w:val="SignatureChar"/>
    <w:semiHidden/>
    <w:unhideWhenUsed/>
    <w:qFormat/>
    <w:pPr>
      <w:spacing w:before="0" w:after="0"/>
      <w:ind w:left="4320"/>
    </w:pPr>
  </w:style>
  <w:style w:type="paragraph" w:styleId="ListContinue4">
    <w:name w:val="List Continue 4"/>
    <w:basedOn w:val="Normal"/>
    <w:semiHidden/>
    <w:unhideWhenUsed/>
    <w:qFormat/>
    <w:pPr>
      <w:ind w:left="1440"/>
      <w:contextualSpacing/>
    </w:pPr>
  </w:style>
  <w:style w:type="paragraph" w:styleId="TOC4">
    <w:name w:val="toc 4"/>
    <w:basedOn w:val="TOC1"/>
    <w:next w:val="Normal"/>
    <w:uiPriority w:val="39"/>
    <w:pPr>
      <w:spacing w:before="0"/>
      <w:ind w:left="1656" w:hanging="1123"/>
    </w:pPr>
    <w:rPr>
      <w:b w:val="0"/>
    </w:rPr>
  </w:style>
  <w:style w:type="paragraph" w:styleId="IndexHeading">
    <w:name w:val="index heading"/>
    <w:basedOn w:val="Normal"/>
    <w:next w:val="Index1"/>
    <w:semiHidden/>
    <w:unhideWhenUsed/>
    <w:qFormat/>
    <w:rPr>
      <w:rFonts w:asciiTheme="majorHAnsi" w:hAnsiTheme="majorHAnsi" w:eastAsiaTheme="majorEastAsia" w:cstheme="majorBidi"/>
      <w:b/>
      <w:bCs/>
    </w:rPr>
  </w:style>
  <w:style w:type="paragraph" w:styleId="Index1">
    <w:name w:val="index 1"/>
    <w:basedOn w:val="Normal"/>
    <w:next w:val="Normal"/>
    <w:autoRedefine/>
    <w:semiHidden/>
    <w:unhideWhenUsed/>
    <w:qFormat/>
    <w:pPr>
      <w:spacing w:before="0" w:after="0"/>
      <w:ind w:left="240" w:hanging="240"/>
    </w:pPr>
  </w:style>
  <w:style w:type="paragraph" w:styleId="Subtitle">
    <w:name w:val="Subtitle"/>
    <w:basedOn w:val="Normal"/>
    <w:next w:val="Normal"/>
    <w:link w:val="SubtitleChar"/>
    <w:qFormat/>
    <w:rPr>
      <w:rFonts w:asciiTheme="majorHAnsi" w:hAnsiTheme="majorHAnsi" w:eastAsiaTheme="majorEastAsia" w:cstheme="majorBidi"/>
      <w:i/>
      <w:iCs/>
      <w:color w:val="4F81BD" w:themeColor="accent1"/>
      <w:spacing w:val="15"/>
      <w:szCs w:val="24"/>
    </w:rPr>
  </w:style>
  <w:style w:type="paragraph" w:styleId="ListNumber5">
    <w:name w:val="List Number 5"/>
    <w:basedOn w:val="Normal"/>
    <w:semiHidden/>
    <w:unhideWhenUsed/>
    <w:qFormat/>
    <w:pPr>
      <w:numPr>
        <w:numId w:val="12"/>
      </w:numPr>
      <w:contextualSpacing/>
    </w:pPr>
  </w:style>
  <w:style w:type="paragraph" w:styleId="List">
    <w:name w:val="List"/>
    <w:basedOn w:val="Normal"/>
    <w:semiHidden/>
    <w:unhideWhenUsed/>
    <w:qFormat/>
    <w:pPr>
      <w:ind w:left="360" w:hanging="360"/>
      <w:contextualSpacing/>
    </w:pPr>
  </w:style>
  <w:style w:type="paragraph" w:styleId="FootnoteText">
    <w:name w:val="footnote text"/>
    <w:basedOn w:val="Normal"/>
    <w:link w:val="FootnoteTextChar"/>
    <w:semiHidden/>
    <w:unhideWhenUsed/>
    <w:qFormat/>
    <w:pPr>
      <w:spacing w:before="0" w:after="0"/>
    </w:pPr>
    <w:rPr>
      <w:sz w:val="20"/>
      <w:szCs w:val="20"/>
    </w:rPr>
  </w:style>
  <w:style w:type="paragraph" w:styleId="TOC6">
    <w:name w:val="toc 6"/>
    <w:basedOn w:val="Normal"/>
    <w:next w:val="Normal"/>
    <w:autoRedefine/>
    <w:uiPriority w:val="39"/>
    <w:unhideWhenUsed/>
    <w:qFormat/>
    <w:pPr>
      <w:spacing w:after="100"/>
      <w:ind w:left="1200"/>
    </w:pPr>
  </w:style>
  <w:style w:type="paragraph" w:styleId="List5">
    <w:name w:val="List 5"/>
    <w:basedOn w:val="Normal"/>
    <w:qFormat/>
    <w:pPr>
      <w:ind w:left="1800" w:hanging="360"/>
      <w:contextualSpacing/>
    </w:pPr>
  </w:style>
  <w:style w:type="paragraph" w:styleId="BodyTextIndent3">
    <w:name w:val="Body Text Indent 3"/>
    <w:basedOn w:val="Normal"/>
    <w:link w:val="BodyTextIndent3Char"/>
    <w:semiHidden/>
    <w:unhideWhenUsed/>
    <w:pPr>
      <w:ind w:left="360"/>
    </w:pPr>
    <w:rPr>
      <w:sz w:val="16"/>
      <w:szCs w:val="16"/>
    </w:rPr>
  </w:style>
  <w:style w:type="paragraph" w:styleId="Index7">
    <w:name w:val="index 7"/>
    <w:basedOn w:val="Normal"/>
    <w:next w:val="Normal"/>
    <w:autoRedefine/>
    <w:semiHidden/>
    <w:unhideWhenUsed/>
    <w:qFormat/>
    <w:pPr>
      <w:spacing w:before="0" w:after="0"/>
      <w:ind w:left="1680" w:hanging="240"/>
    </w:pPr>
  </w:style>
  <w:style w:type="paragraph" w:styleId="Index9">
    <w:name w:val="index 9"/>
    <w:basedOn w:val="Normal"/>
    <w:next w:val="Normal"/>
    <w:autoRedefine/>
    <w:semiHidden/>
    <w:unhideWhenUsed/>
    <w:qFormat/>
    <w:pPr>
      <w:spacing w:before="0" w:after="0"/>
      <w:ind w:left="2160" w:hanging="240"/>
    </w:pPr>
  </w:style>
  <w:style w:type="paragraph" w:styleId="TableofFigures">
    <w:name w:val="table of figures"/>
    <w:basedOn w:val="Normal"/>
    <w:next w:val="Normal"/>
    <w:uiPriority w:val="99"/>
    <w:semiHidden/>
    <w:unhideWhenUsed/>
    <w:qFormat/>
    <w:pPr>
      <w:spacing w:after="0"/>
    </w:pPr>
  </w:style>
  <w:style w:type="paragraph" w:styleId="TOC2">
    <w:name w:val="toc 2"/>
    <w:basedOn w:val="TOC1"/>
    <w:next w:val="Normal"/>
    <w:uiPriority w:val="39"/>
    <w:pPr>
      <w:spacing w:before="0"/>
    </w:pPr>
    <w:rPr>
      <w:b w:val="0"/>
    </w:rPr>
  </w:style>
  <w:style w:type="paragraph" w:styleId="TOC9">
    <w:name w:val="toc 9"/>
    <w:basedOn w:val="Normal"/>
    <w:next w:val="Normal"/>
    <w:autoRedefine/>
    <w:uiPriority w:val="39"/>
    <w:unhideWhenUsed/>
    <w:qFormat/>
    <w:pPr>
      <w:spacing w:after="100"/>
      <w:ind w:left="1920"/>
    </w:pPr>
  </w:style>
  <w:style w:type="paragraph" w:styleId="BodyText2">
    <w:name w:val="Body Text 2"/>
    <w:basedOn w:val="Normal"/>
    <w:link w:val="BodyText2Char"/>
    <w:semiHidden/>
    <w:unhideWhenUsed/>
    <w:pPr>
      <w:spacing w:line="480" w:lineRule="auto"/>
    </w:pPr>
  </w:style>
  <w:style w:type="paragraph" w:styleId="List4">
    <w:name w:val="List 4"/>
    <w:basedOn w:val="Normal"/>
    <w:qFormat/>
    <w:pPr>
      <w:ind w:left="1440" w:hanging="360"/>
      <w:contextualSpacing/>
    </w:pPr>
  </w:style>
  <w:style w:type="paragraph" w:styleId="ListContinue2">
    <w:name w:val="List Continue 2"/>
    <w:basedOn w:val="Normal"/>
    <w:semiHidden/>
    <w:unhideWhenUsed/>
    <w:qFormat/>
    <w:pPr>
      <w:ind w:left="720"/>
      <w:contextualSpacing/>
    </w:pPr>
  </w:style>
  <w:style w:type="paragraph" w:styleId="MessageHeader">
    <w:name w:val="Message Header"/>
    <w:basedOn w:val="Normal"/>
    <w:link w:val="MessageHeaderChar"/>
    <w:semiHidden/>
    <w:unhideWhenUsed/>
    <w:qFormat/>
    <w:pPr>
      <w:pBdr>
        <w:top w:val="single" w:color="auto" w:sz="6" w:space="1"/>
        <w:left w:val="single" w:color="auto" w:sz="6" w:space="1"/>
        <w:bottom w:val="single" w:color="auto" w:sz="6" w:space="1"/>
        <w:right w:val="single" w:color="auto" w:sz="6" w:space="1"/>
      </w:pBdr>
      <w:shd w:val="pct20" w:color="auto" w:fill="auto"/>
      <w:spacing w:before="0" w:after="0"/>
      <w:ind w:left="1080" w:hanging="1080"/>
    </w:pPr>
    <w:rPr>
      <w:rFonts w:asciiTheme="majorHAnsi" w:hAnsiTheme="majorHAnsi" w:eastAsiaTheme="majorEastAsia" w:cstheme="majorBidi"/>
      <w:szCs w:val="24"/>
    </w:rPr>
  </w:style>
  <w:style w:type="paragraph" w:styleId="HTMLPreformatted">
    <w:name w:val="HTML Preformatted"/>
    <w:basedOn w:val="Normal"/>
    <w:link w:val="HTMLPreformattedChar"/>
    <w:semiHidden/>
    <w:unhideWhenUsed/>
    <w:qFormat/>
    <w:pPr>
      <w:spacing w:before="0" w:after="0"/>
    </w:pPr>
    <w:rPr>
      <w:rFonts w:ascii="Consolas" w:hAnsi="Consolas" w:cs="Consolas"/>
      <w:sz w:val="20"/>
      <w:szCs w:val="20"/>
    </w:rPr>
  </w:style>
  <w:style w:type="paragraph" w:styleId="NormalWeb">
    <w:name w:val="Normal (Web)"/>
    <w:basedOn w:val="Normal"/>
    <w:unhideWhenUsed/>
    <w:qFormat/>
    <w:rPr>
      <w:rFonts w:cs="Times New Roman"/>
      <w:szCs w:val="24"/>
    </w:rPr>
  </w:style>
  <w:style w:type="paragraph" w:styleId="ListContinue3">
    <w:name w:val="List Continue 3"/>
    <w:basedOn w:val="Normal"/>
    <w:semiHidden/>
    <w:unhideWhenUsed/>
    <w:pPr>
      <w:ind w:left="1080"/>
      <w:contextualSpacing/>
    </w:pPr>
  </w:style>
  <w:style w:type="paragraph" w:styleId="Index2">
    <w:name w:val="index 2"/>
    <w:basedOn w:val="Normal"/>
    <w:next w:val="Normal"/>
    <w:autoRedefine/>
    <w:semiHidden/>
    <w:unhideWhenUsed/>
    <w:qFormat/>
    <w:pPr>
      <w:spacing w:before="0" w:after="0"/>
      <w:ind w:left="480" w:hanging="240"/>
    </w:pPr>
  </w:style>
  <w:style w:type="paragraph" w:styleId="Title">
    <w:name w:val="Title"/>
    <w:basedOn w:val="Normal"/>
    <w:next w:val="Normal"/>
    <w:link w:val="TitleChar"/>
    <w:qFormat/>
    <w:pPr>
      <w:spacing w:line="360" w:lineRule="auto"/>
      <w:contextualSpacing/>
      <w:jc w:val="center"/>
    </w:pPr>
    <w:rPr>
      <w:rFonts w:ascii="Times New Roman Bold" w:hAnsi="Times New Roman Bold" w:eastAsiaTheme="majorEastAsia" w:cstheme="majorBidi"/>
      <w:b/>
      <w:spacing w:val="-10"/>
      <w:kern w:val="28"/>
      <w:sz w:val="32"/>
      <w:szCs w:val="56"/>
    </w:rPr>
  </w:style>
  <w:style w:type="paragraph" w:styleId="CommentSubject">
    <w:name w:val="annotation subject"/>
    <w:basedOn w:val="CommentText"/>
    <w:next w:val="CommentText"/>
    <w:link w:val="CommentSubjectChar"/>
    <w:uiPriority w:val="99"/>
    <w:semiHidden/>
    <w:unhideWhenUsed/>
    <w:rPr>
      <w:b/>
      <w:bCs/>
    </w:rPr>
  </w:style>
  <w:style w:type="paragraph" w:styleId="BodyTextFirstIndent">
    <w:name w:val="Body Text First Indent"/>
    <w:basedOn w:val="BodyText"/>
    <w:link w:val="BodyTextFirstIndentChar"/>
    <w:qFormat/>
    <w:pPr>
      <w:ind w:firstLine="360"/>
    </w:pPr>
  </w:style>
  <w:style w:type="paragraph" w:styleId="BodyTextFirstIndent2">
    <w:name w:val="Body Text First Indent 2"/>
    <w:basedOn w:val="BodyTextIndent"/>
    <w:link w:val="BodyTextFirstIndent2Char"/>
    <w:semiHidden/>
    <w:unhideWhenUsed/>
    <w:pPr>
      <w:ind w:firstLine="360"/>
    </w:pPr>
  </w:style>
  <w:style w:type="table" w:styleId="TableGrid">
    <w:name w:val="Table Grid"/>
    <w:basedOn w:val="TableNormal"/>
    <w:uiPriority w:val="59"/>
    <w:pPr>
      <w:spacing w:before="14" w:after="144" w:line="300" w:lineRule="atLeast"/>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Theme">
    <w:name w:val="Table Theme"/>
    <w:basedOn w:val="TableNormal"/>
    <w:semiHidden/>
    <w:unhideWhenUsed/>
    <w:pPr>
      <w:spacing w:line="28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Colorful1">
    <w:name w:val="Table Colorful 1"/>
    <w:basedOn w:val="TableNormal"/>
    <w:semiHidden/>
    <w:unhideWhenUsed/>
    <w:qFormat/>
    <w:pPr>
      <w:spacing w:line="280" w:lineRule="atLeast"/>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semiHidden/>
    <w:unhideWhenUsed/>
    <w:qFormat/>
    <w:pPr>
      <w:spacing w:line="280" w:lineRule="atLeast"/>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semiHidden/>
    <w:unhideWhenUsed/>
    <w:pPr>
      <w:spacing w:line="280" w:lineRule="atLeast"/>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Elegant">
    <w:name w:val="Table Elegant"/>
    <w:basedOn w:val="TableNormal"/>
    <w:semiHidden/>
    <w:unhideWhenUsed/>
    <w:pPr>
      <w:spacing w:line="280" w:lineRule="atLeast"/>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TableClassic1">
    <w:name w:val="Table Classic 1"/>
    <w:basedOn w:val="TableNormal"/>
    <w:semiHidden/>
    <w:unhideWhenUsed/>
    <w:qFormat/>
    <w:pPr>
      <w:spacing w:line="280" w:lineRule="atLeast"/>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semiHidden/>
    <w:unhideWhenUsed/>
    <w:qFormat/>
    <w:pPr>
      <w:spacing w:line="280" w:lineRule="atLeast"/>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semiHidden/>
    <w:unhideWhenUsed/>
    <w:qFormat/>
    <w:pPr>
      <w:spacing w:line="280" w:lineRule="atLeast"/>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semiHidden/>
    <w:unhideWhenUsed/>
    <w:qFormat/>
    <w:pPr>
      <w:spacing w:line="280" w:lineRule="atLeast"/>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Simple1">
    <w:name w:val="Table Simple 1"/>
    <w:basedOn w:val="TableNormal"/>
    <w:semiHidden/>
    <w:unhideWhenUsed/>
    <w:pPr>
      <w:spacing w:line="280" w:lineRule="atLeast"/>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TableSimple2">
    <w:name w:val="Table Simple 2"/>
    <w:basedOn w:val="TableNormal"/>
    <w:semiHidden/>
    <w:unhideWhenUsed/>
    <w:pPr>
      <w:spacing w:line="280" w:lineRule="atLeast"/>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semiHidden/>
    <w:unhideWhenUsed/>
    <w:pPr>
      <w:spacing w:line="280" w:lineRule="atLeast"/>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semiHidden/>
    <w:unhideWhenUsed/>
    <w:pPr>
      <w:spacing w:line="280" w:lineRule="atLeast"/>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semiHidden/>
    <w:unhideWhenUsed/>
    <w:pPr>
      <w:spacing w:line="280" w:lineRule="atLeast"/>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3Deffects1">
    <w:name w:val="Table 3D effects 1"/>
    <w:basedOn w:val="TableNormal"/>
    <w:semiHidden/>
    <w:unhideWhenUsed/>
    <w:qFormat/>
    <w:pPr>
      <w:spacing w:line="280" w:lineRule="atLeast"/>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semiHidden/>
    <w:unhideWhenUsed/>
    <w:qFormat/>
    <w:pPr>
      <w:spacing w:line="280" w:lineRule="atLeast"/>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semiHidden/>
    <w:unhideWhenUsed/>
    <w:qFormat/>
    <w:pPr>
      <w:spacing w:line="280" w:lineRule="atLeast"/>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TableList1">
    <w:name w:val="Table List 1"/>
    <w:basedOn w:val="TableNormal"/>
    <w:semiHidden/>
    <w:unhideWhenUsed/>
    <w:pPr>
      <w:spacing w:line="280" w:lineRule="atLeast"/>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semiHidden/>
    <w:unhideWhenUsed/>
    <w:pPr>
      <w:spacing w:line="280" w:lineRule="atLeast"/>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semiHidden/>
    <w:unhideWhenUsed/>
    <w:pPr>
      <w:spacing w:line="280" w:lineRule="atLeast"/>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semiHidden/>
    <w:unhideWhenUsed/>
    <w:pPr>
      <w:spacing w:line="280" w:lineRule="atLeast"/>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TableList5">
    <w:name w:val="Table List 5"/>
    <w:basedOn w:val="TableNormal"/>
    <w:pPr>
      <w:spacing w:before="14" w:after="144" w:line="300" w:lineRule="atLeast"/>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semiHidden/>
    <w:unhideWhenUsed/>
    <w:pPr>
      <w:spacing w:line="280" w:lineRule="atLeast"/>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TableList7">
    <w:name w:val="Table List 7"/>
    <w:basedOn w:val="TableNormal"/>
    <w:semiHidden/>
    <w:unhideWhenUsed/>
    <w:pPr>
      <w:spacing w:line="280" w:lineRule="atLeast"/>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semiHidden/>
    <w:unhideWhenUsed/>
    <w:pPr>
      <w:spacing w:line="280" w:lineRule="atLeast"/>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TableContemporary">
    <w:name w:val="Table Contemporary"/>
    <w:basedOn w:val="TableNormal"/>
    <w:semiHidden/>
    <w:unhideWhenUsed/>
    <w:pPr>
      <w:spacing w:line="280" w:lineRule="atLeast"/>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Columns1">
    <w:name w:val="Table Columns 1"/>
    <w:basedOn w:val="TableNormal"/>
    <w:semiHidden/>
    <w:unhideWhenUsed/>
    <w:pPr>
      <w:spacing w:line="280" w:lineRule="atLeast"/>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semiHidden/>
    <w:unhideWhenUsed/>
    <w:pPr>
      <w:spacing w:line="280" w:lineRule="atLeast"/>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semiHidden/>
    <w:unhideWhenUsed/>
    <w:pPr>
      <w:spacing w:line="280" w:lineRule="atLeast"/>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semiHidden/>
    <w:unhideWhenUsed/>
    <w:pPr>
      <w:spacing w:line="280" w:lineRule="atLeast"/>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pPr>
      <w:spacing w:line="280" w:lineRule="atLeast"/>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unhideWhenUsed/>
    <w:pPr>
      <w:spacing w:line="28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TableGrid2">
    <w:name w:val="Table Grid 2"/>
    <w:basedOn w:val="TableNormal"/>
    <w:semiHidden/>
    <w:unhideWhenUsed/>
    <w:pPr>
      <w:spacing w:line="280" w:lineRule="atLeast"/>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semiHidden/>
    <w:unhideWhenUsed/>
    <w:pPr>
      <w:spacing w:line="280" w:lineRule="atLeast"/>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TableGrid4">
    <w:name w:val="Table Grid 4"/>
    <w:basedOn w:val="TableNormal"/>
    <w:semiHidden/>
    <w:unhideWhenUsed/>
    <w:pPr>
      <w:spacing w:line="280" w:lineRule="atLeast"/>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semiHidden/>
    <w:unhideWhenUsed/>
    <w:qFormat/>
    <w:pPr>
      <w:spacing w:line="280" w:lineRule="atLeast"/>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TableGrid6">
    <w:name w:val="Table Grid 6"/>
    <w:basedOn w:val="TableNormal"/>
    <w:semiHidden/>
    <w:unhideWhenUsed/>
    <w:pPr>
      <w:spacing w:line="280" w:lineRule="atLeast"/>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TableGrid7">
    <w:name w:val="Table Grid 7"/>
    <w:basedOn w:val="TableNormal"/>
    <w:semiHidden/>
    <w:unhideWhenUsed/>
    <w:pPr>
      <w:spacing w:line="280" w:lineRule="atLeast"/>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TableGrid8">
    <w:name w:val="Table Grid 8"/>
    <w:basedOn w:val="TableNormal"/>
    <w:semiHidden/>
    <w:unhideWhenUsed/>
    <w:pPr>
      <w:spacing w:line="280" w:lineRule="atLeast"/>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Web1">
    <w:name w:val="Table Web 1"/>
    <w:basedOn w:val="TableNormal"/>
    <w:semiHidden/>
    <w:unhideWhenUsed/>
    <w:qFormat/>
    <w:pPr>
      <w:spacing w:line="280" w:lineRule="atLeast"/>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semiHidden/>
    <w:unhideWhenUsed/>
    <w:qFormat/>
    <w:pPr>
      <w:spacing w:line="280" w:lineRule="atLeast"/>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semiHidden/>
    <w:unhideWhenUsed/>
    <w:pPr>
      <w:spacing w:line="280" w:lineRule="atLeast"/>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Professional">
    <w:name w:val="Table Professional"/>
    <w:basedOn w:val="TableNormal"/>
    <w:semiHidden/>
    <w:unhideWhenUsed/>
    <w:pPr>
      <w:spacing w:line="28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LightShading">
    <w:name w:val="Light Shading"/>
    <w:basedOn w:val="TableNormal"/>
    <w:uiPriority w:val="60"/>
    <w:qFormat/>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qFormat/>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qFormat/>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qFormat/>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qFormat/>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qFormat/>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qFormat/>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qFormat/>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auto"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auto"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auto" w:sz="8" w:space="0"/>
        </w:tcBorders>
      </w:tcPr>
    </w:tblStylePr>
  </w:style>
  <w:style w:type="table" w:styleId="LightGrid-Accent1">
    <w:name w:val="Light Grid Accent 1"/>
    <w:basedOn w:val="TableNormal"/>
    <w:uiPriority w:val="62"/>
    <w:qFormat/>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auto"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auto"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auto" w:sz="8" w:space="0"/>
        </w:tcBorders>
      </w:tcPr>
    </w:tblStylePr>
  </w:style>
  <w:style w:type="table" w:styleId="LightGrid-Accent2">
    <w:name w:val="Light Grid Accent 2"/>
    <w:basedOn w:val="TableNormal"/>
    <w:uiPriority w:val="62"/>
    <w:qFormat/>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auto"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auto"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auto" w:sz="8" w:space="0"/>
        </w:tcBorders>
      </w:tcPr>
    </w:tblStylePr>
  </w:style>
  <w:style w:type="table" w:styleId="LightGrid-Accent3">
    <w:name w:val="Light Grid Accent 3"/>
    <w:basedOn w:val="TableNormal"/>
    <w:uiPriority w:val="62"/>
    <w:qFormat/>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auto"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auto"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auto" w:sz="8" w:space="0"/>
        </w:tcBorders>
      </w:tcPr>
    </w:tblStylePr>
  </w:style>
  <w:style w:type="table" w:styleId="LightGrid-Accent4">
    <w:name w:val="Light Grid Accent 4"/>
    <w:basedOn w:val="TableNormal"/>
    <w:uiPriority w:val="62"/>
    <w:qFormat/>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auto"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auto"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auto" w:sz="8" w:space="0"/>
        </w:tcBorders>
      </w:tcPr>
    </w:tblStylePr>
  </w:style>
  <w:style w:type="table" w:styleId="LightGrid-Accent5">
    <w:name w:val="Light Grid Accent 5"/>
    <w:basedOn w:val="TableNormal"/>
    <w:uiPriority w:val="62"/>
    <w:qFormat/>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auto"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auto"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auto" w:sz="8" w:space="0"/>
        </w:tcBorders>
      </w:tcPr>
    </w:tblStylePr>
  </w:style>
  <w:style w:type="table" w:styleId="LightGrid-Accent6">
    <w:name w:val="Light Grid Accent 6"/>
    <w:basedOn w:val="TableNormal"/>
    <w:uiPriority w:val="62"/>
    <w:qFormat/>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auto"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auto"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auto" w:sz="8" w:space="0"/>
        </w:tcBorders>
      </w:tcPr>
    </w:tblStylePr>
  </w:style>
  <w:style w:type="table" w:styleId="MediumShading1">
    <w:name w:val="Medium Shading 1"/>
    <w:basedOn w:val="TableNormal"/>
    <w:uiPriority w:val="63"/>
    <w:qFormat/>
    <w:tblP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qFormat/>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qFormat/>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qFormat/>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qFormat/>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qFormat/>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qFormat/>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auto" w:sz="6" w:space="0"/>
          <w:insideV w:val="single" w:color="auto"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auto" w:sz="6" w:space="0"/>
          <w:insideV w:val="single" w:color="auto"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auto" w:sz="6" w:space="0"/>
          <w:insideV w:val="single" w:color="auto"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auto" w:sz="6" w:space="0"/>
          <w:insideV w:val="single" w:color="auto"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auto" w:sz="6" w:space="0"/>
          <w:insideV w:val="single" w:color="auto"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auto" w:sz="6" w:space="0"/>
          <w:insideV w:val="single" w:color="auto"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auto" w:sz="6" w:space="0"/>
          <w:insideV w:val="single" w:color="auto"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808080" w:themeFill="text1" w:themeFillTint="7F"/>
      </w:tcPr>
    </w:tblStylePr>
  </w:style>
  <w:style w:type="table" w:styleId="MediumGrid3-Accent1">
    <w:name w:val="Medium Grid 3 Accent 1"/>
    <w:basedOn w:val="TableNormal"/>
    <w:uiPriority w:val="69"/>
    <w:qFormat/>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A7BFDE" w:themeFill="accent1" w:themeFillTint="7F"/>
      </w:tcPr>
    </w:tblStylePr>
  </w:style>
  <w:style w:type="table" w:styleId="MediumGrid3-Accent2">
    <w:name w:val="Medium Grid 3 Accent 2"/>
    <w:basedOn w:val="TableNormal"/>
    <w:uiPriority w:val="69"/>
    <w:qFormat/>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DFA7A6" w:themeFill="accent2" w:themeFillTint="7F"/>
      </w:tcPr>
    </w:tblStylePr>
  </w:style>
  <w:style w:type="table" w:styleId="MediumGrid3-Accent3">
    <w:name w:val="Medium Grid 3 Accent 3"/>
    <w:basedOn w:val="TableNormal"/>
    <w:uiPriority w:val="69"/>
    <w:qFormat/>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CDDDAC" w:themeFill="accent3" w:themeFillTint="7F"/>
      </w:tcPr>
    </w:tblStylePr>
  </w:style>
  <w:style w:type="table" w:styleId="MediumGrid3-Accent4">
    <w:name w:val="Medium Grid 3 Accent 4"/>
    <w:basedOn w:val="TableNormal"/>
    <w:uiPriority w:val="69"/>
    <w:qFormat/>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BFB1D0" w:themeFill="accent4" w:themeFillTint="7F"/>
      </w:tcPr>
    </w:tblStylePr>
  </w:style>
  <w:style w:type="table" w:styleId="MediumGrid3-Accent5">
    <w:name w:val="Medium Grid 3 Accent 5"/>
    <w:basedOn w:val="TableNormal"/>
    <w:uiPriority w:val="69"/>
    <w:qFormat/>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A5D5E2" w:themeFill="accent5" w:themeFillTint="7F"/>
      </w:tcPr>
    </w:tblStylePr>
  </w:style>
  <w:style w:type="table" w:styleId="MediumGrid3-Accent6">
    <w:name w:val="Medium Grid 3 Accent 6"/>
    <w:basedOn w:val="TableNormal"/>
    <w:uiPriority w:val="69"/>
    <w:qFormat/>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trong">
    <w:name w:val="Strong"/>
    <w:basedOn w:val="DefaultParagraphFont"/>
    <w:uiPriority w:val="22"/>
    <w:qFormat/>
    <w:rPr>
      <w:b/>
      <w:bCs/>
    </w:rPr>
  </w:style>
  <w:style w:type="character" w:styleId="EndnoteReference">
    <w:name w:val="endnote reference"/>
    <w:basedOn w:val="DefaultParagraphFont"/>
    <w:semiHidden/>
    <w:unhideWhenUsed/>
    <w:qFormat/>
    <w:rPr>
      <w:vertAlign w:val="superscript"/>
    </w:rPr>
  </w:style>
  <w:style w:type="character" w:styleId="PageNumber">
    <w:name w:val="page number"/>
    <w:basedOn w:val="DefaultParagraphFont"/>
    <w:unhideWhenUsed/>
    <w:qFormat/>
  </w:style>
  <w:style w:type="character" w:styleId="FollowedHyperlink">
    <w:name w:val="FollowedHyperlink"/>
    <w:basedOn w:val="DefaultParagraphFont"/>
    <w:uiPriority w:val="99"/>
    <w:semiHidden/>
    <w:unhideWhenUsed/>
    <w:qFormat/>
    <w:rPr>
      <w:color w:val="800080" w:themeColor="followedHyperlink"/>
      <w:u w:val="single"/>
    </w:rPr>
  </w:style>
  <w:style w:type="character" w:styleId="Emphasis">
    <w:name w:val="Emphasis"/>
    <w:basedOn w:val="DefaultParagraphFont"/>
    <w:uiPriority w:val="20"/>
    <w:qFormat/>
    <w:rPr>
      <w:i/>
      <w:iCs/>
    </w:rPr>
  </w:style>
  <w:style w:type="character" w:styleId="LineNumber">
    <w:name w:val="line number"/>
    <w:basedOn w:val="DefaultParagraphFont"/>
    <w:semiHidden/>
    <w:unhideWhenUsed/>
    <w:qFormat/>
  </w:style>
  <w:style w:type="character" w:styleId="HTMLDefinition">
    <w:name w:val="HTML Definition"/>
    <w:basedOn w:val="DefaultParagraphFont"/>
    <w:semiHidden/>
    <w:unhideWhenUsed/>
    <w:qFormat/>
    <w:rPr>
      <w:i/>
      <w:iCs/>
    </w:rPr>
  </w:style>
  <w:style w:type="character" w:styleId="HTMLTypewriter">
    <w:name w:val="HTML Typewriter"/>
    <w:basedOn w:val="DefaultParagraphFont"/>
    <w:uiPriority w:val="99"/>
    <w:semiHidden/>
    <w:unhideWhenUsed/>
    <w:qFormat/>
    <w:rPr>
      <w:rFonts w:ascii="Consolas" w:hAnsi="Consolas" w:cs="Consolas"/>
      <w:sz w:val="20"/>
      <w:szCs w:val="20"/>
    </w:rPr>
  </w:style>
  <w:style w:type="character" w:styleId="HTMLAcronym">
    <w:name w:val="HTML Acronym"/>
    <w:basedOn w:val="DefaultParagraphFont"/>
    <w:semiHidden/>
    <w:unhideWhenUsed/>
    <w:qFormat/>
  </w:style>
  <w:style w:type="character" w:styleId="HTMLVariable">
    <w:name w:val="HTML Variable"/>
    <w:basedOn w:val="DefaultParagraphFont"/>
    <w:semiHidden/>
    <w:unhideWhenUsed/>
    <w:qFormat/>
    <w:rPr>
      <w:i/>
      <w:iCs/>
    </w:rPr>
  </w:style>
  <w:style w:type="character" w:styleId="Hyperlink">
    <w:name w:val="Hyperlink"/>
    <w:basedOn w:val="DefaultParagraphFont"/>
    <w:uiPriority w:val="99"/>
    <w:unhideWhenUsed/>
    <w:qFormat/>
    <w:rPr>
      <w:color w:val="0000FF" w:themeColor="hyperlink"/>
      <w:u w:val="single"/>
    </w:rPr>
  </w:style>
  <w:style w:type="character" w:styleId="HTMLCode">
    <w:name w:val="HTML Code"/>
    <w:basedOn w:val="DefaultParagraphFont"/>
    <w:semiHidden/>
    <w:unhideWhenUsed/>
    <w:qFormat/>
    <w:rPr>
      <w:rFonts w:ascii="Consolas" w:hAnsi="Consolas" w:cs="Consolas"/>
      <w:sz w:val="20"/>
      <w:szCs w:val="20"/>
    </w:rPr>
  </w:style>
  <w:style w:type="character" w:styleId="CommentReference">
    <w:name w:val="annotation reference"/>
    <w:basedOn w:val="DefaultParagraphFont"/>
    <w:uiPriority w:val="99"/>
    <w:unhideWhenUsed/>
    <w:qFormat/>
    <w:rPr>
      <w:sz w:val="16"/>
      <w:szCs w:val="16"/>
    </w:rPr>
  </w:style>
  <w:style w:type="character" w:styleId="HTMLCite">
    <w:name w:val="HTML Cite"/>
    <w:basedOn w:val="DefaultParagraphFont"/>
    <w:semiHidden/>
    <w:unhideWhenUsed/>
    <w:qFormat/>
    <w:rPr>
      <w:i/>
      <w:iCs/>
    </w:rPr>
  </w:style>
  <w:style w:type="character" w:styleId="FootnoteReference">
    <w:name w:val="footnote reference"/>
    <w:basedOn w:val="DefaultParagraphFont"/>
    <w:semiHidden/>
    <w:unhideWhenUsed/>
    <w:qFormat/>
    <w:rPr>
      <w:vertAlign w:val="superscript"/>
    </w:rPr>
  </w:style>
  <w:style w:type="character" w:styleId="HTMLKeyboard">
    <w:name w:val="HTML Keyboard"/>
    <w:basedOn w:val="DefaultParagraphFont"/>
    <w:semiHidden/>
    <w:unhideWhenUsed/>
    <w:qFormat/>
    <w:rPr>
      <w:rFonts w:ascii="Consolas" w:hAnsi="Consolas" w:cs="Consolas"/>
      <w:sz w:val="20"/>
      <w:szCs w:val="20"/>
    </w:rPr>
  </w:style>
  <w:style w:type="character" w:styleId="HTMLSample">
    <w:name w:val="HTML Sample"/>
    <w:basedOn w:val="DefaultParagraphFont"/>
    <w:semiHidden/>
    <w:unhideWhenUsed/>
    <w:qFormat/>
    <w:rPr>
      <w:rFonts w:ascii="Consolas" w:hAnsi="Consolas" w:cs="Consolas"/>
      <w:sz w:val="24"/>
      <w:szCs w:val="24"/>
    </w:rPr>
  </w:style>
  <w:style w:type="character" w:styleId="Heading1Char" w:customStyle="1">
    <w:name w:val="Heading 1 Char"/>
    <w:link w:val="Heading1"/>
    <w:rPr>
      <w:rFonts w:ascii="Times New Roman Bold" w:hAnsi="Times New Roman Bold" w:cs="Cordia New" w:eastAsiaTheme="majorEastAsia"/>
      <w:b/>
      <w:sz w:val="28"/>
      <w:szCs w:val="22"/>
      <w:lang w:eastAsia="ja-JP"/>
    </w:rPr>
  </w:style>
  <w:style w:type="character" w:styleId="Heading2Char" w:customStyle="1">
    <w:name w:val="Heading 2 Char"/>
    <w:link w:val="Heading2"/>
    <w:rPr>
      <w:rFonts w:ascii="Times New Roman Bold" w:hAnsi="Times New Roman Bold" w:cs="Cordia New" w:eastAsiaTheme="majorEastAsia"/>
      <w:b/>
      <w:sz w:val="28"/>
      <w:szCs w:val="22"/>
      <w:lang w:eastAsia="ja-JP"/>
    </w:rPr>
  </w:style>
  <w:style w:type="character" w:styleId="Heading3Char" w:customStyle="1">
    <w:name w:val="Heading 3 Char"/>
    <w:link w:val="Heading3"/>
    <w:rPr>
      <w:rFonts w:ascii="Times New Roman Bold" w:hAnsi="Times New Roman Bold" w:cs="Cordia New" w:eastAsiaTheme="majorEastAsia"/>
      <w:b/>
      <w:sz w:val="24"/>
      <w:szCs w:val="22"/>
      <w:lang w:eastAsia="ja-JP"/>
    </w:rPr>
  </w:style>
  <w:style w:type="character" w:styleId="Heading4Char" w:customStyle="1">
    <w:name w:val="Heading 4 Char"/>
    <w:link w:val="Heading4"/>
    <w:rPr>
      <w:rFonts w:ascii="Times New Roman Bold" w:hAnsi="Times New Roman Bold" w:cs="Cordia New" w:eastAsiaTheme="majorEastAsia"/>
      <w:b/>
      <w:sz w:val="24"/>
      <w:szCs w:val="22"/>
      <w:lang w:eastAsia="ja-JP"/>
    </w:rPr>
  </w:style>
  <w:style w:type="character" w:styleId="Heading5Char" w:customStyle="1">
    <w:name w:val="Heading 5 Char"/>
    <w:link w:val="Heading5"/>
    <w:rPr>
      <w:rFonts w:ascii="Times New Roman Bold" w:hAnsi="Times New Roman Bold" w:eastAsiaTheme="majorEastAsia"/>
      <w:i/>
      <w:sz w:val="24"/>
      <w:szCs w:val="24"/>
      <w:lang w:eastAsia="ja-JP"/>
    </w:rPr>
  </w:style>
  <w:style w:type="character" w:styleId="Heading6Char" w:customStyle="1">
    <w:name w:val="Heading 6 Char"/>
    <w:link w:val="Heading6"/>
    <w:rPr>
      <w:rFonts w:ascii="Arial" w:hAnsi="Arial" w:eastAsia="MS Gothic" w:cs="Cordia New"/>
      <w:b/>
      <w:sz w:val="24"/>
      <w:szCs w:val="22"/>
      <w:lang w:eastAsia="ja-JP"/>
    </w:rPr>
  </w:style>
  <w:style w:type="character" w:styleId="Heading7Char" w:customStyle="1">
    <w:name w:val="Heading 7 Char"/>
    <w:aliases w:val="Appendix Heading Char"/>
    <w:link w:val="Heading7"/>
    <w:rPr>
      <w:rFonts w:ascii="Arial" w:hAnsi="Arial" w:eastAsia="MS Gothic" w:cs="Cordia New"/>
      <w:b/>
      <w:i/>
      <w:sz w:val="24"/>
      <w:szCs w:val="22"/>
      <w:lang w:eastAsia="ja-JP"/>
    </w:rPr>
  </w:style>
  <w:style w:type="character" w:styleId="Heading8Char" w:customStyle="1">
    <w:name w:val="Heading 8 Char"/>
    <w:link w:val="Heading8"/>
    <w:rPr>
      <w:rFonts w:ascii="Arial" w:hAnsi="Arial" w:eastAsia="MS Gothic" w:cs="Cordia New"/>
      <w:b/>
      <w:sz w:val="21"/>
      <w:szCs w:val="22"/>
      <w:lang w:eastAsia="ja-JP"/>
    </w:rPr>
  </w:style>
  <w:style w:type="character" w:styleId="Heading9Char" w:customStyle="1">
    <w:name w:val="Heading 9 Char"/>
    <w:link w:val="Heading9"/>
    <w:rPr>
      <w:rFonts w:ascii="Arial" w:hAnsi="Arial" w:eastAsia="MS Gothic" w:cs="Cordia New"/>
      <w:b/>
      <w:i/>
      <w:sz w:val="21"/>
      <w:szCs w:val="22"/>
      <w:lang w:eastAsia="ja-JP"/>
    </w:rPr>
  </w:style>
  <w:style w:type="character" w:styleId="BalloonTextChar" w:customStyle="1">
    <w:name w:val="Balloon Text Char"/>
    <w:basedOn w:val="DefaultParagraphFont"/>
    <w:link w:val="BalloonText"/>
    <w:uiPriority w:val="99"/>
    <w:semiHidden/>
    <w:rPr>
      <w:rFonts w:ascii="Tahoma" w:hAnsi="Tahoma" w:eastAsia="Calibri" w:cs="Tahoma"/>
      <w:sz w:val="16"/>
      <w:szCs w:val="16"/>
    </w:rPr>
  </w:style>
  <w:style w:type="character" w:styleId="PlaceholderText">
    <w:name w:val="Placeholder Text"/>
    <w:uiPriority w:val="99"/>
    <w:rPr>
      <w:color w:val="808080"/>
    </w:rPr>
  </w:style>
  <w:style w:type="paragraph" w:styleId="ListParagraph">
    <w:name w:val="List Paragraph"/>
    <w:basedOn w:val="Normal"/>
    <w:link w:val="ListParagraphChar"/>
    <w:uiPriority w:val="34"/>
    <w:qFormat/>
    <w:pPr>
      <w:spacing w:before="14" w:after="144" w:line="300" w:lineRule="atLeast"/>
      <w:contextualSpacing/>
    </w:pPr>
    <w:rPr>
      <w:rFonts w:eastAsia="Times New Roman" w:cs="Times New Roman"/>
      <w:szCs w:val="24"/>
    </w:rPr>
  </w:style>
  <w:style w:type="paragraph" w:styleId="TblFootnote" w:customStyle="1">
    <w:name w:val="Tbl Footnote"/>
    <w:basedOn w:val="Normal"/>
    <w:next w:val="Normal"/>
    <w:link w:val="TblFootnoteChar"/>
    <w:pPr>
      <w:keepNext/>
      <w:keepLines/>
      <w:tabs>
        <w:tab w:val="left" w:pos="259"/>
      </w:tabs>
      <w:spacing w:after="0" w:line="259" w:lineRule="atLeast"/>
      <w:ind w:left="259" w:hanging="259"/>
    </w:pPr>
    <w:rPr>
      <w:rFonts w:eastAsia="Times New Roman" w:cs="Times New Roman"/>
      <w:sz w:val="20"/>
      <w:szCs w:val="24"/>
    </w:rPr>
  </w:style>
  <w:style w:type="paragraph" w:styleId="Revision1" w:customStyle="1">
    <w:name w:val="Revision1"/>
    <w:hidden/>
    <w:uiPriority w:val="99"/>
    <w:semiHidden/>
    <w:pPr>
      <w:spacing w:before="120" w:after="120"/>
    </w:pPr>
    <w:rPr>
      <w:rFonts w:eastAsia="Times New Roman"/>
      <w:sz w:val="24"/>
      <w:szCs w:val="24"/>
      <w:lang w:eastAsia="en-US"/>
    </w:rPr>
  </w:style>
  <w:style w:type="character" w:styleId="TblFootnoteChar" w:customStyle="1">
    <w:name w:val="Tbl Footnote Char"/>
    <w:link w:val="TblFootnote"/>
    <w:locked/>
    <w:rPr>
      <w:rFonts w:eastAsia="Times New Roman"/>
      <w:szCs w:val="24"/>
    </w:rPr>
  </w:style>
  <w:style w:type="paragraph" w:styleId="TOCHeading1" w:customStyle="1">
    <w:name w:val="TOC Heading1"/>
    <w:basedOn w:val="Heading1"/>
    <w:next w:val="Normal"/>
    <w:uiPriority w:val="39"/>
    <w:unhideWhenUsed/>
    <w:qFormat/>
    <w:pPr>
      <w:keepNext w:val="0"/>
      <w:pageBreakBefore w:val="0"/>
      <w:numPr>
        <w:numId w:val="0"/>
      </w:numPr>
      <w:adjustRightInd/>
      <w:snapToGrid/>
      <w:spacing w:before="0" w:after="0"/>
      <w:jc w:val="center"/>
      <w:textAlignment w:val="auto"/>
      <w:outlineLvl w:val="9"/>
    </w:pPr>
    <w:rPr>
      <w:rFonts w:ascii="Times New Roman" w:hAnsi="Times New Roman" w:cs="Times New Roman"/>
      <w:bCs/>
      <w:sz w:val="24"/>
      <w:szCs w:val="24"/>
      <w:lang w:eastAsia="en-US"/>
    </w:rPr>
  </w:style>
  <w:style w:type="paragraph" w:styleId="TableText" w:customStyle="1">
    <w:name w:val="Table Text"/>
    <w:link w:val="TableTextChar1"/>
    <w:qFormat/>
    <w:pPr>
      <w:tabs>
        <w:tab w:val="left" w:pos="288"/>
        <w:tab w:val="left" w:pos="576"/>
        <w:tab w:val="left" w:pos="864"/>
      </w:tabs>
      <w:spacing w:before="60" w:after="60"/>
    </w:pPr>
    <w:rPr>
      <w:rFonts w:eastAsia="Times New Roman"/>
      <w:sz w:val="24"/>
      <w:lang w:eastAsia="en-US"/>
    </w:rPr>
  </w:style>
  <w:style w:type="character" w:styleId="TableTextChar1" w:customStyle="1">
    <w:name w:val="Table Text Char1"/>
    <w:link w:val="TableText"/>
    <w:rPr>
      <w:rFonts w:eastAsia="Times New Roman"/>
      <w:sz w:val="24"/>
    </w:rPr>
  </w:style>
  <w:style w:type="paragraph" w:styleId="HeadingNoTOC" w:customStyle="1">
    <w:name w:val="Heading (No TOC)"/>
    <w:next w:val="Normal"/>
    <w:uiPriority w:val="99"/>
    <w:qFormat/>
    <w:pPr>
      <w:spacing w:before="240" w:after="120"/>
    </w:pPr>
    <w:rPr>
      <w:rFonts w:ascii="Times New Roman Bold" w:hAnsi="Times New Roman Bold" w:eastAsia="Times New Roman" w:cs="Cordia New"/>
      <w:sz w:val="24"/>
      <w:szCs w:val="24"/>
      <w:lang w:eastAsia="ja-JP"/>
    </w:rPr>
  </w:style>
  <w:style w:type="paragraph" w:styleId="TableHeaderText" w:customStyle="1">
    <w:name w:val="Table Header Text"/>
    <w:basedOn w:val="Normal"/>
    <w:pPr>
      <w:spacing w:before="60" w:after="60"/>
      <w:jc w:val="center"/>
    </w:pPr>
    <w:rPr>
      <w:rFonts w:eastAsia="Times New Roman" w:cs="Times New Roman"/>
      <w:b/>
      <w:color w:val="000000"/>
      <w:szCs w:val="20"/>
    </w:rPr>
  </w:style>
  <w:style w:type="paragraph" w:styleId="CPTInstructional" w:customStyle="1">
    <w:name w:val="CPT_Instructional"/>
    <w:basedOn w:val="Normal"/>
    <w:qFormat/>
    <w:pPr>
      <w:contextualSpacing/>
      <w:jc w:val="both"/>
    </w:pPr>
    <w:rPr>
      <w:rFonts w:cs="Arial"/>
      <w:color w:val="FF0000"/>
      <w:sz w:val="22"/>
      <w:szCs w:val="20"/>
    </w:rPr>
  </w:style>
  <w:style w:type="character" w:styleId="TitleChar" w:customStyle="1">
    <w:name w:val="Title Char"/>
    <w:basedOn w:val="DefaultParagraphFont"/>
    <w:link w:val="Title"/>
    <w:rPr>
      <w:rFonts w:ascii="Times New Roman Bold" w:hAnsi="Times New Roman Bold" w:eastAsiaTheme="majorEastAsia" w:cstheme="majorBidi"/>
      <w:b/>
      <w:spacing w:val="-10"/>
      <w:kern w:val="28"/>
      <w:sz w:val="32"/>
      <w:szCs w:val="56"/>
    </w:rPr>
  </w:style>
  <w:style w:type="paragraph" w:styleId="Heading2non-numbered" w:customStyle="1">
    <w:name w:val="Heading 2 (non-numbered)"/>
    <w:basedOn w:val="Heading2"/>
    <w:next w:val="Normal"/>
    <w:pPr>
      <w:numPr>
        <w:ilvl w:val="0"/>
        <w:numId w:val="0"/>
      </w:numPr>
    </w:pPr>
  </w:style>
  <w:style w:type="paragraph" w:styleId="Heading3non-numbered" w:customStyle="1">
    <w:name w:val="Heading 3 (non-numbered)"/>
    <w:basedOn w:val="Heading3"/>
    <w:next w:val="Normal"/>
    <w:qFormat/>
    <w:pPr>
      <w:numPr>
        <w:ilvl w:val="3"/>
        <w:numId w:val="0"/>
      </w:numPr>
      <w:tabs>
        <w:tab w:val="left" w:pos="1152"/>
        <w:tab w:val="left" w:pos="5954"/>
      </w:tabs>
      <w:adjustRightInd/>
      <w:snapToGrid/>
      <w:spacing w:before="120" w:after="240"/>
      <w:ind w:left="1080" w:hanging="1080"/>
      <w:textAlignment w:val="auto"/>
    </w:pPr>
  </w:style>
  <w:style w:type="paragraph" w:styleId="Heading4non-numbered" w:customStyle="1">
    <w:name w:val="Heading 4 (non-numbered)"/>
    <w:basedOn w:val="Heading4"/>
    <w:pPr>
      <w:numPr>
        <w:ilvl w:val="0"/>
        <w:numId w:val="0"/>
      </w:numPr>
    </w:pPr>
  </w:style>
  <w:style w:type="paragraph" w:styleId="CPTExample" w:customStyle="1">
    <w:name w:val="CPT_Example"/>
    <w:basedOn w:val="Normal"/>
    <w:next w:val="Normal"/>
    <w:link w:val="CPTExampleChar"/>
    <w:rPr>
      <w:rFonts w:ascii="Arial" w:hAnsi="Arial" w:eastAsia="Times New Roman" w:cs="Times New Roman"/>
      <w:i/>
      <w:color w:val="00B050"/>
      <w:sz w:val="20"/>
      <w:szCs w:val="20"/>
    </w:rPr>
  </w:style>
  <w:style w:type="paragraph" w:styleId="Bibliography1" w:customStyle="1">
    <w:name w:val="Bibliography1"/>
    <w:basedOn w:val="Normal"/>
    <w:next w:val="Normal"/>
    <w:uiPriority w:val="37"/>
    <w:semiHidden/>
    <w:unhideWhenUsed/>
  </w:style>
  <w:style w:type="character" w:styleId="BodyText2Char" w:customStyle="1">
    <w:name w:val="Body Text 2 Char"/>
    <w:basedOn w:val="DefaultParagraphFont"/>
    <w:link w:val="BodyText2"/>
    <w:semiHidden/>
    <w:rPr>
      <w:rFonts w:eastAsia="Calibri" w:cs="Cordia New"/>
      <w:sz w:val="24"/>
      <w:szCs w:val="22"/>
    </w:rPr>
  </w:style>
  <w:style w:type="character" w:styleId="BodyText3Char" w:customStyle="1">
    <w:name w:val="Body Text 3 Char"/>
    <w:basedOn w:val="DefaultParagraphFont"/>
    <w:link w:val="BodyText3"/>
    <w:semiHidden/>
    <w:rPr>
      <w:rFonts w:eastAsia="Calibri" w:cs="Cordia New"/>
      <w:sz w:val="16"/>
      <w:szCs w:val="16"/>
    </w:rPr>
  </w:style>
  <w:style w:type="character" w:styleId="BodyTextIndentChar" w:customStyle="1">
    <w:name w:val="Body Text Indent Char"/>
    <w:basedOn w:val="DefaultParagraphFont"/>
    <w:link w:val="BodyTextIndent"/>
    <w:semiHidden/>
    <w:rPr>
      <w:rFonts w:eastAsia="Calibri" w:cs="Cordia New"/>
      <w:sz w:val="24"/>
      <w:szCs w:val="22"/>
    </w:rPr>
  </w:style>
  <w:style w:type="character" w:styleId="BodyTextFirstIndent2Char" w:customStyle="1">
    <w:name w:val="Body Text First Indent 2 Char"/>
    <w:basedOn w:val="BodyTextIndentChar"/>
    <w:link w:val="BodyTextFirstIndent2"/>
    <w:semiHidden/>
    <w:qFormat/>
    <w:rPr>
      <w:rFonts w:eastAsia="Calibri" w:cs="Cordia New"/>
      <w:sz w:val="24"/>
      <w:szCs w:val="22"/>
    </w:rPr>
  </w:style>
  <w:style w:type="character" w:styleId="BodyTextIndent2Char" w:customStyle="1">
    <w:name w:val="Body Text Indent 2 Char"/>
    <w:basedOn w:val="DefaultParagraphFont"/>
    <w:link w:val="BodyTextIndent2"/>
    <w:semiHidden/>
    <w:rPr>
      <w:rFonts w:eastAsia="Calibri" w:cs="Cordia New"/>
      <w:sz w:val="24"/>
      <w:szCs w:val="22"/>
    </w:rPr>
  </w:style>
  <w:style w:type="character" w:styleId="BodyTextIndent3Char" w:customStyle="1">
    <w:name w:val="Body Text Indent 3 Char"/>
    <w:basedOn w:val="DefaultParagraphFont"/>
    <w:link w:val="BodyTextIndent3"/>
    <w:semiHidden/>
    <w:rPr>
      <w:rFonts w:eastAsia="Calibri" w:cs="Cordia New"/>
      <w:sz w:val="16"/>
      <w:szCs w:val="16"/>
    </w:rPr>
  </w:style>
  <w:style w:type="character" w:styleId="ClosingChar" w:customStyle="1">
    <w:name w:val="Closing Char"/>
    <w:basedOn w:val="DefaultParagraphFont"/>
    <w:link w:val="Closing"/>
    <w:semiHidden/>
    <w:rPr>
      <w:rFonts w:eastAsia="Calibri" w:cs="Cordia New"/>
      <w:sz w:val="24"/>
      <w:szCs w:val="22"/>
    </w:rPr>
  </w:style>
  <w:style w:type="character" w:styleId="E-mailSignatureChar" w:customStyle="1">
    <w:name w:val="E-mail Signature Char"/>
    <w:basedOn w:val="DefaultParagraphFont"/>
    <w:link w:val="E-mailSignature"/>
    <w:semiHidden/>
    <w:qFormat/>
    <w:rPr>
      <w:rFonts w:eastAsia="Calibri" w:cs="Cordia New"/>
      <w:sz w:val="24"/>
      <w:szCs w:val="22"/>
    </w:rPr>
  </w:style>
  <w:style w:type="character" w:styleId="HTMLAddressChar" w:customStyle="1">
    <w:name w:val="HTML Address Char"/>
    <w:basedOn w:val="DefaultParagraphFont"/>
    <w:link w:val="HTMLAddress"/>
    <w:semiHidden/>
    <w:qFormat/>
    <w:rPr>
      <w:rFonts w:eastAsia="Calibri" w:cs="Cordia New"/>
      <w:i/>
      <w:iCs/>
      <w:sz w:val="24"/>
      <w:szCs w:val="22"/>
    </w:rPr>
  </w:style>
  <w:style w:type="character" w:styleId="HTMLPreformattedChar" w:customStyle="1">
    <w:name w:val="HTML Preformatted Char"/>
    <w:basedOn w:val="DefaultParagraphFont"/>
    <w:link w:val="HTMLPreformatted"/>
    <w:semiHidden/>
    <w:qFormat/>
    <w:rPr>
      <w:rFonts w:ascii="Consolas" w:hAnsi="Consolas" w:eastAsia="Calibri" w:cs="Consolas"/>
    </w:rPr>
  </w:style>
  <w:style w:type="character" w:styleId="MacroTextChar" w:customStyle="1">
    <w:name w:val="Macro Text Char"/>
    <w:basedOn w:val="DefaultParagraphFont"/>
    <w:link w:val="MacroText"/>
    <w:semiHidden/>
    <w:qFormat/>
    <w:rPr>
      <w:rFonts w:ascii="Consolas" w:hAnsi="Consolas" w:eastAsia="Calibri" w:cs="Consolas"/>
    </w:rPr>
  </w:style>
  <w:style w:type="character" w:styleId="MessageHeaderChar" w:customStyle="1">
    <w:name w:val="Message Header Char"/>
    <w:basedOn w:val="DefaultParagraphFont"/>
    <w:link w:val="MessageHeader"/>
    <w:semiHidden/>
    <w:qFormat/>
    <w:rPr>
      <w:rFonts w:asciiTheme="majorHAnsi" w:hAnsiTheme="majorHAnsi" w:eastAsiaTheme="majorEastAsia" w:cstheme="majorBidi"/>
      <w:sz w:val="24"/>
      <w:szCs w:val="24"/>
      <w:shd w:val="pct20" w:color="auto" w:fill="auto"/>
    </w:rPr>
  </w:style>
  <w:style w:type="character" w:styleId="NoteHeadingChar" w:customStyle="1">
    <w:name w:val="Note Heading Char"/>
    <w:basedOn w:val="DefaultParagraphFont"/>
    <w:link w:val="NoteHeading"/>
    <w:semiHidden/>
    <w:qFormat/>
    <w:rPr>
      <w:rFonts w:eastAsia="Calibri" w:cs="Cordia New"/>
      <w:sz w:val="24"/>
      <w:szCs w:val="22"/>
    </w:rPr>
  </w:style>
  <w:style w:type="character" w:styleId="PlainTextChar" w:customStyle="1">
    <w:name w:val="Plain Text Char"/>
    <w:basedOn w:val="DefaultParagraphFont"/>
    <w:link w:val="PlainText"/>
    <w:semiHidden/>
    <w:qFormat/>
    <w:rPr>
      <w:rFonts w:ascii="Consolas" w:hAnsi="Consolas" w:eastAsia="Calibri" w:cs="Consolas"/>
      <w:sz w:val="21"/>
      <w:szCs w:val="21"/>
    </w:rPr>
  </w:style>
  <w:style w:type="character" w:styleId="SignatureChar" w:customStyle="1">
    <w:name w:val="Signature Char"/>
    <w:basedOn w:val="DefaultParagraphFont"/>
    <w:link w:val="Signature"/>
    <w:semiHidden/>
    <w:qFormat/>
    <w:rPr>
      <w:rFonts w:eastAsia="Calibri" w:cs="Cordia New"/>
      <w:sz w:val="24"/>
      <w:szCs w:val="22"/>
    </w:rPr>
  </w:style>
  <w:style w:type="paragraph" w:styleId="TableHeadings" w:customStyle="1">
    <w:name w:val="Table Headings"/>
    <w:basedOn w:val="Normal"/>
    <w:pPr>
      <w:keepNext/>
      <w:spacing w:before="40" w:after="40"/>
      <w:jc w:val="center"/>
    </w:pPr>
    <w:rPr>
      <w:rFonts w:eastAsia="Times New Roman" w:cs="Times New Roman"/>
      <w:b/>
      <w:kern w:val="24"/>
      <w:szCs w:val="24"/>
      <w:lang w:eastAsia="ja-JP"/>
    </w:rPr>
  </w:style>
  <w:style w:type="character" w:styleId="ListParagraphChar" w:customStyle="1">
    <w:name w:val="List Paragraph Char"/>
    <w:basedOn w:val="DefaultParagraphFont"/>
    <w:link w:val="ListParagraph"/>
    <w:uiPriority w:val="34"/>
    <w:qFormat/>
    <w:locked/>
    <w:rPr>
      <w:rFonts w:eastAsia="Times New Roman"/>
      <w:sz w:val="24"/>
      <w:szCs w:val="24"/>
    </w:rPr>
  </w:style>
  <w:style w:type="character" w:styleId="HeaderChar" w:customStyle="1">
    <w:name w:val="Header Char"/>
    <w:basedOn w:val="DefaultParagraphFont"/>
    <w:link w:val="Header"/>
    <w:qFormat/>
    <w:rPr>
      <w:rFonts w:eastAsia="Calibri" w:cs="Cordia New"/>
      <w:sz w:val="24"/>
      <w:szCs w:val="22"/>
    </w:rPr>
  </w:style>
  <w:style w:type="character" w:styleId="FooterChar" w:customStyle="1">
    <w:name w:val="Footer Char"/>
    <w:basedOn w:val="DefaultParagraphFont"/>
    <w:link w:val="Footer"/>
    <w:uiPriority w:val="99"/>
    <w:qFormat/>
    <w:rPr>
      <w:rFonts w:eastAsia="Calibri" w:cs="Cordia New"/>
      <w:sz w:val="24"/>
      <w:szCs w:val="22"/>
    </w:rPr>
  </w:style>
  <w:style w:type="character" w:styleId="BodyTextChar" w:customStyle="1">
    <w:name w:val="Body Text Char"/>
    <w:basedOn w:val="DefaultParagraphFont"/>
    <w:link w:val="BodyText"/>
    <w:uiPriority w:val="99"/>
    <w:semiHidden/>
    <w:qFormat/>
    <w:rPr>
      <w:rFonts w:eastAsia="Calibri" w:cs="Cordia New"/>
      <w:sz w:val="24"/>
      <w:szCs w:val="22"/>
    </w:rPr>
  </w:style>
  <w:style w:type="character" w:styleId="CommentTextChar" w:customStyle="1">
    <w:name w:val="Comment Text Char"/>
    <w:aliases w:val="Char2 Char,Annotationtext Char,Kommentartext Char Char"/>
    <w:basedOn w:val="DefaultParagraphFont"/>
    <w:link w:val="CommentText"/>
    <w:uiPriority w:val="99"/>
    <w:qFormat/>
    <w:rPr>
      <w:rFonts w:eastAsia="Calibri" w:cs="Cordia New"/>
    </w:rPr>
  </w:style>
  <w:style w:type="character" w:styleId="CommentSubjectChar" w:customStyle="1">
    <w:name w:val="Comment Subject Char"/>
    <w:basedOn w:val="CommentTextChar"/>
    <w:link w:val="CommentSubject"/>
    <w:uiPriority w:val="99"/>
    <w:semiHidden/>
    <w:qFormat/>
    <w:rPr>
      <w:rFonts w:eastAsia="Calibri" w:cs="Cordia New"/>
      <w:b/>
      <w:bCs/>
    </w:rPr>
  </w:style>
  <w:style w:type="character" w:styleId="DocumentMapChar" w:customStyle="1">
    <w:name w:val="Document Map Char"/>
    <w:basedOn w:val="DefaultParagraphFont"/>
    <w:link w:val="DocumentMap"/>
    <w:uiPriority w:val="99"/>
    <w:semiHidden/>
    <w:qFormat/>
    <w:rPr>
      <w:rFonts w:ascii="Tahoma" w:hAnsi="Tahoma" w:eastAsia="Calibri" w:cs="Tahoma"/>
      <w:sz w:val="16"/>
      <w:szCs w:val="16"/>
    </w:rPr>
  </w:style>
  <w:style w:type="character" w:styleId="EndnoteTextChar" w:customStyle="1">
    <w:name w:val="Endnote Text Char"/>
    <w:basedOn w:val="DefaultParagraphFont"/>
    <w:link w:val="EndnoteText"/>
    <w:semiHidden/>
    <w:qFormat/>
    <w:rPr>
      <w:rFonts w:eastAsia="Calibri" w:cs="Cordia New"/>
    </w:rPr>
  </w:style>
  <w:style w:type="character" w:styleId="FootnoteTextChar" w:customStyle="1">
    <w:name w:val="Footnote Text Char"/>
    <w:basedOn w:val="DefaultParagraphFont"/>
    <w:link w:val="FootnoteText"/>
    <w:semiHidden/>
    <w:qFormat/>
    <w:rPr>
      <w:rFonts w:eastAsia="Calibri" w:cs="Cordia New"/>
    </w:rPr>
  </w:style>
  <w:style w:type="table" w:styleId="ColorfulGrid1" w:customStyle="1">
    <w:name w:val="Colorful Grid1"/>
    <w:basedOn w:val="TableNormal"/>
    <w:uiPriority w:val="73"/>
    <w:qFormat/>
    <w:rPr>
      <w:color w:val="000000" w:themeColor="text1"/>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List1" w:customStyle="1">
    <w:name w:val="Colorful List1"/>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1" w:customStyle="1">
    <w:name w:val="Colorful Shading1"/>
    <w:basedOn w:val="TableNormal"/>
    <w:uiPriority w:val="71"/>
    <w:qFormat/>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arkList1" w:customStyle="1">
    <w:name w:val="Dark List1"/>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ghtGrid1" w:customStyle="1">
    <w:name w:val="Light Grid1"/>
    <w:basedOn w:val="TableNormal"/>
    <w:uiPriority w:val="62"/>
    <w:qFormat/>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auto"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auto"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auto" w:sz="8" w:space="0"/>
        </w:tcBorders>
      </w:tcPr>
    </w:tblStylePr>
  </w:style>
  <w:style w:type="table" w:styleId="LightGrid-Accent11" w:customStyle="1">
    <w:name w:val="Light Grid - Accent 11"/>
    <w:basedOn w:val="TableNormal"/>
    <w:uiPriority w:val="62"/>
    <w:qFormat/>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auto"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auto"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auto" w:sz="8" w:space="0"/>
        </w:tcBorders>
      </w:tcPr>
    </w:tblStylePr>
  </w:style>
  <w:style w:type="table" w:styleId="LightList1" w:customStyle="1">
    <w:name w:val="Light List1"/>
    <w:basedOn w:val="TableNormal"/>
    <w:uiPriority w:val="61"/>
    <w:qFormat/>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1" w:customStyle="1">
    <w:name w:val="Light List - Accent 11"/>
    <w:basedOn w:val="TableNormal"/>
    <w:uiPriority w:val="61"/>
    <w:qFormat/>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Shading1" w:customStyle="1">
    <w:name w:val="Light Shading1"/>
    <w:basedOn w:val="TableNormal"/>
    <w:uiPriority w:val="60"/>
    <w:qFormat/>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1" w:customStyle="1">
    <w:name w:val="Light Shading - Accent 11"/>
    <w:basedOn w:val="TableNormal"/>
    <w:uiPriority w:val="60"/>
    <w:qFormat/>
    <w:rPr>
      <w:color w:val="365F91"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Grid11" w:customStyle="1">
    <w:name w:val="Medium Grid 11"/>
    <w:basedOn w:val="TableNormal"/>
    <w:uiPriority w:val="67"/>
    <w:qFormat/>
    <w:tblP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1" w:customStyle="1">
    <w:name w:val="Medium Grid 21"/>
    <w:basedOn w:val="TableNormal"/>
    <w:uiPriority w:val="68"/>
    <w:qFormat/>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auto" w:sz="6" w:space="0"/>
          <w:insideV w:val="single" w:color="auto" w:sz="6" w:space="0"/>
        </w:tcBorders>
        <w:shd w:val="clear" w:color="auto" w:fill="808080" w:themeFill="text1" w:themeFillTint="7F"/>
      </w:tcPr>
    </w:tblStylePr>
    <w:tblStylePr w:type="nwCell">
      <w:tblPr/>
      <w:tcPr>
        <w:shd w:val="clear" w:color="auto" w:fill="FFFFFF" w:themeFill="background1"/>
      </w:tcPr>
    </w:tblStylePr>
  </w:style>
  <w:style w:type="table" w:styleId="MediumGrid31" w:customStyle="1">
    <w:name w:val="Medium Grid 31"/>
    <w:basedOn w:val="TableNormal"/>
    <w:uiPriority w:val="69"/>
    <w:qFormat/>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808080" w:themeFill="text1" w:themeFillTint="7F"/>
      </w:tcPr>
    </w:tblStylePr>
  </w:style>
  <w:style w:type="table" w:styleId="MediumList11" w:customStyle="1">
    <w:name w:val="Medium List 11"/>
    <w:basedOn w:val="TableNormal"/>
    <w:uiPriority w:val="65"/>
    <w:qFormat/>
    <w:rPr>
      <w:color w:val="000000" w:themeColor="text1"/>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1" w:customStyle="1">
    <w:name w:val="Medium List 1 - Accent 11"/>
    <w:basedOn w:val="TableNormal"/>
    <w:uiPriority w:val="65"/>
    <w:qFormat/>
    <w:rPr>
      <w:color w:val="000000" w:themeColor="text1"/>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21" w:customStyle="1">
    <w:name w:val="Medium List 21"/>
    <w:basedOn w:val="TableNormal"/>
    <w:uiPriority w:val="66"/>
    <w:qFormat/>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1" w:customStyle="1">
    <w:name w:val="Medium Shading 11"/>
    <w:basedOn w:val="TableNormal"/>
    <w:uiPriority w:val="63"/>
    <w:tblP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1" w:customStyle="1">
    <w:name w:val="Medium Shading 1 - Accent 11"/>
    <w:basedOn w:val="TableNormal"/>
    <w:uiPriority w:val="63"/>
    <w:qFormat/>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21" w:customStyle="1">
    <w:name w:val="Medium Shading 21"/>
    <w:basedOn w:val="TableNormal"/>
    <w:uiPriority w:val="64"/>
    <w:qFormat/>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1" w:customStyle="1">
    <w:name w:val="Medium Shading 2 - Accent 11"/>
    <w:basedOn w:val="TableNormal"/>
    <w:uiPriority w:val="64"/>
    <w:qFormat/>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paragraph" w:styleId="Heading1NoTOC" w:customStyle="1">
    <w:name w:val="Heading 1 (No TOC)"/>
    <w:basedOn w:val="Heading1"/>
    <w:next w:val="Normal"/>
    <w:qFormat/>
    <w:pPr>
      <w:numPr>
        <w:numId w:val="0"/>
      </w:numPr>
      <w:jc w:val="center"/>
    </w:pPr>
    <w:rPr>
      <w:sz w:val="32"/>
    </w:rPr>
  </w:style>
  <w:style w:type="paragraph" w:styleId="Heading3NoTOC" w:customStyle="1">
    <w:name w:val="Heading 3 (No TOC)"/>
    <w:basedOn w:val="Heading1NoTOC"/>
    <w:next w:val="Normal"/>
    <w:qFormat/>
    <w:rPr>
      <w:sz w:val="24"/>
    </w:rPr>
  </w:style>
  <w:style w:type="character" w:styleId="IntenseReference1" w:customStyle="1">
    <w:name w:val="Intense Reference1"/>
    <w:basedOn w:val="DefaultParagraphFont"/>
    <w:uiPriority w:val="32"/>
    <w:qFormat/>
    <w:rPr>
      <w:b/>
      <w:bCs/>
      <w:smallCaps/>
      <w:color w:val="C0504D" w:themeColor="accent2"/>
      <w:spacing w:val="5"/>
      <w:u w:val="single"/>
    </w:rPr>
  </w:style>
  <w:style w:type="paragraph" w:styleId="NoSpacing">
    <w:name w:val="No Spacing"/>
    <w:uiPriority w:val="1"/>
    <w:qFormat/>
    <w:pPr>
      <w:spacing w:before="120" w:after="120"/>
    </w:pPr>
    <w:rPr>
      <w:rFonts w:eastAsia="Calibri" w:cs="Cordia New"/>
      <w:sz w:val="24"/>
      <w:szCs w:val="22"/>
      <w:lang w:eastAsia="en-US"/>
    </w:rPr>
  </w:style>
  <w:style w:type="paragraph" w:styleId="Quote">
    <w:name w:val="Quote"/>
    <w:basedOn w:val="Normal"/>
    <w:next w:val="Normal"/>
    <w:link w:val="QuoteChar"/>
    <w:uiPriority w:val="29"/>
    <w:qFormat/>
    <w:rPr>
      <w:i/>
      <w:iCs/>
      <w:color w:val="000000" w:themeColor="text1"/>
    </w:rPr>
  </w:style>
  <w:style w:type="character" w:styleId="QuoteChar" w:customStyle="1">
    <w:name w:val="Quote Char"/>
    <w:basedOn w:val="DefaultParagraphFont"/>
    <w:link w:val="Quote"/>
    <w:uiPriority w:val="29"/>
    <w:qFormat/>
    <w:rPr>
      <w:rFonts w:eastAsia="Calibri" w:cs="Cordia New"/>
      <w:i/>
      <w:iCs/>
      <w:color w:val="000000" w:themeColor="text1"/>
      <w:sz w:val="24"/>
      <w:szCs w:val="22"/>
    </w:rPr>
  </w:style>
  <w:style w:type="character" w:styleId="SalutationChar" w:customStyle="1">
    <w:name w:val="Salutation Char"/>
    <w:basedOn w:val="DefaultParagraphFont"/>
    <w:link w:val="Salutation"/>
    <w:qFormat/>
    <w:rPr>
      <w:rFonts w:eastAsia="Calibri" w:cs="Cordia New"/>
      <w:sz w:val="24"/>
      <w:szCs w:val="22"/>
    </w:rPr>
  </w:style>
  <w:style w:type="character" w:styleId="SubtitleChar" w:customStyle="1">
    <w:name w:val="Subtitle Char"/>
    <w:basedOn w:val="DefaultParagraphFont"/>
    <w:link w:val="Subtitle"/>
    <w:qFormat/>
    <w:rPr>
      <w:rFonts w:asciiTheme="majorHAnsi" w:hAnsiTheme="majorHAnsi" w:eastAsiaTheme="majorEastAsia" w:cstheme="majorBidi"/>
      <w:i/>
      <w:iCs/>
      <w:color w:val="4F81BD" w:themeColor="accent1"/>
      <w:spacing w:val="15"/>
      <w:sz w:val="24"/>
      <w:szCs w:val="24"/>
    </w:rPr>
  </w:style>
  <w:style w:type="character" w:styleId="SubtleReference1" w:customStyle="1">
    <w:name w:val="Subtle Reference1"/>
    <w:basedOn w:val="DefaultParagraphFont"/>
    <w:uiPriority w:val="31"/>
    <w:qFormat/>
    <w:rPr>
      <w:smallCaps/>
      <w:color w:val="C0504D" w:themeColor="accent2"/>
      <w:u w:val="single"/>
    </w:rPr>
  </w:style>
  <w:style w:type="table" w:styleId="GridTable1Light-Accent11" w:customStyle="1">
    <w:name w:val="Grid Table 1 Light - Accent 11"/>
    <w:basedOn w:val="TableNormal"/>
    <w:uiPriority w:val="46"/>
    <w:qFormat/>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paragraph" w:styleId="Paragraph" w:customStyle="1">
    <w:name w:val="Paragraph"/>
    <w:link w:val="ParagraphChar"/>
    <w:qFormat/>
    <w:pPr>
      <w:spacing w:before="120" w:after="240"/>
    </w:pPr>
    <w:rPr>
      <w:rFonts w:eastAsia="SimSun"/>
      <w:color w:val="009900"/>
      <w:sz w:val="24"/>
      <w:szCs w:val="24"/>
      <w:lang w:eastAsia="en-US"/>
    </w:rPr>
  </w:style>
  <w:style w:type="character" w:styleId="ParagraphChar" w:customStyle="1">
    <w:name w:val="Paragraph Char"/>
    <w:link w:val="Paragraph"/>
    <w:qFormat/>
    <w:rPr>
      <w:rFonts w:eastAsia="SimSun"/>
      <w:color w:val="009900"/>
      <w:sz w:val="24"/>
      <w:szCs w:val="24"/>
    </w:rPr>
  </w:style>
  <w:style w:type="character" w:styleId="CPTExampleChar" w:customStyle="1">
    <w:name w:val="CPT_Example Char"/>
    <w:basedOn w:val="DefaultParagraphFont"/>
    <w:link w:val="CPTExample"/>
    <w:qFormat/>
    <w:rPr>
      <w:rFonts w:ascii="Arial" w:hAnsi="Arial" w:eastAsia="Times New Roman"/>
      <w:i/>
      <w:color w:val="00B050"/>
    </w:rPr>
  </w:style>
  <w:style w:type="paragraph" w:styleId="paragraph0" w:customStyle="1">
    <w:name w:val="paragraph"/>
    <w:basedOn w:val="Normal"/>
    <w:qFormat/>
    <w:pPr>
      <w:spacing w:before="0" w:after="0"/>
    </w:pPr>
    <w:rPr>
      <w:rFonts w:eastAsia="Times New Roman" w:cs="Times New Roman"/>
      <w:szCs w:val="24"/>
      <w:lang w:eastAsia="zh-CN"/>
    </w:rPr>
  </w:style>
  <w:style w:type="paragraph" w:styleId="TableFigureTitle" w:customStyle="1">
    <w:name w:val="Table/Figure Title"/>
    <w:basedOn w:val="Caption"/>
    <w:next w:val="Normal"/>
    <w:qFormat/>
    <w:pPr>
      <w:keepNext/>
      <w:spacing w:before="240" w:after="120"/>
      <w:ind w:left="2160" w:hanging="2160"/>
    </w:pPr>
    <w:rPr>
      <w:rFonts w:eastAsia="Times New Roman" w:cs="Times New Roman"/>
      <w:color w:val="auto"/>
      <w:kern w:val="24"/>
      <w:sz w:val="20"/>
      <w:szCs w:val="24"/>
      <w:lang w:eastAsia="ja-JP"/>
    </w:rPr>
  </w:style>
  <w:style w:type="character" w:styleId="CPTVariable" w:customStyle="1">
    <w:name w:val="CPT_Variable"/>
    <w:basedOn w:val="DefaultParagraphFont"/>
    <w:qFormat/>
    <w:rPr>
      <w:rFonts w:ascii="Times New Roman" w:hAnsi="Times New Roman" w:eastAsia="SimSun"/>
      <w:color w:val="auto"/>
      <w:sz w:val="24"/>
    </w:rPr>
  </w:style>
  <w:style w:type="paragraph" w:styleId="Heading1NoNumbering" w:customStyle="1">
    <w:name w:val="Heading 1 (No Numbering)"/>
    <w:basedOn w:val="Heading1"/>
    <w:next w:val="Normal"/>
    <w:qFormat/>
    <w:pPr>
      <w:numPr>
        <w:numId w:val="0"/>
      </w:numPr>
    </w:pPr>
  </w:style>
  <w:style w:type="table" w:styleId="GridTable1Light1" w:customStyle="1">
    <w:name w:val="Grid Table 1 Light1"/>
    <w:basedOn w:val="TableNormal"/>
    <w:uiPriority w:val="46"/>
    <w:qFormat/>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2" w:customStyle="1">
    <w:name w:val="Grid Table 1 Light - Accent 12"/>
    <w:basedOn w:val="TableNormal"/>
    <w:uiPriority w:val="46"/>
    <w:qFormat/>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table" w:styleId="GridTable1Light-Accent21" w:customStyle="1">
    <w:name w:val="Grid Table 1 Light - Accent 21"/>
    <w:basedOn w:val="TableNormal"/>
    <w:uiPriority w:val="46"/>
    <w:qFormat/>
    <w:tblPr>
      <w:tblBorders>
        <w:top w:val="single" w:color="E5B8B7" w:themeColor="accent2" w:themeTint="66" w:sz="4" w:space="0"/>
        <w:left w:val="single" w:color="E5B8B7" w:themeColor="accent2" w:themeTint="66" w:sz="4" w:space="0"/>
        <w:bottom w:val="single" w:color="E5B8B7" w:themeColor="accent2" w:themeTint="66" w:sz="4" w:space="0"/>
        <w:right w:val="single" w:color="E5B8B7" w:themeColor="accent2" w:themeTint="66" w:sz="4" w:space="0"/>
        <w:insideH w:val="single" w:color="E5B8B7" w:themeColor="accent2" w:themeTint="66" w:sz="4" w:space="0"/>
        <w:insideV w:val="single" w:color="E5B8B7" w:themeColor="accent2" w:themeTint="66" w:sz="4" w:space="0"/>
      </w:tblBorders>
    </w:tblPr>
    <w:tblStylePr w:type="firstRow">
      <w:rPr>
        <w:b/>
        <w:bCs/>
      </w:rPr>
      <w:tblPr/>
      <w:tcPr>
        <w:tcBorders>
          <w:bottom w:val="single" w:color="D99594" w:themeColor="accent2" w:themeTint="99" w:sz="12" w:space="0"/>
        </w:tcBorders>
      </w:tcPr>
    </w:tblStylePr>
    <w:tblStylePr w:type="lastRow">
      <w:rPr>
        <w:b/>
        <w:bCs/>
      </w:rPr>
      <w:tblPr/>
      <w:tcPr>
        <w:tcBorders>
          <w:top w:val="double" w:color="D99594" w:themeColor="accent2" w:themeTint="99" w:sz="2" w:space="0"/>
        </w:tcBorders>
      </w:tcPr>
    </w:tblStylePr>
    <w:tblStylePr w:type="firstCol">
      <w:rPr>
        <w:b/>
        <w:bCs/>
      </w:rPr>
    </w:tblStylePr>
    <w:tblStylePr w:type="lastCol">
      <w:rPr>
        <w:b/>
        <w:bCs/>
      </w:rPr>
    </w:tblStylePr>
  </w:style>
  <w:style w:type="table" w:styleId="GridTable1Light-Accent31" w:customStyle="1">
    <w:name w:val="Grid Table 1 Light - Accent 31"/>
    <w:basedOn w:val="TableNormal"/>
    <w:uiPriority w:val="46"/>
    <w:qFormat/>
    <w:tblPr>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Pr>
    <w:tblStylePr w:type="firstRow">
      <w:rPr>
        <w:b/>
        <w:bCs/>
      </w:rPr>
      <w:tblPr/>
      <w:tcPr>
        <w:tcBorders>
          <w:bottom w:val="single" w:color="C2D69B" w:themeColor="accent3" w:themeTint="99" w:sz="12" w:space="0"/>
        </w:tcBorders>
      </w:tcPr>
    </w:tblStylePr>
    <w:tblStylePr w:type="lastRow">
      <w:rPr>
        <w:b/>
        <w:bCs/>
      </w:rPr>
      <w:tblPr/>
      <w:tcPr>
        <w:tcBorders>
          <w:top w:val="double" w:color="C2D69B" w:themeColor="accent3" w:themeTint="99" w:sz="2" w:space="0"/>
        </w:tcBorders>
      </w:tcPr>
    </w:tblStylePr>
    <w:tblStylePr w:type="firstCol">
      <w:rPr>
        <w:b/>
        <w:bCs/>
      </w:rPr>
    </w:tblStylePr>
    <w:tblStylePr w:type="lastCol">
      <w:rPr>
        <w:b/>
        <w:bCs/>
      </w:rPr>
    </w:tblStylePr>
  </w:style>
  <w:style w:type="table" w:styleId="GridTable1Light-Accent41" w:customStyle="1">
    <w:name w:val="Grid Table 1 Light - Accent 41"/>
    <w:basedOn w:val="TableNormal"/>
    <w:uiPriority w:val="46"/>
    <w:qFormat/>
    <w:tblPr>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blStylePr w:type="firstRow">
      <w:rPr>
        <w:b/>
        <w:bCs/>
      </w:rPr>
      <w:tblPr/>
      <w:tcPr>
        <w:tcBorders>
          <w:bottom w:val="single" w:color="B2A1C7" w:themeColor="accent4" w:themeTint="99" w:sz="12" w:space="0"/>
        </w:tcBorders>
      </w:tcPr>
    </w:tblStylePr>
    <w:tblStylePr w:type="lastRow">
      <w:rPr>
        <w:b/>
        <w:bCs/>
      </w:rPr>
      <w:tblPr/>
      <w:tcPr>
        <w:tcBorders>
          <w:top w:val="double" w:color="B2A1C7" w:themeColor="accent4" w:themeTint="99" w:sz="2" w:space="0"/>
        </w:tcBorders>
      </w:tcPr>
    </w:tblStylePr>
    <w:tblStylePr w:type="firstCol">
      <w:rPr>
        <w:b/>
        <w:bCs/>
      </w:rPr>
    </w:tblStylePr>
    <w:tblStylePr w:type="lastCol">
      <w:rPr>
        <w:b/>
        <w:bCs/>
      </w:rPr>
    </w:tblStylePr>
  </w:style>
  <w:style w:type="table" w:styleId="GridTable1Light-Accent51" w:customStyle="1">
    <w:name w:val="Grid Table 1 Light - Accent 51"/>
    <w:basedOn w:val="TableNormal"/>
    <w:uiPriority w:val="46"/>
    <w:qFormat/>
    <w:tblPr>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2" w:space="0"/>
        </w:tcBorders>
      </w:tcPr>
    </w:tblStylePr>
    <w:tblStylePr w:type="firstCol">
      <w:rPr>
        <w:b/>
        <w:bCs/>
      </w:rPr>
    </w:tblStylePr>
    <w:tblStylePr w:type="lastCol">
      <w:rPr>
        <w:b/>
        <w:bCs/>
      </w:rPr>
    </w:tblStylePr>
  </w:style>
  <w:style w:type="table" w:styleId="GridTable1Light-Accent61" w:customStyle="1">
    <w:name w:val="Grid Table 1 Light - Accent 61"/>
    <w:basedOn w:val="TableNormal"/>
    <w:uiPriority w:val="46"/>
    <w:qFormat/>
    <w:tblPr>
      <w:tblBorders>
        <w:top w:val="single" w:color="FBD4B4" w:themeColor="accent6" w:themeTint="66" w:sz="4" w:space="0"/>
        <w:left w:val="single" w:color="FBD4B4" w:themeColor="accent6" w:themeTint="66" w:sz="4" w:space="0"/>
        <w:bottom w:val="single" w:color="FBD4B4" w:themeColor="accent6" w:themeTint="66" w:sz="4" w:space="0"/>
        <w:right w:val="single" w:color="FBD4B4" w:themeColor="accent6" w:themeTint="66" w:sz="4" w:space="0"/>
        <w:insideH w:val="single" w:color="FBD4B4" w:themeColor="accent6" w:themeTint="66" w:sz="4" w:space="0"/>
        <w:insideV w:val="single" w:color="FBD4B4" w:themeColor="accent6" w:themeTint="66" w:sz="4" w:space="0"/>
      </w:tblBorders>
    </w:tblPr>
    <w:tblStylePr w:type="firstRow">
      <w:rPr>
        <w:b/>
        <w:bCs/>
      </w:rPr>
      <w:tblPr/>
      <w:tcPr>
        <w:tcBorders>
          <w:bottom w:val="single" w:color="FABF8F" w:themeColor="accent6" w:themeTint="99" w:sz="12" w:space="0"/>
        </w:tcBorders>
      </w:tcPr>
    </w:tblStylePr>
    <w:tblStylePr w:type="lastRow">
      <w:rPr>
        <w:b/>
        <w:bCs/>
      </w:rPr>
      <w:tblPr/>
      <w:tcPr>
        <w:tcBorders>
          <w:top w:val="double" w:color="FABF8F" w:themeColor="accent6" w:themeTint="99" w:sz="2" w:space="0"/>
        </w:tcBorders>
      </w:tcPr>
    </w:tblStylePr>
    <w:tblStylePr w:type="firstCol">
      <w:rPr>
        <w:b/>
        <w:bCs/>
      </w:rPr>
    </w:tblStylePr>
    <w:tblStylePr w:type="lastCol">
      <w:rPr>
        <w:b/>
        <w:bCs/>
      </w:rPr>
    </w:tblStylePr>
  </w:style>
  <w:style w:type="table" w:styleId="GridTable21" w:customStyle="1">
    <w:name w:val="Grid Table 21"/>
    <w:basedOn w:val="TableNormal"/>
    <w:uiPriority w:val="47"/>
    <w:qFormat/>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1" w:customStyle="1">
    <w:name w:val="Grid Table 2 - Accent 11"/>
    <w:basedOn w:val="TableNormal"/>
    <w:uiPriority w:val="47"/>
    <w:qFormat/>
    <w:tblPr>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1" w:customStyle="1">
    <w:name w:val="Grid Table 2 - Accent 21"/>
    <w:basedOn w:val="TableNormal"/>
    <w:uiPriority w:val="47"/>
    <w:qFormat/>
    <w:tblPr>
      <w:tblBorders>
        <w:top w:val="single" w:color="D99594" w:themeColor="accent2" w:themeTint="99" w:sz="2" w:space="0"/>
        <w:bottom w:val="single" w:color="D99594" w:themeColor="accent2" w:themeTint="99" w:sz="2" w:space="0"/>
        <w:insideH w:val="single" w:color="D99594" w:themeColor="accent2" w:themeTint="99" w:sz="2" w:space="0"/>
        <w:insideV w:val="single" w:color="D99594" w:themeColor="accent2" w:themeTint="99" w:sz="2" w:space="0"/>
      </w:tblBorders>
    </w:tblPr>
    <w:tblStylePr w:type="firstRow">
      <w:rPr>
        <w:b/>
        <w:bCs/>
      </w:rPr>
      <w:tblPr/>
      <w:tcPr>
        <w:tcBorders>
          <w:top w:val="nil"/>
          <w:bottom w:val="single" w:color="D99594" w:themeColor="accent2" w:themeTint="99" w:sz="12" w:space="0"/>
          <w:insideH w:val="nil"/>
          <w:insideV w:val="nil"/>
        </w:tcBorders>
        <w:shd w:val="clear" w:color="auto" w:fill="FFFFFF" w:themeFill="background1"/>
      </w:tcPr>
    </w:tblStylePr>
    <w:tblStylePr w:type="lastRow">
      <w:rPr>
        <w:b/>
        <w:bCs/>
      </w:rPr>
      <w:tblPr/>
      <w:tcPr>
        <w:tcBorders>
          <w:top w:val="double" w:color="D99594"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1" w:customStyle="1">
    <w:name w:val="Grid Table 2 - Accent 31"/>
    <w:basedOn w:val="TableNormal"/>
    <w:uiPriority w:val="47"/>
    <w:qFormat/>
    <w:tblPr>
      <w:tblBorders>
        <w:top w:val="single" w:color="C2D69B" w:themeColor="accent3" w:themeTint="99" w:sz="2" w:space="0"/>
        <w:bottom w:val="single" w:color="C2D69B" w:themeColor="accent3" w:themeTint="99" w:sz="2" w:space="0"/>
        <w:insideH w:val="single" w:color="C2D69B" w:themeColor="accent3" w:themeTint="99" w:sz="2" w:space="0"/>
        <w:insideV w:val="single" w:color="C2D69B" w:themeColor="accent3" w:themeTint="99" w:sz="2" w:space="0"/>
      </w:tblBorders>
    </w:tblPr>
    <w:tblStylePr w:type="firstRow">
      <w:rPr>
        <w:b/>
        <w:bCs/>
      </w:rPr>
      <w:tblPr/>
      <w:tcPr>
        <w:tcBorders>
          <w:top w:val="nil"/>
          <w:bottom w:val="single" w:color="C2D69B" w:themeColor="accent3" w:themeTint="99" w:sz="12" w:space="0"/>
          <w:insideH w:val="nil"/>
          <w:insideV w:val="nil"/>
        </w:tcBorders>
        <w:shd w:val="clear" w:color="auto" w:fill="FFFFFF" w:themeFill="background1"/>
      </w:tcPr>
    </w:tblStylePr>
    <w:tblStylePr w:type="lastRow">
      <w:rPr>
        <w:b/>
        <w:bCs/>
      </w:rPr>
      <w:tblPr/>
      <w:tcPr>
        <w:tcBorders>
          <w:top w:val="double" w:color="C2D69B"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1" w:customStyle="1">
    <w:name w:val="Grid Table 2 - Accent 41"/>
    <w:basedOn w:val="TableNormal"/>
    <w:uiPriority w:val="47"/>
    <w:qFormat/>
    <w:tblPr>
      <w:tblBorders>
        <w:top w:val="single" w:color="B2A1C7" w:themeColor="accent4" w:themeTint="99" w:sz="2" w:space="0"/>
        <w:bottom w:val="single" w:color="B2A1C7" w:themeColor="accent4" w:themeTint="99" w:sz="2" w:space="0"/>
        <w:insideH w:val="single" w:color="B2A1C7" w:themeColor="accent4" w:themeTint="99" w:sz="2" w:space="0"/>
        <w:insideV w:val="single" w:color="B2A1C7" w:themeColor="accent4" w:themeTint="99" w:sz="2" w:space="0"/>
      </w:tblBorders>
    </w:tblPr>
    <w:tblStylePr w:type="firstRow">
      <w:rPr>
        <w:b/>
        <w:bCs/>
      </w:rPr>
      <w:tblPr/>
      <w:tcPr>
        <w:tcBorders>
          <w:top w:val="nil"/>
          <w:bottom w:val="single" w:color="B2A1C7" w:themeColor="accent4" w:themeTint="99" w:sz="12" w:space="0"/>
          <w:insideH w:val="nil"/>
          <w:insideV w:val="nil"/>
        </w:tcBorders>
        <w:shd w:val="clear" w:color="auto" w:fill="FFFFFF" w:themeFill="background1"/>
      </w:tcPr>
    </w:tblStylePr>
    <w:tblStylePr w:type="lastRow">
      <w:rPr>
        <w:b/>
        <w:bCs/>
      </w:rPr>
      <w:tblPr/>
      <w:tcPr>
        <w:tcBorders>
          <w:top w:val="double" w:color="B2A1C7"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1" w:customStyle="1">
    <w:name w:val="Grid Table 2 - Accent 51"/>
    <w:basedOn w:val="TableNormal"/>
    <w:uiPriority w:val="47"/>
    <w:qFormat/>
    <w:tblPr>
      <w:tblBorders>
        <w:top w:val="single" w:color="92CDDC" w:themeColor="accent5" w:themeTint="99" w:sz="2" w:space="0"/>
        <w:bottom w:val="single" w:color="92CDDC" w:themeColor="accent5" w:themeTint="99" w:sz="2" w:space="0"/>
        <w:insideH w:val="single" w:color="92CDDC" w:themeColor="accent5" w:themeTint="99" w:sz="2" w:space="0"/>
        <w:insideV w:val="single" w:color="92CDDC" w:themeColor="accent5" w:themeTint="99" w:sz="2" w:space="0"/>
      </w:tblBorders>
    </w:tblPr>
    <w:tblStylePr w:type="firstRow">
      <w:rPr>
        <w:b/>
        <w:bCs/>
      </w:rPr>
      <w:tblPr/>
      <w:tcPr>
        <w:tcBorders>
          <w:top w:val="nil"/>
          <w:bottom w:val="single" w:color="92CDDC" w:themeColor="accent5" w:themeTint="99" w:sz="12" w:space="0"/>
          <w:insideH w:val="nil"/>
          <w:insideV w:val="nil"/>
        </w:tcBorders>
        <w:shd w:val="clear" w:color="auto" w:fill="FFFFFF" w:themeFill="background1"/>
      </w:tcPr>
    </w:tblStylePr>
    <w:tblStylePr w:type="lastRow">
      <w:rPr>
        <w:b/>
        <w:bCs/>
      </w:rPr>
      <w:tblPr/>
      <w:tcPr>
        <w:tcBorders>
          <w:top w:val="double" w:color="92CDD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1" w:customStyle="1">
    <w:name w:val="Grid Table 2 - Accent 61"/>
    <w:basedOn w:val="TableNormal"/>
    <w:uiPriority w:val="47"/>
    <w:qFormat/>
    <w:tblPr>
      <w:tblBorders>
        <w:top w:val="single" w:color="FABF8F" w:themeColor="accent6" w:themeTint="99" w:sz="2" w:space="0"/>
        <w:bottom w:val="single" w:color="FABF8F" w:themeColor="accent6" w:themeTint="99" w:sz="2" w:space="0"/>
        <w:insideH w:val="single" w:color="FABF8F" w:themeColor="accent6" w:themeTint="99" w:sz="2" w:space="0"/>
        <w:insideV w:val="single" w:color="FABF8F" w:themeColor="accent6" w:themeTint="99" w:sz="2" w:space="0"/>
      </w:tblBorders>
    </w:tblPr>
    <w:tblStylePr w:type="firstRow">
      <w:rPr>
        <w:b/>
        <w:bCs/>
      </w:rPr>
      <w:tblPr/>
      <w:tcPr>
        <w:tcBorders>
          <w:top w:val="nil"/>
          <w:bottom w:val="single" w:color="FABF8F" w:themeColor="accent6" w:themeTint="99" w:sz="12" w:space="0"/>
          <w:insideH w:val="nil"/>
          <w:insideV w:val="nil"/>
        </w:tcBorders>
        <w:shd w:val="clear" w:color="auto" w:fill="FFFFFF" w:themeFill="background1"/>
      </w:tcPr>
    </w:tblStylePr>
    <w:tblStylePr w:type="lastRow">
      <w:rPr>
        <w:b/>
        <w:bCs/>
      </w:rPr>
      <w:tblPr/>
      <w:tcPr>
        <w:tcBorders>
          <w:top w:val="double" w:color="FABF8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1" w:customStyle="1">
    <w:name w:val="Grid Table 31"/>
    <w:basedOn w:val="TableNormal"/>
    <w:uiPriority w:val="48"/>
    <w:qFormat/>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1" w:customStyle="1">
    <w:name w:val="Grid Table 3 - Accent 11"/>
    <w:basedOn w:val="TableNormal"/>
    <w:uiPriority w:val="48"/>
    <w:qFormat/>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color="95B3D7" w:themeColor="accent1" w:themeTint="99" w:sz="4" w:space="0"/>
        </w:tcBorders>
      </w:tcPr>
    </w:tblStylePr>
    <w:tblStylePr w:type="nwCell">
      <w:tblPr/>
      <w:tcPr>
        <w:tcBorders>
          <w:bottom w:val="single" w:color="95B3D7" w:themeColor="accent1" w:themeTint="99" w:sz="4" w:space="0"/>
        </w:tcBorders>
      </w:tcPr>
    </w:tblStylePr>
    <w:tblStylePr w:type="seCell">
      <w:tblPr/>
      <w:tcPr>
        <w:tcBorders>
          <w:top w:val="single" w:color="95B3D7" w:themeColor="accent1" w:themeTint="99" w:sz="4" w:space="0"/>
        </w:tcBorders>
      </w:tcPr>
    </w:tblStylePr>
    <w:tblStylePr w:type="swCell">
      <w:tblPr/>
      <w:tcPr>
        <w:tcBorders>
          <w:top w:val="single" w:color="95B3D7" w:themeColor="accent1" w:themeTint="99" w:sz="4" w:space="0"/>
        </w:tcBorders>
      </w:tcPr>
    </w:tblStylePr>
  </w:style>
  <w:style w:type="table" w:styleId="GridTable3-Accent21" w:customStyle="1">
    <w:name w:val="Grid Table 3 - Accent 21"/>
    <w:basedOn w:val="TableNormal"/>
    <w:uiPriority w:val="48"/>
    <w:qFormat/>
    <w:tblPr>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color="D99594" w:themeColor="accent2" w:themeTint="99" w:sz="4" w:space="0"/>
        </w:tcBorders>
      </w:tcPr>
    </w:tblStylePr>
    <w:tblStylePr w:type="nwCell">
      <w:tblPr/>
      <w:tcPr>
        <w:tcBorders>
          <w:bottom w:val="single" w:color="D99594" w:themeColor="accent2" w:themeTint="99" w:sz="4" w:space="0"/>
        </w:tcBorders>
      </w:tcPr>
    </w:tblStylePr>
    <w:tblStylePr w:type="seCell">
      <w:tblPr/>
      <w:tcPr>
        <w:tcBorders>
          <w:top w:val="single" w:color="D99594" w:themeColor="accent2" w:themeTint="99" w:sz="4" w:space="0"/>
        </w:tcBorders>
      </w:tcPr>
    </w:tblStylePr>
    <w:tblStylePr w:type="swCell">
      <w:tblPr/>
      <w:tcPr>
        <w:tcBorders>
          <w:top w:val="single" w:color="D99594" w:themeColor="accent2" w:themeTint="99" w:sz="4" w:space="0"/>
        </w:tcBorders>
      </w:tcPr>
    </w:tblStylePr>
  </w:style>
  <w:style w:type="table" w:styleId="GridTable3-Accent31" w:customStyle="1">
    <w:name w:val="Grid Table 3 - Accent 31"/>
    <w:basedOn w:val="TableNormal"/>
    <w:uiPriority w:val="48"/>
    <w:qFormat/>
    <w:tblPr>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color="C2D69B" w:themeColor="accent3" w:themeTint="99" w:sz="4" w:space="0"/>
        </w:tcBorders>
      </w:tcPr>
    </w:tblStylePr>
    <w:tblStylePr w:type="nwCell">
      <w:tblPr/>
      <w:tcPr>
        <w:tcBorders>
          <w:bottom w:val="single" w:color="C2D69B" w:themeColor="accent3" w:themeTint="99" w:sz="4" w:space="0"/>
        </w:tcBorders>
      </w:tcPr>
    </w:tblStylePr>
    <w:tblStylePr w:type="seCell">
      <w:tblPr/>
      <w:tcPr>
        <w:tcBorders>
          <w:top w:val="single" w:color="C2D69B" w:themeColor="accent3" w:themeTint="99" w:sz="4" w:space="0"/>
        </w:tcBorders>
      </w:tcPr>
    </w:tblStylePr>
    <w:tblStylePr w:type="swCell">
      <w:tblPr/>
      <w:tcPr>
        <w:tcBorders>
          <w:top w:val="single" w:color="C2D69B" w:themeColor="accent3" w:themeTint="99" w:sz="4" w:space="0"/>
        </w:tcBorders>
      </w:tcPr>
    </w:tblStylePr>
  </w:style>
  <w:style w:type="table" w:styleId="GridTable3-Accent41" w:customStyle="1">
    <w:name w:val="Grid Table 3 - Accent 41"/>
    <w:basedOn w:val="TableNormal"/>
    <w:uiPriority w:val="48"/>
    <w:qFormat/>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color="B2A1C7" w:themeColor="accent4" w:themeTint="99" w:sz="4" w:space="0"/>
        </w:tcBorders>
      </w:tcPr>
    </w:tblStylePr>
    <w:tblStylePr w:type="nwCell">
      <w:tblPr/>
      <w:tcPr>
        <w:tcBorders>
          <w:bottom w:val="single" w:color="B2A1C7" w:themeColor="accent4" w:themeTint="99" w:sz="4" w:space="0"/>
        </w:tcBorders>
      </w:tcPr>
    </w:tblStylePr>
    <w:tblStylePr w:type="seCell">
      <w:tblPr/>
      <w:tcPr>
        <w:tcBorders>
          <w:top w:val="single" w:color="B2A1C7" w:themeColor="accent4" w:themeTint="99" w:sz="4" w:space="0"/>
        </w:tcBorders>
      </w:tcPr>
    </w:tblStylePr>
    <w:tblStylePr w:type="swCell">
      <w:tblPr/>
      <w:tcPr>
        <w:tcBorders>
          <w:top w:val="single" w:color="B2A1C7" w:themeColor="accent4" w:themeTint="99" w:sz="4" w:space="0"/>
        </w:tcBorders>
      </w:tcPr>
    </w:tblStylePr>
  </w:style>
  <w:style w:type="table" w:styleId="GridTable3-Accent51" w:customStyle="1">
    <w:name w:val="Grid Table 3 - Accent 51"/>
    <w:basedOn w:val="TableNormal"/>
    <w:uiPriority w:val="48"/>
    <w:qFormat/>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color="92CDDC" w:themeColor="accent5" w:themeTint="99" w:sz="4" w:space="0"/>
        </w:tcBorders>
      </w:tcPr>
    </w:tblStylePr>
    <w:tblStylePr w:type="nwCell">
      <w:tblPr/>
      <w:tcPr>
        <w:tcBorders>
          <w:bottom w:val="single" w:color="92CDDC" w:themeColor="accent5" w:themeTint="99" w:sz="4" w:space="0"/>
        </w:tcBorders>
      </w:tcPr>
    </w:tblStylePr>
    <w:tblStylePr w:type="seCell">
      <w:tblPr/>
      <w:tcPr>
        <w:tcBorders>
          <w:top w:val="single" w:color="92CDDC" w:themeColor="accent5" w:themeTint="99" w:sz="4" w:space="0"/>
        </w:tcBorders>
      </w:tcPr>
    </w:tblStylePr>
    <w:tblStylePr w:type="swCell">
      <w:tblPr/>
      <w:tcPr>
        <w:tcBorders>
          <w:top w:val="single" w:color="92CDDC" w:themeColor="accent5" w:themeTint="99" w:sz="4" w:space="0"/>
        </w:tcBorders>
      </w:tcPr>
    </w:tblStylePr>
  </w:style>
  <w:style w:type="table" w:styleId="GridTable3-Accent61" w:customStyle="1">
    <w:name w:val="Grid Table 3 - Accent 61"/>
    <w:basedOn w:val="TableNormal"/>
    <w:uiPriority w:val="48"/>
    <w:qFormat/>
    <w:tblPr>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color="FABF8F" w:themeColor="accent6" w:themeTint="99" w:sz="4" w:space="0"/>
        </w:tcBorders>
      </w:tcPr>
    </w:tblStylePr>
    <w:tblStylePr w:type="nwCell">
      <w:tblPr/>
      <w:tcPr>
        <w:tcBorders>
          <w:bottom w:val="single" w:color="FABF8F" w:themeColor="accent6" w:themeTint="99" w:sz="4" w:space="0"/>
        </w:tcBorders>
      </w:tcPr>
    </w:tblStylePr>
    <w:tblStylePr w:type="seCell">
      <w:tblPr/>
      <w:tcPr>
        <w:tcBorders>
          <w:top w:val="single" w:color="FABF8F" w:themeColor="accent6" w:themeTint="99" w:sz="4" w:space="0"/>
        </w:tcBorders>
      </w:tcPr>
    </w:tblStylePr>
    <w:tblStylePr w:type="swCell">
      <w:tblPr/>
      <w:tcPr>
        <w:tcBorders>
          <w:top w:val="single" w:color="FABF8F" w:themeColor="accent6" w:themeTint="99" w:sz="4" w:space="0"/>
        </w:tcBorders>
      </w:tcPr>
    </w:tblStylePr>
  </w:style>
  <w:style w:type="table" w:styleId="GridTable41" w:customStyle="1">
    <w:name w:val="Grid Table 41"/>
    <w:basedOn w:val="TableNormal"/>
    <w:uiPriority w:val="49"/>
    <w:qFormat/>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1" w:customStyle="1">
    <w:name w:val="Grid Table 4 - Accent 11"/>
    <w:basedOn w:val="TableNormal"/>
    <w:uiPriority w:val="49"/>
    <w:qFormat/>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1" w:customStyle="1">
    <w:name w:val="Grid Table 4 - Accent 21"/>
    <w:basedOn w:val="TableNormal"/>
    <w:uiPriority w:val="49"/>
    <w:qFormat/>
    <w:tblPr>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color w:val="FFFFFF" w:themeColor="background1"/>
      </w:rPr>
      <w:tblPr/>
      <w:tcPr>
        <w:tcBorders>
          <w:top w:val="single" w:color="C0504D" w:themeColor="accent2" w:sz="4" w:space="0"/>
          <w:left w:val="single" w:color="C0504D" w:themeColor="accent2" w:sz="4" w:space="0"/>
          <w:bottom w:val="single" w:color="C0504D" w:themeColor="accent2" w:sz="4" w:space="0"/>
          <w:right w:val="single" w:color="C0504D" w:themeColor="accent2" w:sz="4" w:space="0"/>
          <w:insideH w:val="nil"/>
          <w:insideV w:val="nil"/>
        </w:tcBorders>
        <w:shd w:val="clear" w:color="auto" w:fill="C0504D" w:themeFill="accent2"/>
      </w:tcPr>
    </w:tblStylePr>
    <w:tblStylePr w:type="lastRow">
      <w:rPr>
        <w:b/>
        <w:bCs/>
      </w:rPr>
      <w:tblPr/>
      <w:tcPr>
        <w:tcBorders>
          <w:top w:val="double" w:color="C0504D" w:themeColor="accent2"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1" w:customStyle="1">
    <w:name w:val="Grid Table 4 - Accent 31"/>
    <w:basedOn w:val="TableNormal"/>
    <w:uiPriority w:val="49"/>
    <w:qFormat/>
    <w:tblPr>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1" w:customStyle="1">
    <w:name w:val="Grid Table 4 - Accent 41"/>
    <w:basedOn w:val="TableNormal"/>
    <w:uiPriority w:val="49"/>
    <w:qFormat/>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1" w:customStyle="1">
    <w:name w:val="Grid Table 4 - Accent 51"/>
    <w:basedOn w:val="TableNormal"/>
    <w:uiPriority w:val="49"/>
    <w:qFormat/>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1" w:customStyle="1">
    <w:name w:val="Grid Table 4 - Accent 61"/>
    <w:basedOn w:val="TableNormal"/>
    <w:uiPriority w:val="49"/>
    <w:qFormat/>
    <w:tblPr>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insideV w:val="nil"/>
        </w:tcBorders>
        <w:shd w:val="clear" w:color="auto" w:fill="F79646" w:themeFill="accent6"/>
      </w:tcPr>
    </w:tblStylePr>
    <w:tblStylePr w:type="lastRow">
      <w:rPr>
        <w:b/>
        <w:bCs/>
      </w:rPr>
      <w:tblPr/>
      <w:tcPr>
        <w:tcBorders>
          <w:top w:val="double" w:color="F79646" w:themeColor="accent6"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1" w:customStyle="1">
    <w:name w:val="Grid Table 5 Dark1"/>
    <w:basedOn w:val="TableNormal"/>
    <w:uiPriority w:val="50"/>
    <w:qFormat/>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1" w:customStyle="1">
    <w:name w:val="Grid Table 5 Dark - Accent 11"/>
    <w:basedOn w:val="TableNormal"/>
    <w:uiPriority w:val="50"/>
    <w:qFormat/>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1" w:customStyle="1">
    <w:name w:val="Grid Table 5 Dark - Accent 21"/>
    <w:basedOn w:val="TableNormal"/>
    <w:uiPriority w:val="50"/>
    <w:qFormat/>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DBDB"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0504D"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0504D"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0504D"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1" w:customStyle="1">
    <w:name w:val="Grid Table 5 Dark - Accent 31"/>
    <w:basedOn w:val="TableNormal"/>
    <w:uiPriority w:val="50"/>
    <w:qFormat/>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1D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BB59"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BB59"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BB59"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1" w:customStyle="1">
    <w:name w:val="Grid Table 5 Dark - Accent 41"/>
    <w:basedOn w:val="TableNormal"/>
    <w:uiPriority w:val="50"/>
    <w:qFormat/>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1" w:customStyle="1">
    <w:name w:val="Grid Table 5 Dark - Accent 51"/>
    <w:basedOn w:val="TableNormal"/>
    <w:uiPriority w:val="50"/>
    <w:qFormat/>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1" w:customStyle="1">
    <w:name w:val="Grid Table 5 Dark - Accent 61"/>
    <w:basedOn w:val="TableNormal"/>
    <w:uiPriority w:val="50"/>
    <w:qFormat/>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DE9D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9646"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9646"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9646"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1" w:customStyle="1">
    <w:name w:val="Grid Table 6 Colorful1"/>
    <w:basedOn w:val="TableNormal"/>
    <w:uiPriority w:val="51"/>
    <w:qFormat/>
    <w:rPr>
      <w:color w:val="000000" w:themeColor="text1"/>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1" w:customStyle="1">
    <w:name w:val="Grid Table 6 Colorful - Accent 11"/>
    <w:basedOn w:val="TableNormal"/>
    <w:uiPriority w:val="51"/>
    <w:qFormat/>
    <w:rPr>
      <w:color w:val="365F91" w:themeColor="accent1" w:themeShade="BF"/>
    </w:r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1" w:customStyle="1">
    <w:name w:val="Grid Table 6 Colorful - Accent 21"/>
    <w:basedOn w:val="TableNormal"/>
    <w:uiPriority w:val="51"/>
    <w:qFormat/>
    <w:rPr>
      <w:color w:val="943634" w:themeColor="accent2" w:themeShade="BF"/>
    </w:rPr>
    <w:tblPr>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rPr>
      <w:tblPr/>
      <w:tcPr>
        <w:tcBorders>
          <w:bottom w:val="single" w:color="D99594" w:themeColor="accent2" w:themeTint="99" w:sz="12" w:space="0"/>
        </w:tcBorders>
      </w:tcPr>
    </w:tblStylePr>
    <w:tblStylePr w:type="lastRow">
      <w:rPr>
        <w:b/>
        <w:bCs/>
      </w:rPr>
      <w:tblPr/>
      <w:tcPr>
        <w:tcBorders>
          <w:top w:val="double" w:color="D99594" w:themeColor="accent2" w:themeTint="99"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1" w:customStyle="1">
    <w:name w:val="Grid Table 6 Colorful - Accent 31"/>
    <w:basedOn w:val="TableNormal"/>
    <w:uiPriority w:val="51"/>
    <w:qFormat/>
    <w:rPr>
      <w:color w:val="76923C" w:themeColor="accent3" w:themeShade="BF"/>
    </w:rPr>
    <w:tblPr>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bottom w:val="single" w:color="C2D69B" w:themeColor="accent3" w:themeTint="99" w:sz="12" w:space="0"/>
        </w:tcBorders>
      </w:tcPr>
    </w:tblStylePr>
    <w:tblStylePr w:type="lastRow">
      <w:rPr>
        <w:b/>
        <w:bCs/>
      </w:rPr>
      <w:tblPr/>
      <w:tcPr>
        <w:tcBorders>
          <w:top w:val="doub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1" w:customStyle="1">
    <w:name w:val="Grid Table 6 Colorful - Accent 41"/>
    <w:basedOn w:val="TableNormal"/>
    <w:uiPriority w:val="51"/>
    <w:qFormat/>
    <w:rPr>
      <w:color w:val="5F497A" w:themeColor="accent4" w:themeShade="BF"/>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bottom w:val="single" w:color="B2A1C7" w:themeColor="accent4" w:themeTint="99" w:sz="12" w:space="0"/>
        </w:tcBorders>
      </w:tcPr>
    </w:tblStylePr>
    <w:tblStylePr w:type="lastRow">
      <w:rPr>
        <w:b/>
        <w:bCs/>
      </w:rPr>
      <w:tblPr/>
      <w:tcPr>
        <w:tcBorders>
          <w:top w:val="double" w:color="B2A1C7" w:themeColor="accent4" w:themeTint="99"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1" w:customStyle="1">
    <w:name w:val="Grid Table 6 Colorful - Accent 51"/>
    <w:basedOn w:val="TableNormal"/>
    <w:uiPriority w:val="51"/>
    <w:qFormat/>
    <w:rPr>
      <w:color w:val="31849B" w:themeColor="accent5" w:themeShade="BF"/>
    </w:rPr>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1" w:customStyle="1">
    <w:name w:val="Grid Table 6 Colorful - Accent 61"/>
    <w:basedOn w:val="TableNormal"/>
    <w:uiPriority w:val="51"/>
    <w:qFormat/>
    <w:rPr>
      <w:color w:val="E36C0A" w:themeColor="accent6" w:themeShade="BF"/>
    </w:rPr>
    <w:tblPr>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rPr>
      <w:tblPr/>
      <w:tcPr>
        <w:tcBorders>
          <w:bottom w:val="single" w:color="FABF8F" w:themeColor="accent6" w:themeTint="99" w:sz="12" w:space="0"/>
        </w:tcBorders>
      </w:tcPr>
    </w:tblStylePr>
    <w:tblStylePr w:type="lastRow">
      <w:rPr>
        <w:b/>
        <w:bCs/>
      </w:rPr>
      <w:tblPr/>
      <w:tcPr>
        <w:tcBorders>
          <w:top w:val="double" w:color="FABF8F" w:themeColor="accent6" w:themeTint="99"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1" w:customStyle="1">
    <w:name w:val="Grid Table 7 Colorful1"/>
    <w:basedOn w:val="TableNormal"/>
    <w:uiPriority w:val="52"/>
    <w:qFormat/>
    <w:rPr>
      <w:color w:val="000000" w:themeColor="text1"/>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1" w:customStyle="1">
    <w:name w:val="Grid Table 7 Colorful - Accent 11"/>
    <w:basedOn w:val="TableNormal"/>
    <w:uiPriority w:val="52"/>
    <w:qFormat/>
    <w:rPr>
      <w:color w:val="365F91" w:themeColor="accent1" w:themeShade="BF"/>
    </w:r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color="95B3D7" w:themeColor="accent1" w:themeTint="99" w:sz="4" w:space="0"/>
        </w:tcBorders>
      </w:tcPr>
    </w:tblStylePr>
    <w:tblStylePr w:type="nwCell">
      <w:tblPr/>
      <w:tcPr>
        <w:tcBorders>
          <w:bottom w:val="single" w:color="95B3D7" w:themeColor="accent1" w:themeTint="99" w:sz="4" w:space="0"/>
        </w:tcBorders>
      </w:tcPr>
    </w:tblStylePr>
    <w:tblStylePr w:type="seCell">
      <w:tblPr/>
      <w:tcPr>
        <w:tcBorders>
          <w:top w:val="single" w:color="95B3D7" w:themeColor="accent1" w:themeTint="99" w:sz="4" w:space="0"/>
        </w:tcBorders>
      </w:tcPr>
    </w:tblStylePr>
    <w:tblStylePr w:type="swCell">
      <w:tblPr/>
      <w:tcPr>
        <w:tcBorders>
          <w:top w:val="single" w:color="95B3D7" w:themeColor="accent1" w:themeTint="99" w:sz="4" w:space="0"/>
        </w:tcBorders>
      </w:tcPr>
    </w:tblStylePr>
  </w:style>
  <w:style w:type="table" w:styleId="GridTable7Colorful-Accent21" w:customStyle="1">
    <w:name w:val="Grid Table 7 Colorful - Accent 21"/>
    <w:basedOn w:val="TableNormal"/>
    <w:uiPriority w:val="52"/>
    <w:qFormat/>
    <w:rPr>
      <w:color w:val="943634" w:themeColor="accent2" w:themeShade="BF"/>
    </w:rPr>
    <w:tblPr>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color="D99594" w:themeColor="accent2" w:themeTint="99" w:sz="4" w:space="0"/>
        </w:tcBorders>
      </w:tcPr>
    </w:tblStylePr>
    <w:tblStylePr w:type="nwCell">
      <w:tblPr/>
      <w:tcPr>
        <w:tcBorders>
          <w:bottom w:val="single" w:color="D99594" w:themeColor="accent2" w:themeTint="99" w:sz="4" w:space="0"/>
        </w:tcBorders>
      </w:tcPr>
    </w:tblStylePr>
    <w:tblStylePr w:type="seCell">
      <w:tblPr/>
      <w:tcPr>
        <w:tcBorders>
          <w:top w:val="single" w:color="D99594" w:themeColor="accent2" w:themeTint="99" w:sz="4" w:space="0"/>
        </w:tcBorders>
      </w:tcPr>
    </w:tblStylePr>
    <w:tblStylePr w:type="swCell">
      <w:tblPr/>
      <w:tcPr>
        <w:tcBorders>
          <w:top w:val="single" w:color="D99594" w:themeColor="accent2" w:themeTint="99" w:sz="4" w:space="0"/>
        </w:tcBorders>
      </w:tcPr>
    </w:tblStylePr>
  </w:style>
  <w:style w:type="table" w:styleId="GridTable7Colorful-Accent31" w:customStyle="1">
    <w:name w:val="Grid Table 7 Colorful - Accent 31"/>
    <w:basedOn w:val="TableNormal"/>
    <w:uiPriority w:val="52"/>
    <w:qFormat/>
    <w:rPr>
      <w:color w:val="76923C" w:themeColor="accent3" w:themeShade="BF"/>
    </w:rPr>
    <w:tblPr>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color="C2D69B" w:themeColor="accent3" w:themeTint="99" w:sz="4" w:space="0"/>
        </w:tcBorders>
      </w:tcPr>
    </w:tblStylePr>
    <w:tblStylePr w:type="nwCell">
      <w:tblPr/>
      <w:tcPr>
        <w:tcBorders>
          <w:bottom w:val="single" w:color="C2D69B" w:themeColor="accent3" w:themeTint="99" w:sz="4" w:space="0"/>
        </w:tcBorders>
      </w:tcPr>
    </w:tblStylePr>
    <w:tblStylePr w:type="seCell">
      <w:tblPr/>
      <w:tcPr>
        <w:tcBorders>
          <w:top w:val="single" w:color="C2D69B" w:themeColor="accent3" w:themeTint="99" w:sz="4" w:space="0"/>
        </w:tcBorders>
      </w:tcPr>
    </w:tblStylePr>
    <w:tblStylePr w:type="swCell">
      <w:tblPr/>
      <w:tcPr>
        <w:tcBorders>
          <w:top w:val="single" w:color="C2D69B" w:themeColor="accent3" w:themeTint="99" w:sz="4" w:space="0"/>
        </w:tcBorders>
      </w:tcPr>
    </w:tblStylePr>
  </w:style>
  <w:style w:type="table" w:styleId="GridTable7Colorful-Accent41" w:customStyle="1">
    <w:name w:val="Grid Table 7 Colorful - Accent 41"/>
    <w:basedOn w:val="TableNormal"/>
    <w:uiPriority w:val="52"/>
    <w:qFormat/>
    <w:rPr>
      <w:color w:val="5F497A" w:themeColor="accent4" w:themeShade="BF"/>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color="B2A1C7" w:themeColor="accent4" w:themeTint="99" w:sz="4" w:space="0"/>
        </w:tcBorders>
      </w:tcPr>
    </w:tblStylePr>
    <w:tblStylePr w:type="nwCell">
      <w:tblPr/>
      <w:tcPr>
        <w:tcBorders>
          <w:bottom w:val="single" w:color="B2A1C7" w:themeColor="accent4" w:themeTint="99" w:sz="4" w:space="0"/>
        </w:tcBorders>
      </w:tcPr>
    </w:tblStylePr>
    <w:tblStylePr w:type="seCell">
      <w:tblPr/>
      <w:tcPr>
        <w:tcBorders>
          <w:top w:val="single" w:color="B2A1C7" w:themeColor="accent4" w:themeTint="99" w:sz="4" w:space="0"/>
        </w:tcBorders>
      </w:tcPr>
    </w:tblStylePr>
    <w:tblStylePr w:type="swCell">
      <w:tblPr/>
      <w:tcPr>
        <w:tcBorders>
          <w:top w:val="single" w:color="B2A1C7" w:themeColor="accent4" w:themeTint="99" w:sz="4" w:space="0"/>
        </w:tcBorders>
      </w:tcPr>
    </w:tblStylePr>
  </w:style>
  <w:style w:type="table" w:styleId="GridTable7Colorful-Accent51" w:customStyle="1">
    <w:name w:val="Grid Table 7 Colorful - Accent 51"/>
    <w:basedOn w:val="TableNormal"/>
    <w:uiPriority w:val="52"/>
    <w:qFormat/>
    <w:rPr>
      <w:color w:val="31849B" w:themeColor="accent5" w:themeShade="BF"/>
    </w:rPr>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color="92CDDC" w:themeColor="accent5" w:themeTint="99" w:sz="4" w:space="0"/>
        </w:tcBorders>
      </w:tcPr>
    </w:tblStylePr>
    <w:tblStylePr w:type="nwCell">
      <w:tblPr/>
      <w:tcPr>
        <w:tcBorders>
          <w:bottom w:val="single" w:color="92CDDC" w:themeColor="accent5" w:themeTint="99" w:sz="4" w:space="0"/>
        </w:tcBorders>
      </w:tcPr>
    </w:tblStylePr>
    <w:tblStylePr w:type="seCell">
      <w:tblPr/>
      <w:tcPr>
        <w:tcBorders>
          <w:top w:val="single" w:color="92CDDC" w:themeColor="accent5" w:themeTint="99" w:sz="4" w:space="0"/>
        </w:tcBorders>
      </w:tcPr>
    </w:tblStylePr>
    <w:tblStylePr w:type="swCell">
      <w:tblPr/>
      <w:tcPr>
        <w:tcBorders>
          <w:top w:val="single" w:color="92CDDC" w:themeColor="accent5" w:themeTint="99" w:sz="4" w:space="0"/>
        </w:tcBorders>
      </w:tcPr>
    </w:tblStylePr>
  </w:style>
  <w:style w:type="table" w:styleId="GridTable7Colorful-Accent61" w:customStyle="1">
    <w:name w:val="Grid Table 7 Colorful - Accent 61"/>
    <w:basedOn w:val="TableNormal"/>
    <w:uiPriority w:val="52"/>
    <w:qFormat/>
    <w:rPr>
      <w:color w:val="E36C0A" w:themeColor="accent6" w:themeShade="BF"/>
    </w:rPr>
    <w:tblPr>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color="FABF8F" w:themeColor="accent6" w:themeTint="99" w:sz="4" w:space="0"/>
        </w:tcBorders>
      </w:tcPr>
    </w:tblStylePr>
    <w:tblStylePr w:type="nwCell">
      <w:tblPr/>
      <w:tcPr>
        <w:tcBorders>
          <w:bottom w:val="single" w:color="FABF8F" w:themeColor="accent6" w:themeTint="99" w:sz="4" w:space="0"/>
        </w:tcBorders>
      </w:tcPr>
    </w:tblStylePr>
    <w:tblStylePr w:type="seCell">
      <w:tblPr/>
      <w:tcPr>
        <w:tcBorders>
          <w:top w:val="single" w:color="FABF8F" w:themeColor="accent6" w:themeTint="99" w:sz="4" w:space="0"/>
        </w:tcBorders>
      </w:tcPr>
    </w:tblStylePr>
    <w:tblStylePr w:type="swCell">
      <w:tblPr/>
      <w:tcPr>
        <w:tcBorders>
          <w:top w:val="single" w:color="FABF8F" w:themeColor="accent6" w:themeTint="99" w:sz="4" w:space="0"/>
        </w:tcBorders>
      </w:tcPr>
    </w:tblStylePr>
  </w:style>
  <w:style w:type="character" w:styleId="Hashtag1" w:customStyle="1">
    <w:name w:val="Hashtag1"/>
    <w:basedOn w:val="DefaultParagraphFont"/>
    <w:uiPriority w:val="99"/>
    <w:semiHidden/>
    <w:unhideWhenUsed/>
    <w:qFormat/>
    <w:rPr>
      <w:color w:val="2B579A"/>
      <w:shd w:val="clear" w:color="auto" w:fill="E1DFDD"/>
    </w:rPr>
  </w:style>
  <w:style w:type="table" w:styleId="ListTable1Light1" w:customStyle="1">
    <w:name w:val="List Table 1 Light1"/>
    <w:basedOn w:val="TableNormal"/>
    <w:uiPriority w:val="46"/>
    <w:qFormat/>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1" w:customStyle="1">
    <w:name w:val="List Table 1 Light - Accent 11"/>
    <w:basedOn w:val="TableNormal"/>
    <w:uiPriority w:val="46"/>
    <w:qFormat/>
    <w:tblPr/>
    <w:tblStylePr w:type="firstRow">
      <w:rPr>
        <w:b/>
        <w:bCs/>
      </w:rPr>
      <w:tblPr/>
      <w:tcPr>
        <w:tcBorders>
          <w:bottom w:val="single" w:color="95B3D7" w:themeColor="accent1" w:themeTint="99" w:sz="4" w:space="0"/>
        </w:tcBorders>
      </w:tcPr>
    </w:tblStylePr>
    <w:tblStylePr w:type="lastRow">
      <w:rPr>
        <w:b/>
        <w:bCs/>
      </w:rPr>
      <w:tblPr/>
      <w:tcPr>
        <w:tcBorders>
          <w:top w:val="sing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1" w:customStyle="1">
    <w:name w:val="List Table 1 Light - Accent 21"/>
    <w:basedOn w:val="TableNormal"/>
    <w:uiPriority w:val="46"/>
    <w:qFormat/>
    <w:tblPr/>
    <w:tblStylePr w:type="firstRow">
      <w:rPr>
        <w:b/>
        <w:bCs/>
      </w:rPr>
      <w:tblPr/>
      <w:tcPr>
        <w:tcBorders>
          <w:bottom w:val="single" w:color="D99594" w:themeColor="accent2" w:themeTint="99" w:sz="4" w:space="0"/>
        </w:tcBorders>
      </w:tcPr>
    </w:tblStylePr>
    <w:tblStylePr w:type="lastRow">
      <w:rPr>
        <w:b/>
        <w:bCs/>
      </w:rPr>
      <w:tblPr/>
      <w:tcPr>
        <w:tcBorders>
          <w:top w:val="single" w:color="D99594" w:themeColor="accent2" w:themeTint="99"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1" w:customStyle="1">
    <w:name w:val="List Table 1 Light - Accent 31"/>
    <w:basedOn w:val="TableNormal"/>
    <w:uiPriority w:val="46"/>
    <w:qFormat/>
    <w:tblPr/>
    <w:tblStylePr w:type="firstRow">
      <w:rPr>
        <w:b/>
        <w:bCs/>
      </w:rPr>
      <w:tblPr/>
      <w:tcPr>
        <w:tcBorders>
          <w:bottom w:val="single" w:color="C2D69B" w:themeColor="accent3" w:themeTint="99" w:sz="4" w:space="0"/>
        </w:tcBorders>
      </w:tcPr>
    </w:tblStylePr>
    <w:tblStylePr w:type="lastRow">
      <w:rPr>
        <w:b/>
        <w:bCs/>
      </w:rPr>
      <w:tblPr/>
      <w:tcPr>
        <w:tcBorders>
          <w:top w:val="sing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1" w:customStyle="1">
    <w:name w:val="List Table 1 Light - Accent 41"/>
    <w:basedOn w:val="TableNormal"/>
    <w:uiPriority w:val="46"/>
    <w:qFormat/>
    <w:tblPr/>
    <w:tblStylePr w:type="firstRow">
      <w:rPr>
        <w:b/>
        <w:bCs/>
      </w:rPr>
      <w:tblPr/>
      <w:tcPr>
        <w:tcBorders>
          <w:bottom w:val="single" w:color="B2A1C7" w:themeColor="accent4" w:themeTint="99" w:sz="4" w:space="0"/>
        </w:tcBorders>
      </w:tcPr>
    </w:tblStylePr>
    <w:tblStylePr w:type="lastRow">
      <w:rPr>
        <w:b/>
        <w:bCs/>
      </w:rPr>
      <w:tblPr/>
      <w:tcPr>
        <w:tcBorders>
          <w:top w:val="single" w:color="B2A1C7" w:themeColor="accent4" w:themeTint="99"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1" w:customStyle="1">
    <w:name w:val="List Table 1 Light - Accent 51"/>
    <w:basedOn w:val="TableNormal"/>
    <w:uiPriority w:val="46"/>
    <w:qFormat/>
    <w:tblPr/>
    <w:tblStylePr w:type="firstRow">
      <w:rPr>
        <w:b/>
        <w:bCs/>
      </w:rPr>
      <w:tblPr/>
      <w:tcPr>
        <w:tcBorders>
          <w:bottom w:val="single" w:color="92CDDC" w:themeColor="accent5" w:themeTint="99" w:sz="4" w:space="0"/>
        </w:tcBorders>
      </w:tcPr>
    </w:tblStylePr>
    <w:tblStylePr w:type="lastRow">
      <w:rPr>
        <w:b/>
        <w:bCs/>
      </w:rPr>
      <w:tblPr/>
      <w:tcPr>
        <w:tcBorders>
          <w:top w:val="sing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1" w:customStyle="1">
    <w:name w:val="List Table 1 Light - Accent 61"/>
    <w:basedOn w:val="TableNormal"/>
    <w:uiPriority w:val="46"/>
    <w:qFormat/>
    <w:tblPr/>
    <w:tblStylePr w:type="firstRow">
      <w:rPr>
        <w:b/>
        <w:bCs/>
      </w:rPr>
      <w:tblPr/>
      <w:tcPr>
        <w:tcBorders>
          <w:bottom w:val="single" w:color="FABF8F" w:themeColor="accent6" w:themeTint="99" w:sz="4" w:space="0"/>
        </w:tcBorders>
      </w:tcPr>
    </w:tblStylePr>
    <w:tblStylePr w:type="lastRow">
      <w:rPr>
        <w:b/>
        <w:bCs/>
      </w:rPr>
      <w:tblPr/>
      <w:tcPr>
        <w:tcBorders>
          <w:top w:val="single" w:color="FABF8F" w:themeColor="accent6" w:themeTint="99"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1" w:customStyle="1">
    <w:name w:val="List Table 21"/>
    <w:basedOn w:val="TableNormal"/>
    <w:uiPriority w:val="47"/>
    <w:qFormat/>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1" w:customStyle="1">
    <w:name w:val="List Table 2 - Accent 11"/>
    <w:basedOn w:val="TableNormal"/>
    <w:uiPriority w:val="47"/>
    <w:qFormat/>
    <w:tblPr>
      <w:tblBorders>
        <w:top w:val="single" w:color="95B3D7" w:themeColor="accent1" w:themeTint="99" w:sz="4" w:space="0"/>
        <w:bottom w:val="single" w:color="95B3D7" w:themeColor="accent1" w:themeTint="99" w:sz="4" w:space="0"/>
        <w:insideH w:val="single" w:color="95B3D7"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1" w:customStyle="1">
    <w:name w:val="List Table 2 - Accent 21"/>
    <w:basedOn w:val="TableNormal"/>
    <w:uiPriority w:val="47"/>
    <w:qFormat/>
    <w:tblPr>
      <w:tblBorders>
        <w:top w:val="single" w:color="D99594" w:themeColor="accent2" w:themeTint="99" w:sz="4" w:space="0"/>
        <w:bottom w:val="single" w:color="D99594" w:themeColor="accent2" w:themeTint="99" w:sz="4" w:space="0"/>
        <w:insideH w:val="single" w:color="D99594"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1" w:customStyle="1">
    <w:name w:val="List Table 2 - Accent 31"/>
    <w:basedOn w:val="TableNormal"/>
    <w:uiPriority w:val="47"/>
    <w:qFormat/>
    <w:tblPr>
      <w:tblBorders>
        <w:top w:val="single" w:color="C2D69B" w:themeColor="accent3" w:themeTint="99" w:sz="4" w:space="0"/>
        <w:bottom w:val="single" w:color="C2D69B" w:themeColor="accent3" w:themeTint="99" w:sz="4" w:space="0"/>
        <w:insideH w:val="single" w:color="C2D69B"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1" w:customStyle="1">
    <w:name w:val="List Table 2 - Accent 41"/>
    <w:basedOn w:val="TableNormal"/>
    <w:uiPriority w:val="47"/>
    <w:qFormat/>
    <w:tblPr>
      <w:tblBorders>
        <w:top w:val="single" w:color="B2A1C7" w:themeColor="accent4" w:themeTint="99" w:sz="4" w:space="0"/>
        <w:bottom w:val="single" w:color="B2A1C7" w:themeColor="accent4" w:themeTint="99" w:sz="4" w:space="0"/>
        <w:insideH w:val="single" w:color="B2A1C7"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1" w:customStyle="1">
    <w:name w:val="List Table 2 - Accent 51"/>
    <w:basedOn w:val="TableNormal"/>
    <w:uiPriority w:val="47"/>
    <w:qFormat/>
    <w:tblPr>
      <w:tblBorders>
        <w:top w:val="single" w:color="92CDDC" w:themeColor="accent5" w:themeTint="99" w:sz="4" w:space="0"/>
        <w:bottom w:val="single" w:color="92CDDC" w:themeColor="accent5" w:themeTint="99" w:sz="4" w:space="0"/>
        <w:insideH w:val="single" w:color="92CDDC"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1" w:customStyle="1">
    <w:name w:val="List Table 2 - Accent 61"/>
    <w:basedOn w:val="TableNormal"/>
    <w:uiPriority w:val="47"/>
    <w:qFormat/>
    <w:tblPr>
      <w:tblBorders>
        <w:top w:val="single" w:color="FABF8F" w:themeColor="accent6" w:themeTint="99" w:sz="4" w:space="0"/>
        <w:bottom w:val="single" w:color="FABF8F" w:themeColor="accent6" w:themeTint="99" w:sz="4" w:space="0"/>
        <w:insideH w:val="single" w:color="FABF8F"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1" w:customStyle="1">
    <w:name w:val="List Table 31"/>
    <w:basedOn w:val="TableNormal"/>
    <w:uiPriority w:val="48"/>
    <w:qFormat/>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1" w:customStyle="1">
    <w:name w:val="List Table 3 - Accent 11"/>
    <w:basedOn w:val="TableNormal"/>
    <w:uiPriority w:val="48"/>
    <w:qFormat/>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bCs/>
        <w:color w:val="FFFFFF" w:themeColor="background1"/>
      </w:rPr>
      <w:tblPr/>
      <w:tcPr>
        <w:shd w:val="clear" w:color="auto" w:fill="4F81BD" w:themeFill="accent1"/>
      </w:tcPr>
    </w:tblStylePr>
    <w:tblStylePr w:type="lastRow">
      <w:rPr>
        <w:b/>
        <w:bCs/>
      </w:rPr>
      <w:tblPr/>
      <w:tcPr>
        <w:tcBorders>
          <w:top w:val="double" w:color="4F81BD"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81BD" w:themeColor="accent1" w:sz="4" w:space="0"/>
          <w:right w:val="single" w:color="4F81BD" w:themeColor="accent1" w:sz="4" w:space="0"/>
        </w:tcBorders>
      </w:tcPr>
    </w:tblStylePr>
    <w:tblStylePr w:type="band1Horz">
      <w:tblPr/>
      <w:tcPr>
        <w:tcBorders>
          <w:top w:val="single" w:color="4F81BD" w:themeColor="accent1" w:sz="4" w:space="0"/>
          <w:bottom w:val="single" w:color="4F81BD"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81BD" w:themeColor="accent1" w:sz="4" w:space="0"/>
          <w:left w:val="nil"/>
        </w:tcBorders>
      </w:tcPr>
    </w:tblStylePr>
    <w:tblStylePr w:type="swCell">
      <w:tblPr/>
      <w:tcPr>
        <w:tcBorders>
          <w:top w:val="double" w:color="4F81BD" w:themeColor="accent1" w:sz="4" w:space="0"/>
          <w:right w:val="nil"/>
        </w:tcBorders>
      </w:tcPr>
    </w:tblStylePr>
  </w:style>
  <w:style w:type="table" w:styleId="ListTable3-Accent21" w:customStyle="1">
    <w:name w:val="List Table 3 - Accent 21"/>
    <w:basedOn w:val="TableNormal"/>
    <w:uiPriority w:val="48"/>
    <w:qFormat/>
    <w:tblPr>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band1Horz">
      <w:tblPr/>
      <w:tcPr>
        <w:tcBorders>
          <w:top w:val="single" w:color="C0504D" w:themeColor="accent2" w:sz="4" w:space="0"/>
          <w:bottom w:val="single" w:color="C0504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 w:type="table" w:styleId="ListTable3-Accent31" w:customStyle="1">
    <w:name w:val="List Table 3 - Accent 31"/>
    <w:basedOn w:val="TableNormal"/>
    <w:uiPriority w:val="48"/>
    <w:qFormat/>
    <w:tblPr>
      <w:tblBorders>
        <w:top w:val="single" w:color="9BBB59" w:themeColor="accent3" w:sz="4" w:space="0"/>
        <w:left w:val="single" w:color="9BBB59" w:themeColor="accent3" w:sz="4" w:space="0"/>
        <w:bottom w:val="single" w:color="9BBB59" w:themeColor="accent3" w:sz="4" w:space="0"/>
        <w:right w:val="single" w:color="9BBB59" w:themeColor="accent3" w:sz="4" w:space="0"/>
      </w:tblBorders>
    </w:tblPr>
    <w:tblStylePr w:type="firstRow">
      <w:rPr>
        <w:b/>
        <w:bCs/>
        <w:color w:val="FFFFFF" w:themeColor="background1"/>
      </w:rPr>
      <w:tblPr/>
      <w:tcPr>
        <w:shd w:val="clear" w:color="auto" w:fill="9BBB59" w:themeFill="accent3"/>
      </w:tcPr>
    </w:tblStylePr>
    <w:tblStylePr w:type="lastRow">
      <w:rPr>
        <w:b/>
        <w:bCs/>
      </w:rPr>
      <w:tblPr/>
      <w:tcPr>
        <w:tcBorders>
          <w:top w:val="double" w:color="9BBB59"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BBB59" w:themeColor="accent3" w:sz="4" w:space="0"/>
          <w:right w:val="single" w:color="9BBB59" w:themeColor="accent3" w:sz="4" w:space="0"/>
        </w:tcBorders>
      </w:tcPr>
    </w:tblStylePr>
    <w:tblStylePr w:type="band1Horz">
      <w:tblPr/>
      <w:tcPr>
        <w:tcBorders>
          <w:top w:val="single" w:color="9BBB59" w:themeColor="accent3" w:sz="4" w:space="0"/>
          <w:bottom w:val="single" w:color="9BBB59"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BB59" w:themeColor="accent3" w:sz="4" w:space="0"/>
          <w:left w:val="nil"/>
        </w:tcBorders>
      </w:tcPr>
    </w:tblStylePr>
    <w:tblStylePr w:type="swCell">
      <w:tblPr/>
      <w:tcPr>
        <w:tcBorders>
          <w:top w:val="double" w:color="9BBB59" w:themeColor="accent3" w:sz="4" w:space="0"/>
          <w:right w:val="nil"/>
        </w:tcBorders>
      </w:tcPr>
    </w:tblStylePr>
  </w:style>
  <w:style w:type="table" w:styleId="ListTable3-Accent41" w:customStyle="1">
    <w:name w:val="List Table 3 - Accent 41"/>
    <w:basedOn w:val="TableNormal"/>
    <w:uiPriority w:val="48"/>
    <w:qFormat/>
    <w:tblPr>
      <w:tblBorders>
        <w:top w:val="single" w:color="8064A2" w:themeColor="accent4" w:sz="4" w:space="0"/>
        <w:left w:val="single" w:color="8064A2" w:themeColor="accent4" w:sz="4" w:space="0"/>
        <w:bottom w:val="single" w:color="8064A2" w:themeColor="accent4" w:sz="4" w:space="0"/>
        <w:right w:val="single" w:color="8064A2" w:themeColor="accent4" w:sz="4" w:space="0"/>
      </w:tblBorders>
    </w:tblPr>
    <w:tblStylePr w:type="firstRow">
      <w:rPr>
        <w:b/>
        <w:bCs/>
        <w:color w:val="FFFFFF" w:themeColor="background1"/>
      </w:rPr>
      <w:tblPr/>
      <w:tcPr>
        <w:shd w:val="clear" w:color="auto" w:fill="8064A2" w:themeFill="accent4"/>
      </w:tcPr>
    </w:tblStylePr>
    <w:tblStylePr w:type="lastRow">
      <w:rPr>
        <w:b/>
        <w:bCs/>
      </w:rPr>
      <w:tblPr/>
      <w:tcPr>
        <w:tcBorders>
          <w:top w:val="double" w:color="8064A2"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064A2" w:themeColor="accent4" w:sz="4" w:space="0"/>
          <w:right w:val="single" w:color="8064A2" w:themeColor="accent4" w:sz="4" w:space="0"/>
        </w:tcBorders>
      </w:tcPr>
    </w:tblStylePr>
    <w:tblStylePr w:type="band1Horz">
      <w:tblPr/>
      <w:tcPr>
        <w:tcBorders>
          <w:top w:val="single" w:color="8064A2" w:themeColor="accent4" w:sz="4" w:space="0"/>
          <w:bottom w:val="single" w:color="8064A2"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064A2" w:themeColor="accent4" w:sz="4" w:space="0"/>
          <w:left w:val="nil"/>
        </w:tcBorders>
      </w:tcPr>
    </w:tblStylePr>
    <w:tblStylePr w:type="swCell">
      <w:tblPr/>
      <w:tcPr>
        <w:tcBorders>
          <w:top w:val="double" w:color="8064A2" w:themeColor="accent4" w:sz="4" w:space="0"/>
          <w:right w:val="nil"/>
        </w:tcBorders>
      </w:tcPr>
    </w:tblStylePr>
  </w:style>
  <w:style w:type="table" w:styleId="ListTable3-Accent51" w:customStyle="1">
    <w:name w:val="List Table 3 - Accent 51"/>
    <w:basedOn w:val="TableNormal"/>
    <w:uiPriority w:val="48"/>
    <w:qFormat/>
    <w:tblPr>
      <w:tblBorders>
        <w:top w:val="single" w:color="4BACC6" w:themeColor="accent5" w:sz="4" w:space="0"/>
        <w:left w:val="single" w:color="4BACC6" w:themeColor="accent5" w:sz="4" w:space="0"/>
        <w:bottom w:val="single" w:color="4BACC6" w:themeColor="accent5" w:sz="4" w:space="0"/>
        <w:right w:val="single" w:color="4BACC6" w:themeColor="accent5" w:sz="4" w:space="0"/>
      </w:tblBorders>
    </w:tblPr>
    <w:tblStylePr w:type="firstRow">
      <w:rPr>
        <w:b/>
        <w:bCs/>
        <w:color w:val="FFFFFF" w:themeColor="background1"/>
      </w:rPr>
      <w:tblPr/>
      <w:tcPr>
        <w:shd w:val="clear" w:color="auto" w:fill="4BACC6" w:themeFill="accent5"/>
      </w:tcPr>
    </w:tblStylePr>
    <w:tblStylePr w:type="lastRow">
      <w:rPr>
        <w:b/>
        <w:bCs/>
      </w:rPr>
      <w:tblPr/>
      <w:tcPr>
        <w:tcBorders>
          <w:top w:val="double" w:color="4BACC6"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BACC6" w:themeColor="accent5" w:sz="4" w:space="0"/>
          <w:right w:val="single" w:color="4BACC6" w:themeColor="accent5" w:sz="4" w:space="0"/>
        </w:tcBorders>
      </w:tcPr>
    </w:tblStylePr>
    <w:tblStylePr w:type="band1Horz">
      <w:tblPr/>
      <w:tcPr>
        <w:tcBorders>
          <w:top w:val="single" w:color="4BACC6" w:themeColor="accent5" w:sz="4" w:space="0"/>
          <w:bottom w:val="single" w:color="4BACC6"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BACC6" w:themeColor="accent5" w:sz="4" w:space="0"/>
          <w:left w:val="nil"/>
        </w:tcBorders>
      </w:tcPr>
    </w:tblStylePr>
    <w:tblStylePr w:type="swCell">
      <w:tblPr/>
      <w:tcPr>
        <w:tcBorders>
          <w:top w:val="double" w:color="4BACC6" w:themeColor="accent5" w:sz="4" w:space="0"/>
          <w:right w:val="nil"/>
        </w:tcBorders>
      </w:tcPr>
    </w:tblStylePr>
  </w:style>
  <w:style w:type="table" w:styleId="ListTable3-Accent61" w:customStyle="1">
    <w:name w:val="List Table 3 - Accent 61"/>
    <w:basedOn w:val="TableNormal"/>
    <w:uiPriority w:val="48"/>
    <w:qFormat/>
    <w:tblPr>
      <w:tblBorders>
        <w:top w:val="single" w:color="F79646" w:themeColor="accent6" w:sz="4" w:space="0"/>
        <w:left w:val="single" w:color="F79646" w:themeColor="accent6" w:sz="4" w:space="0"/>
        <w:bottom w:val="single" w:color="F79646" w:themeColor="accent6" w:sz="4" w:space="0"/>
        <w:right w:val="single" w:color="F79646" w:themeColor="accent6" w:sz="4" w:space="0"/>
      </w:tblBorders>
    </w:tblPr>
    <w:tblStylePr w:type="firstRow">
      <w:rPr>
        <w:b/>
        <w:bCs/>
        <w:color w:val="FFFFFF" w:themeColor="background1"/>
      </w:rPr>
      <w:tblPr/>
      <w:tcPr>
        <w:shd w:val="clear" w:color="auto" w:fill="F79646" w:themeFill="accent6"/>
      </w:tcPr>
    </w:tblStylePr>
    <w:tblStylePr w:type="lastRow">
      <w:rPr>
        <w:b/>
        <w:bCs/>
      </w:rPr>
      <w:tblPr/>
      <w:tcPr>
        <w:tcBorders>
          <w:top w:val="double" w:color="F79646"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79646" w:themeColor="accent6" w:sz="4" w:space="0"/>
          <w:right w:val="single" w:color="F79646" w:themeColor="accent6" w:sz="4" w:space="0"/>
        </w:tcBorders>
      </w:tcPr>
    </w:tblStylePr>
    <w:tblStylePr w:type="band1Horz">
      <w:tblPr/>
      <w:tcPr>
        <w:tcBorders>
          <w:top w:val="single" w:color="F79646" w:themeColor="accent6" w:sz="4" w:space="0"/>
          <w:bottom w:val="single" w:color="F79646"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79646" w:themeColor="accent6" w:sz="4" w:space="0"/>
          <w:left w:val="nil"/>
        </w:tcBorders>
      </w:tcPr>
    </w:tblStylePr>
    <w:tblStylePr w:type="swCell">
      <w:tblPr/>
      <w:tcPr>
        <w:tcBorders>
          <w:top w:val="double" w:color="F79646" w:themeColor="accent6" w:sz="4" w:space="0"/>
          <w:right w:val="nil"/>
        </w:tcBorders>
      </w:tcPr>
    </w:tblStylePr>
  </w:style>
  <w:style w:type="table" w:styleId="ListTable41" w:customStyle="1">
    <w:name w:val="List Table 41"/>
    <w:basedOn w:val="TableNormal"/>
    <w:uiPriority w:val="49"/>
    <w:qFormat/>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1" w:customStyle="1">
    <w:name w:val="List Table 4 - Accent 11"/>
    <w:basedOn w:val="TableNormal"/>
    <w:uiPriority w:val="49"/>
    <w:qFormat/>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blPr/>
      <w:tcPr>
        <w:tcBorders>
          <w:top w:val="doub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1" w:customStyle="1">
    <w:name w:val="List Table 4 - Accent 21"/>
    <w:basedOn w:val="TableNormal"/>
    <w:uiPriority w:val="49"/>
    <w:qFormat/>
    <w:tblPr>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tblBorders>
    </w:tblPr>
    <w:tblStylePr w:type="firstRow">
      <w:rPr>
        <w:b/>
        <w:bCs/>
        <w:color w:val="FFFFFF" w:themeColor="background1"/>
      </w:rPr>
      <w:tblPr/>
      <w:tcPr>
        <w:tcBorders>
          <w:top w:val="single" w:color="C0504D" w:themeColor="accent2" w:sz="4" w:space="0"/>
          <w:left w:val="single" w:color="C0504D" w:themeColor="accent2" w:sz="4" w:space="0"/>
          <w:bottom w:val="single" w:color="C0504D" w:themeColor="accent2" w:sz="4" w:space="0"/>
          <w:right w:val="single" w:color="C0504D" w:themeColor="accent2" w:sz="4" w:space="0"/>
          <w:insideH w:val="nil"/>
        </w:tcBorders>
        <w:shd w:val="clear" w:color="auto" w:fill="C0504D" w:themeFill="accent2"/>
      </w:tcPr>
    </w:tblStylePr>
    <w:tblStylePr w:type="lastRow">
      <w:rPr>
        <w:b/>
        <w:bCs/>
      </w:rPr>
      <w:tblPr/>
      <w:tcPr>
        <w:tcBorders>
          <w:top w:val="double" w:color="D99594" w:themeColor="accent2" w:themeTint="99"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1" w:customStyle="1">
    <w:name w:val="List Table 4 - Accent 31"/>
    <w:basedOn w:val="TableNormal"/>
    <w:uiPriority w:val="49"/>
    <w:qFormat/>
    <w:tblPr>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tcBorders>
        <w:shd w:val="clear" w:color="auto" w:fill="9BBB59" w:themeFill="accent3"/>
      </w:tcPr>
    </w:tblStylePr>
    <w:tblStylePr w:type="lastRow">
      <w:rPr>
        <w:b/>
        <w:bCs/>
      </w:rPr>
      <w:tblPr/>
      <w:tcPr>
        <w:tcBorders>
          <w:top w:val="doub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1" w:customStyle="1">
    <w:name w:val="List Table 4 - Accent 41"/>
    <w:basedOn w:val="TableNormal"/>
    <w:uiPriority w:val="49"/>
    <w:qFormat/>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tcBorders>
        <w:shd w:val="clear" w:color="auto" w:fill="8064A2" w:themeFill="accent4"/>
      </w:tcPr>
    </w:tblStylePr>
    <w:tblStylePr w:type="lastRow">
      <w:rPr>
        <w:b/>
        <w:bCs/>
      </w:rPr>
      <w:tblPr/>
      <w:tcPr>
        <w:tcBorders>
          <w:top w:val="double" w:color="B2A1C7" w:themeColor="accent4" w:themeTint="99"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1" w:customStyle="1">
    <w:name w:val="List Table 4 - Accent 51"/>
    <w:basedOn w:val="TableNormal"/>
    <w:uiPriority w:val="49"/>
    <w:qFormat/>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tcBorders>
        <w:shd w:val="clear" w:color="auto" w:fill="4BACC6" w:themeFill="accent5"/>
      </w:tcPr>
    </w:tblStylePr>
    <w:tblStylePr w:type="lastRow">
      <w:rPr>
        <w:b/>
        <w:bCs/>
      </w:rPr>
      <w:tblPr/>
      <w:tcPr>
        <w:tcBorders>
          <w:top w:val="doub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1" w:customStyle="1">
    <w:name w:val="List Table 4 - Accent 61"/>
    <w:basedOn w:val="TableNormal"/>
    <w:uiPriority w:val="49"/>
    <w:qFormat/>
    <w:tblPr>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tcBorders>
        <w:shd w:val="clear" w:color="auto" w:fill="F79646" w:themeFill="accent6"/>
      </w:tcPr>
    </w:tblStylePr>
    <w:tblStylePr w:type="lastRow">
      <w:rPr>
        <w:b/>
        <w:bCs/>
      </w:rPr>
      <w:tblPr/>
      <w:tcPr>
        <w:tcBorders>
          <w:top w:val="double" w:color="FABF8F" w:themeColor="accent6" w:themeTint="99"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1" w:customStyle="1">
    <w:name w:val="List Table 5 Dark1"/>
    <w:basedOn w:val="TableNormal"/>
    <w:uiPriority w:val="50"/>
    <w:qFormat/>
    <w:rPr>
      <w:color w:val="FFFFFF" w:themeColor="background1"/>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1" w:customStyle="1">
    <w:name w:val="List Table 5 Dark - Accent 11"/>
    <w:basedOn w:val="TableNormal"/>
    <w:uiPriority w:val="50"/>
    <w:qFormat/>
    <w:rPr>
      <w:color w:val="FFFFFF" w:themeColor="background1"/>
    </w:rPr>
    <w:tblPr>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1" w:customStyle="1">
    <w:name w:val="List Table 5 Dark - Accent 21"/>
    <w:basedOn w:val="TableNormal"/>
    <w:uiPriority w:val="50"/>
    <w:qFormat/>
    <w:rPr>
      <w:color w:val="FFFFFF" w:themeColor="background1"/>
    </w:rPr>
    <w:tblPr>
      <w:tblBorders>
        <w:top w:val="single" w:color="C0504D" w:themeColor="accent2" w:sz="24" w:space="0"/>
        <w:left w:val="single" w:color="C0504D" w:themeColor="accent2" w:sz="24" w:space="0"/>
        <w:bottom w:val="single" w:color="C0504D" w:themeColor="accent2" w:sz="24" w:space="0"/>
        <w:right w:val="single" w:color="C0504D" w:themeColor="accent2" w:sz="24" w:space="0"/>
      </w:tblBorders>
    </w:tblPr>
    <w:tcPr>
      <w:shd w:val="clear" w:color="auto" w:fill="C0504D"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1" w:customStyle="1">
    <w:name w:val="List Table 5 Dark - Accent 31"/>
    <w:basedOn w:val="TableNormal"/>
    <w:uiPriority w:val="50"/>
    <w:qFormat/>
    <w:rPr>
      <w:color w:val="FFFFFF" w:themeColor="background1"/>
    </w:rPr>
    <w:tblPr>
      <w:tblBorders>
        <w:top w:val="single" w:color="9BBB59" w:themeColor="accent3" w:sz="24" w:space="0"/>
        <w:left w:val="single" w:color="9BBB59" w:themeColor="accent3" w:sz="24" w:space="0"/>
        <w:bottom w:val="single" w:color="9BBB59" w:themeColor="accent3" w:sz="24" w:space="0"/>
        <w:right w:val="single" w:color="9BBB59" w:themeColor="accent3" w:sz="24" w:space="0"/>
      </w:tblBorders>
    </w:tblPr>
    <w:tcPr>
      <w:shd w:val="clear" w:color="auto" w:fill="9BBB59"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1" w:customStyle="1">
    <w:name w:val="List Table 5 Dark - Accent 41"/>
    <w:basedOn w:val="TableNormal"/>
    <w:uiPriority w:val="50"/>
    <w:qFormat/>
    <w:rPr>
      <w:color w:val="FFFFFF" w:themeColor="background1"/>
    </w:rPr>
    <w:tblPr>
      <w:tblBorders>
        <w:top w:val="single" w:color="8064A2" w:themeColor="accent4" w:sz="24" w:space="0"/>
        <w:left w:val="single" w:color="8064A2" w:themeColor="accent4" w:sz="24" w:space="0"/>
        <w:bottom w:val="single" w:color="8064A2" w:themeColor="accent4" w:sz="24" w:space="0"/>
        <w:right w:val="single" w:color="8064A2" w:themeColor="accent4" w:sz="24" w:space="0"/>
      </w:tblBorders>
    </w:tblPr>
    <w:tcPr>
      <w:shd w:val="clear" w:color="auto" w:fill="8064A2"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1" w:customStyle="1">
    <w:name w:val="List Table 5 Dark - Accent 51"/>
    <w:basedOn w:val="TableNormal"/>
    <w:uiPriority w:val="50"/>
    <w:qFormat/>
    <w:rPr>
      <w:color w:val="FFFFFF" w:themeColor="background1"/>
    </w:rPr>
    <w:tblPr>
      <w:tblBorders>
        <w:top w:val="single" w:color="4BACC6" w:themeColor="accent5" w:sz="24" w:space="0"/>
        <w:left w:val="single" w:color="4BACC6" w:themeColor="accent5" w:sz="24" w:space="0"/>
        <w:bottom w:val="single" w:color="4BACC6" w:themeColor="accent5" w:sz="24" w:space="0"/>
        <w:right w:val="single" w:color="4BACC6" w:themeColor="accent5" w:sz="24" w:space="0"/>
      </w:tblBorders>
    </w:tblPr>
    <w:tcPr>
      <w:shd w:val="clear" w:color="auto" w:fill="4BACC6"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1" w:customStyle="1">
    <w:name w:val="List Table 5 Dark - Accent 61"/>
    <w:basedOn w:val="TableNormal"/>
    <w:uiPriority w:val="50"/>
    <w:qFormat/>
    <w:rPr>
      <w:color w:val="FFFFFF" w:themeColor="background1"/>
    </w:rPr>
    <w:tblPr>
      <w:tblBorders>
        <w:top w:val="single" w:color="F79646" w:themeColor="accent6" w:sz="24" w:space="0"/>
        <w:left w:val="single" w:color="F79646" w:themeColor="accent6" w:sz="24" w:space="0"/>
        <w:bottom w:val="single" w:color="F79646" w:themeColor="accent6" w:sz="24" w:space="0"/>
        <w:right w:val="single" w:color="F79646" w:themeColor="accent6" w:sz="24" w:space="0"/>
      </w:tblBorders>
    </w:tblPr>
    <w:tcPr>
      <w:shd w:val="clear" w:color="auto" w:fill="F79646"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1" w:customStyle="1">
    <w:name w:val="List Table 6 Colorful1"/>
    <w:basedOn w:val="TableNormal"/>
    <w:uiPriority w:val="51"/>
    <w:qFormat/>
    <w:rPr>
      <w:color w:val="000000" w:themeColor="text1"/>
    </w:rPr>
    <w:tblPr>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1" w:customStyle="1">
    <w:name w:val="List Table 6 Colorful - Accent 11"/>
    <w:basedOn w:val="TableNormal"/>
    <w:uiPriority w:val="51"/>
    <w:qFormat/>
    <w:rPr>
      <w:color w:val="365F91" w:themeColor="accent1" w:themeShade="BF"/>
    </w:rPr>
    <w:tblPr>
      <w:tblBorders>
        <w:top w:val="single" w:color="4F81BD" w:themeColor="accent1" w:sz="4" w:space="0"/>
        <w:bottom w:val="single" w:color="4F81BD" w:themeColor="accent1" w:sz="4" w:space="0"/>
      </w:tblBorders>
    </w:tblPr>
    <w:tblStylePr w:type="firstRow">
      <w:rPr>
        <w:b/>
        <w:bCs/>
      </w:rPr>
      <w:tblPr/>
      <w:tcPr>
        <w:tcBorders>
          <w:bottom w:val="single" w:color="4F81BD" w:themeColor="accent1" w:sz="4" w:space="0"/>
        </w:tcBorders>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1" w:customStyle="1">
    <w:name w:val="List Table 6 Colorful - Accent 21"/>
    <w:basedOn w:val="TableNormal"/>
    <w:uiPriority w:val="51"/>
    <w:qFormat/>
    <w:rPr>
      <w:color w:val="943634" w:themeColor="accent2" w:themeShade="BF"/>
    </w:rPr>
    <w:tblPr>
      <w:tblBorders>
        <w:top w:val="single" w:color="C0504D" w:themeColor="accent2" w:sz="4" w:space="0"/>
        <w:bottom w:val="single" w:color="C0504D" w:themeColor="accent2" w:sz="4" w:space="0"/>
      </w:tblBorders>
    </w:tblPr>
    <w:tblStylePr w:type="firstRow">
      <w:rPr>
        <w:b/>
        <w:bCs/>
      </w:rPr>
      <w:tblPr/>
      <w:tcPr>
        <w:tcBorders>
          <w:bottom w:val="single" w:color="C0504D" w:themeColor="accent2" w:sz="4" w:space="0"/>
        </w:tcBorders>
      </w:tcPr>
    </w:tblStylePr>
    <w:tblStylePr w:type="lastRow">
      <w:rPr>
        <w:b/>
        <w:bCs/>
      </w:rPr>
      <w:tblPr/>
      <w:tcPr>
        <w:tcBorders>
          <w:top w:val="double" w:color="C0504D" w:themeColor="accent2"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1" w:customStyle="1">
    <w:name w:val="List Table 6 Colorful - Accent 31"/>
    <w:basedOn w:val="TableNormal"/>
    <w:uiPriority w:val="51"/>
    <w:qFormat/>
    <w:rPr>
      <w:color w:val="76923C" w:themeColor="accent3" w:themeShade="BF"/>
    </w:rPr>
    <w:tblPr>
      <w:tblBorders>
        <w:top w:val="single" w:color="9BBB59" w:themeColor="accent3" w:sz="4" w:space="0"/>
        <w:bottom w:val="single" w:color="9BBB59" w:themeColor="accent3" w:sz="4" w:space="0"/>
      </w:tblBorders>
    </w:tblPr>
    <w:tblStylePr w:type="firstRow">
      <w:rPr>
        <w:b/>
        <w:bCs/>
      </w:rPr>
      <w:tblPr/>
      <w:tcPr>
        <w:tcBorders>
          <w:bottom w:val="single" w:color="9BBB59" w:themeColor="accent3" w:sz="4" w:space="0"/>
        </w:tcBorders>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1" w:customStyle="1">
    <w:name w:val="List Table 6 Colorful - Accent 41"/>
    <w:basedOn w:val="TableNormal"/>
    <w:uiPriority w:val="51"/>
    <w:qFormat/>
    <w:rPr>
      <w:color w:val="5F497A" w:themeColor="accent4" w:themeShade="BF"/>
    </w:rPr>
    <w:tblPr>
      <w:tblBorders>
        <w:top w:val="single" w:color="8064A2" w:themeColor="accent4" w:sz="4" w:space="0"/>
        <w:bottom w:val="single" w:color="8064A2" w:themeColor="accent4" w:sz="4" w:space="0"/>
      </w:tblBorders>
    </w:tblPr>
    <w:tblStylePr w:type="firstRow">
      <w:rPr>
        <w:b/>
        <w:bCs/>
      </w:rPr>
      <w:tblPr/>
      <w:tcPr>
        <w:tcBorders>
          <w:bottom w:val="single" w:color="8064A2" w:themeColor="accent4" w:sz="4" w:space="0"/>
        </w:tcBorders>
      </w:tcPr>
    </w:tblStylePr>
    <w:tblStylePr w:type="lastRow">
      <w:rPr>
        <w:b/>
        <w:bCs/>
      </w:rPr>
      <w:tblPr/>
      <w:tcPr>
        <w:tcBorders>
          <w:top w:val="double" w:color="8064A2" w:themeColor="accent4"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1" w:customStyle="1">
    <w:name w:val="List Table 6 Colorful - Accent 51"/>
    <w:basedOn w:val="TableNormal"/>
    <w:uiPriority w:val="51"/>
    <w:qFormat/>
    <w:rPr>
      <w:color w:val="31849B" w:themeColor="accent5" w:themeShade="BF"/>
    </w:rPr>
    <w:tblPr>
      <w:tblBorders>
        <w:top w:val="single" w:color="4BACC6" w:themeColor="accent5" w:sz="4" w:space="0"/>
        <w:bottom w:val="single" w:color="4BACC6" w:themeColor="accent5" w:sz="4" w:space="0"/>
      </w:tblBorders>
    </w:tblPr>
    <w:tblStylePr w:type="firstRow">
      <w:rPr>
        <w:b/>
        <w:bCs/>
      </w:rPr>
      <w:tblPr/>
      <w:tcPr>
        <w:tcBorders>
          <w:bottom w:val="single" w:color="4BACC6" w:themeColor="accent5" w:sz="4" w:space="0"/>
        </w:tcBorders>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1" w:customStyle="1">
    <w:name w:val="List Table 6 Colorful - Accent 61"/>
    <w:basedOn w:val="TableNormal"/>
    <w:uiPriority w:val="51"/>
    <w:qFormat/>
    <w:rPr>
      <w:color w:val="E36C0A" w:themeColor="accent6" w:themeShade="BF"/>
    </w:rPr>
    <w:tblPr>
      <w:tblBorders>
        <w:top w:val="single" w:color="F79646" w:themeColor="accent6" w:sz="4" w:space="0"/>
        <w:bottom w:val="single" w:color="F79646" w:themeColor="accent6" w:sz="4" w:space="0"/>
      </w:tblBorders>
    </w:tblPr>
    <w:tblStylePr w:type="firstRow">
      <w:rPr>
        <w:b/>
        <w:bCs/>
      </w:rPr>
      <w:tblPr/>
      <w:tcPr>
        <w:tcBorders>
          <w:bottom w:val="single" w:color="F79646" w:themeColor="accent6" w:sz="4" w:space="0"/>
        </w:tcBorders>
      </w:tcPr>
    </w:tblStylePr>
    <w:tblStylePr w:type="lastRow">
      <w:rPr>
        <w:b/>
        <w:bCs/>
      </w:rPr>
      <w:tblPr/>
      <w:tcPr>
        <w:tcBorders>
          <w:top w:val="double" w:color="F79646" w:themeColor="accent6"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1" w:customStyle="1">
    <w:name w:val="List Table 7 Colorful1"/>
    <w:basedOn w:val="TableNormal"/>
    <w:uiPriority w:val="52"/>
    <w:qFormat/>
    <w:rPr>
      <w:color w:val="000000" w:themeColor="text1"/>
    </w:rPr>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1" w:customStyle="1">
    <w:name w:val="List Table 7 Colorful - Accent 11"/>
    <w:basedOn w:val="TableNormal"/>
    <w:uiPriority w:val="52"/>
    <w:qFormat/>
    <w:rPr>
      <w:color w:val="365F91" w:themeColor="accent1" w:themeShade="BF"/>
    </w:rPr>
    <w:tblPr/>
    <w:tblStylePr w:type="firstRow">
      <w:rPr>
        <w:rFonts w:asciiTheme="majorHAnsi" w:hAnsiTheme="majorHAnsi" w:eastAsiaTheme="majorEastAsia" w:cstheme="majorBidi"/>
        <w:i/>
        <w:iCs/>
        <w:sz w:val="26"/>
      </w:rPr>
      <w:tblPr/>
      <w:tcPr>
        <w:tcBorders>
          <w:bottom w:val="single" w:color="4F81BD"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F81BD"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F81BD"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F81BD" w:themeColor="accent1" w:sz="4" w:space="0"/>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1" w:customStyle="1">
    <w:name w:val="List Table 7 Colorful - Accent 21"/>
    <w:basedOn w:val="TableNormal"/>
    <w:uiPriority w:val="52"/>
    <w:qFormat/>
    <w:rPr>
      <w:color w:val="943634" w:themeColor="accent2" w:themeShade="BF"/>
    </w:rPr>
    <w:tblPr/>
    <w:tblStylePr w:type="firstRow">
      <w:rPr>
        <w:rFonts w:asciiTheme="majorHAnsi" w:hAnsiTheme="majorHAnsi" w:eastAsiaTheme="majorEastAsia" w:cstheme="majorBidi"/>
        <w:i/>
        <w:iCs/>
        <w:sz w:val="26"/>
      </w:rPr>
      <w:tblPr/>
      <w:tcPr>
        <w:tcBorders>
          <w:bottom w:val="single" w:color="C0504D"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0504D"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C0504D"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C0504D" w:themeColor="accent2" w:sz="4" w:space="0"/>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1" w:customStyle="1">
    <w:name w:val="List Table 7 Colorful - Accent 31"/>
    <w:basedOn w:val="TableNormal"/>
    <w:uiPriority w:val="52"/>
    <w:qFormat/>
    <w:rPr>
      <w:color w:val="76923C" w:themeColor="accent3" w:themeShade="BF"/>
    </w:rPr>
    <w:tblPr/>
    <w:tblStylePr w:type="firstRow">
      <w:rPr>
        <w:rFonts w:asciiTheme="majorHAnsi" w:hAnsiTheme="majorHAnsi" w:eastAsiaTheme="majorEastAsia" w:cstheme="majorBidi"/>
        <w:i/>
        <w:iCs/>
        <w:sz w:val="26"/>
      </w:rPr>
      <w:tblPr/>
      <w:tcPr>
        <w:tcBorders>
          <w:bottom w:val="single" w:color="9BBB59"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BBB59"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BBB59"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BBB59" w:themeColor="accent3" w:sz="4" w:space="0"/>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1" w:customStyle="1">
    <w:name w:val="List Table 7 Colorful - Accent 41"/>
    <w:basedOn w:val="TableNormal"/>
    <w:uiPriority w:val="52"/>
    <w:qFormat/>
    <w:rPr>
      <w:color w:val="5F497A" w:themeColor="accent4" w:themeShade="BF"/>
    </w:rPr>
    <w:tblPr/>
    <w:tblStylePr w:type="firstRow">
      <w:rPr>
        <w:rFonts w:asciiTheme="majorHAnsi" w:hAnsiTheme="majorHAnsi" w:eastAsiaTheme="majorEastAsia" w:cstheme="majorBidi"/>
        <w:i/>
        <w:iCs/>
        <w:sz w:val="26"/>
      </w:rPr>
      <w:tblPr/>
      <w:tcPr>
        <w:tcBorders>
          <w:bottom w:val="single" w:color="8064A2"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8064A2"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8064A2"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8064A2" w:themeColor="accent4" w:sz="4" w:space="0"/>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1" w:customStyle="1">
    <w:name w:val="List Table 7 Colorful - Accent 51"/>
    <w:basedOn w:val="TableNormal"/>
    <w:uiPriority w:val="52"/>
    <w:qFormat/>
    <w:rPr>
      <w:color w:val="31849B" w:themeColor="accent5" w:themeShade="BF"/>
    </w:rPr>
    <w:tblPr/>
    <w:tblStylePr w:type="firstRow">
      <w:rPr>
        <w:rFonts w:asciiTheme="majorHAnsi" w:hAnsiTheme="majorHAnsi" w:eastAsiaTheme="majorEastAsia" w:cstheme="majorBidi"/>
        <w:i/>
        <w:iCs/>
        <w:sz w:val="26"/>
      </w:rPr>
      <w:tblPr/>
      <w:tcPr>
        <w:tcBorders>
          <w:bottom w:val="single" w:color="4BACC6"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BACC6"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BACC6"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BACC6" w:themeColor="accent5" w:sz="4" w:space="0"/>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1" w:customStyle="1">
    <w:name w:val="List Table 7 Colorful - Accent 61"/>
    <w:basedOn w:val="TableNormal"/>
    <w:uiPriority w:val="52"/>
    <w:qFormat/>
    <w:rPr>
      <w:color w:val="E36C0A" w:themeColor="accent6" w:themeShade="BF"/>
    </w:rPr>
    <w:tblPr/>
    <w:tblStylePr w:type="firstRow">
      <w:rPr>
        <w:rFonts w:asciiTheme="majorHAnsi" w:hAnsiTheme="majorHAnsi" w:eastAsiaTheme="majorEastAsia" w:cstheme="majorBidi"/>
        <w:i/>
        <w:iCs/>
        <w:sz w:val="26"/>
      </w:rPr>
      <w:tblPr/>
      <w:tcPr>
        <w:tcBorders>
          <w:bottom w:val="single" w:color="F79646"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79646"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79646"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79646" w:themeColor="accent6" w:sz="4" w:space="0"/>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1" w:customStyle="1">
    <w:name w:val="Mention1"/>
    <w:basedOn w:val="DefaultParagraphFont"/>
    <w:uiPriority w:val="99"/>
    <w:semiHidden/>
    <w:unhideWhenUsed/>
    <w:qFormat/>
    <w:rPr>
      <w:color w:val="2B579A"/>
      <w:shd w:val="clear" w:color="auto" w:fill="E1DFDD"/>
    </w:rPr>
  </w:style>
  <w:style w:type="table" w:styleId="PlainTable11" w:customStyle="1">
    <w:name w:val="Plain Table 11"/>
    <w:basedOn w:val="TableNormal"/>
    <w:uiPriority w:val="41"/>
    <w:qFormat/>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1" w:customStyle="1">
    <w:name w:val="Plain Table 21"/>
    <w:basedOn w:val="TableNormal"/>
    <w:uiPriority w:val="42"/>
    <w:qFormat/>
    <w:tblPr>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1" w:customStyle="1">
    <w:name w:val="Plain Table 31"/>
    <w:basedOn w:val="TableNormal"/>
    <w:uiPriority w:val="43"/>
    <w:qFormat/>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1" w:customStyle="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1" w:customStyle="1">
    <w:name w:val="Plain Table 51"/>
    <w:basedOn w:val="TableNormal"/>
    <w:uiPriority w:val="45"/>
    <w:qFormat/>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1" w:customStyle="1">
    <w:name w:val="Smart Hyperlink1"/>
    <w:basedOn w:val="DefaultParagraphFont"/>
    <w:uiPriority w:val="99"/>
    <w:semiHidden/>
    <w:unhideWhenUsed/>
    <w:qFormat/>
    <w:rPr>
      <w:u w:val="dotted"/>
    </w:rPr>
  </w:style>
  <w:style w:type="character" w:styleId="SmartLink1" w:customStyle="1">
    <w:name w:val="SmartLink1"/>
    <w:basedOn w:val="DefaultParagraphFont"/>
    <w:uiPriority w:val="99"/>
    <w:semiHidden/>
    <w:unhideWhenUsed/>
    <w:qFormat/>
    <w:rPr>
      <w:color w:val="2B579A"/>
      <w:shd w:val="clear" w:color="auto" w:fill="E1DFDD"/>
    </w:rPr>
  </w:style>
  <w:style w:type="table" w:styleId="TableGridLight1" w:customStyle="1">
    <w:name w:val="Table Grid Light1"/>
    <w:basedOn w:val="TableNormal"/>
    <w:uiPriority w:val="40"/>
    <w:qFormat/>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1" w:customStyle="1">
    <w:name w:val="Unresolved Mention1"/>
    <w:basedOn w:val="DefaultParagraphFont"/>
    <w:uiPriority w:val="99"/>
    <w:semiHidden/>
    <w:unhideWhenUsed/>
    <w:qFormat/>
    <w:rPr>
      <w:color w:val="605E5C"/>
      <w:shd w:val="clear" w:color="auto" w:fill="E1DFDD"/>
    </w:rPr>
  </w:style>
  <w:style w:type="character" w:styleId="BodyTextFirstIndentChar" w:customStyle="1">
    <w:name w:val="Body Text First Indent Char"/>
    <w:basedOn w:val="BodyTextChar"/>
    <w:link w:val="BodyTextFirstIndent"/>
    <w:qFormat/>
    <w:rPr>
      <w:rFonts w:eastAsia="Calibri" w:cs="Cordia New"/>
      <w:sz w:val="24"/>
      <w:szCs w:val="22"/>
    </w:rPr>
  </w:style>
  <w:style w:type="character" w:styleId="BookTitle1" w:customStyle="1">
    <w:name w:val="Book Title1"/>
    <w:basedOn w:val="DefaultParagraphFont"/>
    <w:uiPriority w:val="33"/>
    <w:qFormat/>
    <w:rPr>
      <w:b/>
      <w:bCs/>
      <w:i/>
      <w:iCs/>
      <w:spacing w:val="5"/>
    </w:rPr>
  </w:style>
  <w:style w:type="character" w:styleId="DateChar" w:customStyle="1">
    <w:name w:val="Date Char"/>
    <w:basedOn w:val="DefaultParagraphFont"/>
    <w:link w:val="Date"/>
    <w:qFormat/>
    <w:rPr>
      <w:rFonts w:eastAsia="Calibri" w:cs="Cordia New"/>
      <w:sz w:val="24"/>
      <w:szCs w:val="22"/>
    </w:rPr>
  </w:style>
  <w:style w:type="character" w:styleId="IntenseEmphasis1" w:customStyle="1">
    <w:name w:val="Intense Emphasis1"/>
    <w:basedOn w:val="DefaultParagraphFont"/>
    <w:uiPriority w:val="21"/>
    <w:qFormat/>
    <w:rPr>
      <w:i/>
      <w:iCs/>
      <w:color w:val="4F81BD" w:themeColor="accent1"/>
    </w:rPr>
  </w:style>
  <w:style w:type="paragraph" w:styleId="IntenseQuote">
    <w:name w:val="Intense Quote"/>
    <w:basedOn w:val="Normal"/>
    <w:next w:val="Normal"/>
    <w:link w:val="IntenseQuoteChar"/>
    <w:uiPriority w:val="30"/>
    <w:qFormat/>
    <w:pPr>
      <w:pBdr>
        <w:top w:val="single" w:color="4F81BD" w:themeColor="accent1" w:sz="4" w:space="10"/>
        <w:bottom w:val="single" w:color="4F81BD" w:themeColor="accent1" w:sz="4" w:space="10"/>
      </w:pBdr>
      <w:spacing w:before="360" w:after="360"/>
      <w:ind w:left="864" w:right="864"/>
      <w:jc w:val="center"/>
    </w:pPr>
    <w:rPr>
      <w:i/>
      <w:iCs/>
      <w:color w:val="4F81BD" w:themeColor="accent1"/>
    </w:rPr>
  </w:style>
  <w:style w:type="character" w:styleId="IntenseQuoteChar" w:customStyle="1">
    <w:name w:val="Intense Quote Char"/>
    <w:basedOn w:val="DefaultParagraphFont"/>
    <w:link w:val="IntenseQuote"/>
    <w:uiPriority w:val="30"/>
    <w:qFormat/>
    <w:rPr>
      <w:rFonts w:eastAsia="Calibri" w:cs="Cordia New"/>
      <w:i/>
      <w:iCs/>
      <w:color w:val="4F81BD" w:themeColor="accent1"/>
      <w:sz w:val="24"/>
      <w:szCs w:val="22"/>
    </w:rPr>
  </w:style>
  <w:style w:type="character" w:styleId="SubtleEmphasis1" w:customStyle="1">
    <w:name w:val="Subtle Emphasis1"/>
    <w:basedOn w:val="DefaultParagraphFont"/>
    <w:uiPriority w:val="19"/>
    <w:qFormat/>
    <w:rPr>
      <w:i/>
      <w:iCs/>
      <w:color w:val="404040" w:themeColor="text1" w:themeTint="BF"/>
    </w:rPr>
  </w:style>
  <w:style w:type="character" w:styleId="SmartLinkError1" w:customStyle="1">
    <w:name w:val="SmartLinkError1"/>
    <w:basedOn w:val="DefaultParagraphFont"/>
    <w:uiPriority w:val="99"/>
    <w:semiHidden/>
    <w:unhideWhenUsed/>
    <w:qFormat/>
    <w:rPr>
      <w:color w:val="FF0000"/>
    </w:rPr>
  </w:style>
  <w:style w:type="character" w:styleId="SmartLink2" w:customStyle="1">
    <w:name w:val="SmartLink2"/>
    <w:basedOn w:val="DefaultParagraphFont"/>
    <w:uiPriority w:val="99"/>
    <w:semiHidden/>
    <w:unhideWhenUsed/>
    <w:qFormat/>
    <w:rPr>
      <w:color w:val="0000FF" w:themeColor="hyperlink"/>
      <w:u w:val="single"/>
      <w:shd w:val="clear" w:color="auto" w:fill="E1DFDD"/>
    </w:rPr>
  </w:style>
  <w:style w:type="character" w:styleId="SmartLinkError2" w:customStyle="1">
    <w:name w:val="SmartLinkError2"/>
    <w:basedOn w:val="DefaultParagraphFont"/>
    <w:uiPriority w:val="99"/>
    <w:semiHidden/>
    <w:unhideWhenUsed/>
    <w:qFormat/>
    <w:rPr>
      <w:color w:val="FF0000"/>
    </w:rPr>
  </w:style>
  <w:style w:type="paragraph" w:styleId="CPTListBullet" w:customStyle="1">
    <w:name w:val="CPT_List Bullet"/>
    <w:basedOn w:val="Normal"/>
    <w:qFormat/>
    <w:pPr>
      <w:numPr>
        <w:numId w:val="13"/>
      </w:numPr>
      <w:spacing w:before="0"/>
    </w:pPr>
    <w:rPr>
      <w:rFonts w:cs="Times New Roman"/>
    </w:rPr>
  </w:style>
  <w:style w:type="paragraph" w:styleId="CPTListNumber" w:customStyle="1">
    <w:name w:val="CPT_List Number"/>
    <w:basedOn w:val="CPTListBullet"/>
    <w:qFormat/>
    <w:pPr>
      <w:numPr>
        <w:numId w:val="14"/>
      </w:numPr>
    </w:pPr>
  </w:style>
  <w:style w:type="character" w:styleId="SmartLink3" w:customStyle="1">
    <w:name w:val="SmartLink3"/>
    <w:basedOn w:val="DefaultParagraphFont"/>
    <w:uiPriority w:val="99"/>
    <w:semiHidden/>
    <w:unhideWhenUsed/>
    <w:qFormat/>
    <w:rPr>
      <w:color w:val="0000FF"/>
      <w:u w:val="single"/>
      <w:shd w:val="clear" w:color="auto" w:fill="F3F2F1"/>
    </w:rPr>
  </w:style>
  <w:style w:type="paragraph" w:styleId="listbull" w:customStyle="1">
    <w:name w:val="list:bull"/>
    <w:basedOn w:val="Normal"/>
    <w:link w:val="listbullChar"/>
    <w:qFormat/>
    <w:pPr>
      <w:tabs>
        <w:tab w:val="left" w:pos="432"/>
      </w:tabs>
      <w:spacing w:before="0"/>
      <w:ind w:left="432" w:hanging="432"/>
    </w:pPr>
    <w:rPr>
      <w:rFonts w:eastAsia="SimSun" w:cs="Times New Roman"/>
      <w:szCs w:val="24"/>
      <w:lang w:val="en-GB"/>
    </w:rPr>
  </w:style>
  <w:style w:type="character" w:styleId="listbullChar" w:customStyle="1">
    <w:name w:val="list:bull Char"/>
    <w:link w:val="listbull"/>
    <w:qFormat/>
    <w:rPr>
      <w:rFonts w:eastAsia="SimSun"/>
      <w:sz w:val="24"/>
      <w:szCs w:val="24"/>
      <w:lang w:val="en-GB"/>
    </w:rPr>
  </w:style>
  <w:style w:type="paragraph" w:styleId="captiontable" w:customStyle="1">
    <w:name w:val="caption:table"/>
    <w:basedOn w:val="Normal"/>
    <w:next w:val="Normal"/>
    <w:qFormat/>
    <w:pPr>
      <w:keepNext/>
      <w:spacing w:before="0" w:after="240"/>
      <w:ind w:left="1440" w:hanging="1440"/>
    </w:pPr>
    <w:rPr>
      <w:rFonts w:ascii="Arial" w:hAnsi="Arial" w:eastAsia="SimSun" w:cs="Arial"/>
      <w:b/>
      <w:bCs/>
      <w:sz w:val="22"/>
      <w:lang w:val="en-GB"/>
    </w:rPr>
  </w:style>
  <w:style w:type="paragraph" w:styleId="listssp" w:customStyle="1">
    <w:name w:val="list:ssp"/>
    <w:basedOn w:val="Normal"/>
    <w:link w:val="listsspChar"/>
    <w:qFormat/>
    <w:pPr>
      <w:spacing w:before="0" w:after="0"/>
    </w:pPr>
    <w:rPr>
      <w:rFonts w:eastAsia="SimSun" w:cs="Times New Roman"/>
      <w:szCs w:val="24"/>
      <w:lang w:val="en-GB" w:eastAsia="zh-CN"/>
    </w:rPr>
  </w:style>
  <w:style w:type="paragraph" w:styleId="tabletextNS" w:customStyle="1">
    <w:name w:val="table:textNS"/>
    <w:basedOn w:val="Normal"/>
    <w:link w:val="tabletextNSChar"/>
    <w:qFormat/>
    <w:pPr>
      <w:spacing w:before="0" w:after="0"/>
    </w:pPr>
    <w:rPr>
      <w:rFonts w:ascii="Arial Narrow" w:hAnsi="Arial Narrow" w:eastAsia="SimSun" w:cs="Arial Narrow"/>
      <w:szCs w:val="24"/>
      <w:lang w:val="en-GB"/>
    </w:rPr>
  </w:style>
  <w:style w:type="character" w:styleId="listsspChar" w:customStyle="1">
    <w:name w:val="list:ssp Char"/>
    <w:link w:val="listssp"/>
    <w:qFormat/>
    <w:rPr>
      <w:rFonts w:eastAsia="SimSun"/>
      <w:sz w:val="24"/>
      <w:szCs w:val="24"/>
      <w:lang w:val="en-GB" w:eastAsia="zh-CN"/>
    </w:rPr>
  </w:style>
  <w:style w:type="paragraph" w:styleId="listindent" w:customStyle="1">
    <w:name w:val="list:indent"/>
    <w:basedOn w:val="Normal"/>
    <w:qFormat/>
    <w:pPr>
      <w:spacing w:before="0"/>
      <w:ind w:left="432"/>
    </w:pPr>
    <w:rPr>
      <w:rFonts w:eastAsia="SimSun" w:cs="Times New Roman"/>
      <w:szCs w:val="24"/>
      <w:lang w:val="en-GB"/>
    </w:rPr>
  </w:style>
  <w:style w:type="paragraph" w:styleId="listnum" w:customStyle="1">
    <w:name w:val="list:num"/>
    <w:basedOn w:val="Normal"/>
    <w:qFormat/>
    <w:pPr>
      <w:numPr>
        <w:numId w:val="15"/>
      </w:numPr>
      <w:spacing w:before="0"/>
    </w:pPr>
    <w:rPr>
      <w:rFonts w:eastAsia="SimSun" w:cs="Times New Roman"/>
      <w:szCs w:val="24"/>
      <w:lang w:val="en-GB"/>
    </w:rPr>
  </w:style>
  <w:style w:type="paragraph" w:styleId="tabletext0" w:customStyle="1">
    <w:name w:val="table:text"/>
    <w:basedOn w:val="Normal"/>
    <w:link w:val="tabletextChar"/>
    <w:qFormat/>
    <w:rPr>
      <w:rFonts w:ascii="Arial Narrow" w:hAnsi="Arial Narrow" w:eastAsia="SimSun" w:cs="Arial Narrow"/>
      <w:szCs w:val="24"/>
      <w:lang w:val="en-GB"/>
    </w:rPr>
  </w:style>
  <w:style w:type="character" w:styleId="tabletextChar" w:customStyle="1">
    <w:name w:val="table:text Char"/>
    <w:link w:val="tabletext0"/>
    <w:qFormat/>
    <w:locked/>
    <w:rPr>
      <w:rFonts w:ascii="Arial Narrow" w:hAnsi="Arial Narrow" w:eastAsia="SimSun" w:cs="Arial Narrow"/>
      <w:sz w:val="24"/>
      <w:szCs w:val="24"/>
      <w:lang w:val="en-GB"/>
    </w:rPr>
  </w:style>
  <w:style w:type="paragraph" w:styleId="tableref" w:customStyle="1">
    <w:name w:val="table:ref"/>
    <w:basedOn w:val="Normal"/>
    <w:qFormat/>
    <w:pPr>
      <w:tabs>
        <w:tab w:val="left" w:pos="360"/>
      </w:tabs>
      <w:spacing w:before="0" w:after="0"/>
      <w:ind w:left="360" w:hanging="360"/>
    </w:pPr>
    <w:rPr>
      <w:rFonts w:ascii="Arial Narrow" w:hAnsi="Arial Narrow" w:eastAsia="SimSun" w:cs="Arial Narrow"/>
      <w:sz w:val="20"/>
      <w:szCs w:val="20"/>
      <w:lang w:val="en-GB"/>
    </w:rPr>
  </w:style>
  <w:style w:type="table" w:styleId="TableGrid10" w:customStyle="1">
    <w:name w:val="Table Grid1"/>
    <w:basedOn w:val="TableNormal"/>
    <w:uiPriority w:val="59"/>
    <w:qFormat/>
    <w:rPr>
      <w:rFonts w:ascii="Calibri" w:hAnsi="Calibri" w:eastAsia="DengXian"/>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Content" w:customStyle="1">
    <w:name w:val="Table Content"/>
    <w:basedOn w:val="Normal"/>
    <w:next w:val="Normal"/>
    <w:link w:val="TableContentChar"/>
    <w:qFormat/>
    <w:pPr>
      <w:adjustRightInd w:val="0"/>
      <w:spacing w:before="0" w:after="0"/>
      <w:jc w:val="both"/>
    </w:pPr>
    <w:rPr>
      <w:rFonts w:eastAsia="SimSun" w:cs="Times New Roman"/>
      <w:sz w:val="21"/>
      <w:szCs w:val="21"/>
      <w:lang w:eastAsia="zh-CN"/>
    </w:rPr>
  </w:style>
  <w:style w:type="character" w:styleId="TableContentChar" w:customStyle="1">
    <w:name w:val="Table Content Char"/>
    <w:link w:val="TableContent"/>
    <w:qFormat/>
    <w:rPr>
      <w:rFonts w:eastAsia="SimSun"/>
      <w:sz w:val="21"/>
      <w:szCs w:val="21"/>
      <w:lang w:eastAsia="zh-CN"/>
    </w:rPr>
  </w:style>
  <w:style w:type="table" w:styleId="FullBoder" w:customStyle="1">
    <w:name w:val="FullBoder"/>
    <w:basedOn w:val="TableNormal"/>
    <w:uiPriority w:val="99"/>
    <w:qFormat/>
    <w:pPr>
      <w:jc w:val="center"/>
    </w:pPr>
    <w:rPr>
      <w:rFonts w:eastAsia="SimSun"/>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keepNext/>
        <w:keepLines w:val="0"/>
        <w:pageBreakBefore w:val="0"/>
        <w:widowControl w:val="0"/>
        <w:suppressLineNumbers w:val="0"/>
        <w:suppressAutoHyphens w:val="0"/>
        <w:wordWrap/>
        <w:adjustRightInd w:val="0"/>
        <w:snapToGrid w:val="0"/>
        <w:spacing w:before="0" w:beforeLines="0" w:beforeAutospacing="0" w:after="0" w:afterLines="0" w:afterAutospacing="0" w:line="240" w:lineRule="auto"/>
        <w:ind w:left="0" w:leftChars="0" w:right="0" w:rightChars="0" w:firstLine="0" w:firstLineChars="0"/>
        <w:contextualSpacing w:val="0"/>
        <w:jc w:val="center"/>
        <w:outlineLvl w:val="9"/>
      </w:pPr>
      <w:rPr>
        <w:rFonts w:ascii="Times New Roman" w:hAnsi="Times New Roman" w:eastAsia="SimSun"/>
        <w:b/>
        <w:i w:val="0"/>
        <w:caps w:val="0"/>
        <w:smallCaps w:val="0"/>
        <w:strike w:val="0"/>
        <w:dstrike w:val="0"/>
        <w:vanish w:val="0"/>
        <w:sz w:val="21"/>
        <w:u w:val="none"/>
        <w:vertAlign w:val="baseline"/>
      </w:rPr>
      <w:tblPr/>
      <w:trPr>
        <w:tblHeader/>
      </w:trPr>
    </w:tblStylePr>
    <w:tblStylePr w:type="firstCol">
      <w:pPr>
        <w:keepNext w:val="0"/>
        <w:keepLines w:val="0"/>
        <w:pageBreakBefore w:val="0"/>
        <w:widowControl w:val="0"/>
        <w:suppressLineNumbers w:val="0"/>
        <w:suppressAutoHyphens w:val="0"/>
        <w:wordWrap/>
        <w:adjustRightInd w:val="0"/>
        <w:snapToGrid w:val="0"/>
        <w:spacing w:before="0" w:beforeLines="0" w:beforeAutospacing="0" w:after="0" w:afterLines="0" w:afterAutospacing="0" w:line="240" w:lineRule="auto"/>
        <w:ind w:left="0" w:leftChars="0" w:right="0" w:rightChars="0" w:firstLine="0" w:firstLineChars="0"/>
        <w:contextualSpacing w:val="0"/>
        <w:jc w:val="left"/>
        <w:outlineLvl w:val="9"/>
      </w:pPr>
      <w:rPr>
        <w:rFonts w:ascii="Times New Roman" w:hAnsi="Times New Roman" w:eastAsia="SimSun"/>
        <w:b w:val="0"/>
        <w:i w:val="0"/>
        <w:caps w:val="0"/>
        <w:smallCaps w:val="0"/>
        <w:strike w:val="0"/>
        <w:dstrike w:val="0"/>
        <w:vanish w:val="0"/>
        <w:color w:val="auto"/>
        <w:sz w:val="21"/>
        <w:u w:val="none"/>
        <w:vertAlign w:val="baseline"/>
      </w:rPr>
    </w:tblStylePr>
  </w:style>
  <w:style w:type="paragraph" w:styleId="MainText-CN" w:customStyle="1">
    <w:name w:val="Main Text-CN"/>
    <w:basedOn w:val="Normal"/>
    <w:link w:val="MainText-CN0"/>
    <w:qFormat/>
    <w:pPr>
      <w:ind w:firstLine="200" w:firstLineChars="200"/>
      <w:jc w:val="both"/>
    </w:pPr>
    <w:rPr>
      <w:rFonts w:eastAsia="SimSun" w:cs="SimSun"/>
      <w:szCs w:val="24"/>
      <w:lang w:val="en-GB" w:eastAsia="zh-CN"/>
    </w:rPr>
  </w:style>
  <w:style w:type="character" w:styleId="MainText-CN0" w:customStyle="1">
    <w:name w:val="Main Text-CN 字符"/>
    <w:basedOn w:val="DefaultParagraphFont"/>
    <w:link w:val="MainText-CN"/>
    <w:qFormat/>
    <w:rPr>
      <w:rFonts w:eastAsia="SimSun" w:cs="SimSun"/>
      <w:sz w:val="24"/>
      <w:szCs w:val="24"/>
      <w:lang w:val="en-GB" w:eastAsia="zh-CN"/>
    </w:rPr>
  </w:style>
  <w:style w:type="character" w:styleId="MainText-EN" w:customStyle="1">
    <w:name w:val="Main Text-EN 字符"/>
    <w:link w:val="MainText-EN0"/>
    <w:qFormat/>
    <w:locked/>
    <w:rPr>
      <w:rFonts w:eastAsia="Times New Roman"/>
      <w:sz w:val="24"/>
    </w:rPr>
  </w:style>
  <w:style w:type="paragraph" w:styleId="MainText-EN0" w:customStyle="1">
    <w:name w:val="Main Text-EN"/>
    <w:basedOn w:val="Normal"/>
    <w:link w:val="MainText-EN"/>
    <w:qFormat/>
    <w:pPr>
      <w:jc w:val="both"/>
    </w:pPr>
    <w:rPr>
      <w:rFonts w:eastAsia="Times New Roman" w:cs="Times New Roman"/>
      <w:szCs w:val="20"/>
    </w:rPr>
  </w:style>
  <w:style w:type="paragraph" w:styleId="listalpha" w:customStyle="1">
    <w:name w:val="list:alpha"/>
    <w:basedOn w:val="Normal"/>
    <w:qFormat/>
    <w:pPr>
      <w:numPr>
        <w:numId w:val="16"/>
      </w:numPr>
      <w:spacing w:before="0"/>
    </w:pPr>
    <w:rPr>
      <w:rFonts w:eastAsia="SimSun" w:cs="Times New Roman"/>
      <w:szCs w:val="24"/>
      <w:lang w:val="en-GB"/>
    </w:rPr>
  </w:style>
  <w:style w:type="paragraph" w:styleId="para1" w:customStyle="1">
    <w:name w:val="para1"/>
    <w:basedOn w:val="Normal"/>
    <w:qFormat/>
    <w:pPr>
      <w:spacing w:before="0" w:after="0"/>
      <w:ind w:left="720"/>
    </w:pPr>
    <w:rPr>
      <w:rFonts w:eastAsia="Times New Roman" w:cstheme="minorHAnsi"/>
      <w:sz w:val="22"/>
    </w:rPr>
  </w:style>
  <w:style w:type="paragraph" w:styleId="Level3" w:customStyle="1">
    <w:name w:val="Level 3"/>
    <w:basedOn w:val="ListParagraph"/>
    <w:next w:val="MainText-CN"/>
    <w:qFormat/>
    <w:pPr>
      <w:keepNext/>
      <w:numPr>
        <w:ilvl w:val="2"/>
        <w:numId w:val="17"/>
      </w:numPr>
      <w:autoSpaceDE w:val="0"/>
      <w:autoSpaceDN w:val="0"/>
      <w:adjustRightInd w:val="0"/>
      <w:spacing w:before="120" w:after="120" w:line="240" w:lineRule="auto"/>
      <w:contextualSpacing w:val="0"/>
      <w:jc w:val="both"/>
      <w:outlineLvl w:val="2"/>
    </w:pPr>
    <w:rPr>
      <w:rFonts w:eastAsia="SimSun"/>
      <w:b/>
      <w:szCs w:val="22"/>
      <w:lang w:eastAsia="zh-CN"/>
    </w:rPr>
  </w:style>
  <w:style w:type="paragraph" w:styleId="Level2" w:customStyle="1">
    <w:name w:val="Level 2"/>
    <w:basedOn w:val="ListParagraph"/>
    <w:next w:val="Normal"/>
    <w:qFormat/>
    <w:pPr>
      <w:keepNext/>
      <w:numPr>
        <w:ilvl w:val="1"/>
        <w:numId w:val="17"/>
      </w:numPr>
      <w:autoSpaceDE w:val="0"/>
      <w:autoSpaceDN w:val="0"/>
      <w:adjustRightInd w:val="0"/>
      <w:spacing w:before="120" w:after="120" w:line="240" w:lineRule="auto"/>
      <w:contextualSpacing w:val="0"/>
      <w:jc w:val="both"/>
      <w:outlineLvl w:val="1"/>
    </w:pPr>
    <w:rPr>
      <w:rFonts w:eastAsia="SimSun" w:cs="Arial"/>
      <w:b/>
      <w:caps/>
      <w:szCs w:val="22"/>
      <w:lang w:eastAsia="zh-CN"/>
    </w:rPr>
  </w:style>
  <w:style w:type="paragraph" w:styleId="Level1" w:customStyle="1">
    <w:name w:val="Level 1"/>
    <w:basedOn w:val="ListParagraph"/>
    <w:next w:val="Normal"/>
    <w:qFormat/>
    <w:pPr>
      <w:keepNext/>
      <w:pageBreakBefore/>
      <w:numPr>
        <w:numId w:val="17"/>
      </w:numPr>
      <w:autoSpaceDE w:val="0"/>
      <w:autoSpaceDN w:val="0"/>
      <w:adjustRightInd w:val="0"/>
      <w:spacing w:before="120" w:after="120" w:line="240" w:lineRule="auto"/>
      <w:contextualSpacing w:val="0"/>
      <w:jc w:val="both"/>
      <w:outlineLvl w:val="0"/>
    </w:pPr>
    <w:rPr>
      <w:rFonts w:eastAsia="SimSun" w:cs="Arial"/>
      <w:b/>
      <w:caps/>
      <w:sz w:val="28"/>
      <w:szCs w:val="32"/>
      <w:lang w:eastAsia="zh-CN"/>
    </w:rPr>
  </w:style>
  <w:style w:type="paragraph" w:styleId="Level4" w:customStyle="1">
    <w:name w:val="Level 4"/>
    <w:basedOn w:val="ListParagraph"/>
    <w:next w:val="Normal"/>
    <w:qFormat/>
    <w:pPr>
      <w:keepNext/>
      <w:numPr>
        <w:ilvl w:val="3"/>
        <w:numId w:val="17"/>
      </w:numPr>
      <w:autoSpaceDE w:val="0"/>
      <w:autoSpaceDN w:val="0"/>
      <w:adjustRightInd w:val="0"/>
      <w:spacing w:before="120" w:after="120" w:line="240" w:lineRule="auto"/>
      <w:contextualSpacing w:val="0"/>
      <w:jc w:val="both"/>
      <w:outlineLvl w:val="3"/>
    </w:pPr>
    <w:rPr>
      <w:rFonts w:eastAsia="SimSun"/>
      <w:i/>
      <w:szCs w:val="22"/>
      <w:lang w:eastAsia="zh-CN"/>
    </w:rPr>
  </w:style>
  <w:style w:type="paragraph" w:styleId="Level5" w:customStyle="1">
    <w:name w:val="Level 5"/>
    <w:basedOn w:val="Normal"/>
    <w:next w:val="MainText-CN"/>
    <w:qFormat/>
    <w:pPr>
      <w:keepNext/>
      <w:numPr>
        <w:ilvl w:val="4"/>
        <w:numId w:val="17"/>
      </w:numPr>
      <w:jc w:val="both"/>
      <w:outlineLvl w:val="4"/>
    </w:pPr>
    <w:rPr>
      <w:rFonts w:eastAsia="SimSun" w:cs="SimSun"/>
      <w:szCs w:val="24"/>
      <w:u w:val="single"/>
      <w:lang w:eastAsia="zh-CN"/>
    </w:rPr>
  </w:style>
  <w:style w:type="paragraph" w:styleId="Level1nopagebreak" w:customStyle="1">
    <w:name w:val="Level 1 no page break"/>
    <w:basedOn w:val="Level1"/>
    <w:next w:val="Normal"/>
    <w:link w:val="Level1nopagebreak0"/>
    <w:qFormat/>
    <w:pPr>
      <w:pageBreakBefore w:val="0"/>
    </w:pPr>
  </w:style>
  <w:style w:type="character" w:styleId="Level1nopagebreak0" w:customStyle="1">
    <w:name w:val="Level 1 no page break 字符"/>
    <w:basedOn w:val="DefaultParagraphFont"/>
    <w:link w:val="Level1nopagebreak"/>
    <w:qFormat/>
    <w:rPr>
      <w:rFonts w:eastAsia="SimSun" w:cs="Arial"/>
      <w:b/>
      <w:caps/>
      <w:sz w:val="28"/>
      <w:szCs w:val="32"/>
      <w:lang w:eastAsia="zh-CN"/>
    </w:rPr>
  </w:style>
  <w:style w:type="paragraph" w:styleId="1" w:customStyle="1">
    <w:name w:val="样式1"/>
    <w:basedOn w:val="ListParagraph"/>
    <w:link w:val="10"/>
    <w:qFormat/>
    <w:pPr>
      <w:widowControl w:val="0"/>
      <w:numPr>
        <w:numId w:val="18"/>
      </w:numPr>
      <w:spacing w:before="0" w:after="0" w:line="360" w:lineRule="auto"/>
      <w:ind w:firstLine="0"/>
      <w:contextualSpacing w:val="0"/>
      <w:jc w:val="both"/>
    </w:pPr>
    <w:rPr>
      <w:rFonts w:eastAsiaTheme="minorEastAsia"/>
      <w:color w:val="0000FF"/>
      <w:kern w:val="2"/>
      <w:lang w:eastAsia="zh-CN"/>
    </w:rPr>
  </w:style>
  <w:style w:type="character" w:styleId="10" w:customStyle="1">
    <w:name w:val="样式1 字符"/>
    <w:basedOn w:val="ListParagraphChar"/>
    <w:link w:val="1"/>
    <w:qFormat/>
    <w:rPr>
      <w:rFonts w:eastAsiaTheme="minorEastAsia"/>
      <w:color w:val="0000FF"/>
      <w:kern w:val="2"/>
      <w:sz w:val="24"/>
      <w:szCs w:val="24"/>
      <w:lang w:eastAsia="zh-CN"/>
    </w:rPr>
  </w:style>
  <w:style w:type="table" w:styleId="5" w:customStyle="1">
    <w:name w:val="网格型5"/>
    <w:basedOn w:val="TableNormal"/>
    <w:uiPriority w:val="39"/>
    <w:qFormat/>
    <w:rPr>
      <w:rFonts w:ascii="DengXian" w:hAnsi="DengXian" w:eastAsia="DengXi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 w:customStyle="1">
    <w:name w:val="网格型6"/>
    <w:basedOn w:val="TableNormal"/>
    <w:uiPriority w:val="39"/>
    <w:qFormat/>
    <w:rPr>
      <w:rFonts w:ascii="DengXian" w:hAnsi="DengXian" w:eastAsia="DengXi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Head" w:customStyle="1">
    <w:name w:val="Table Head"/>
    <w:basedOn w:val="Normal"/>
    <w:qFormat/>
    <w:pPr>
      <w:spacing w:before="14" w:after="60" w:line="300" w:lineRule="atLeast"/>
      <w:jc w:val="center"/>
    </w:pPr>
    <w:rPr>
      <w:rFonts w:eastAsia="DengXian" w:cs="Times New Roman"/>
      <w:b/>
      <w:szCs w:val="48"/>
    </w:rPr>
  </w:style>
  <w:style w:type="character" w:styleId="TableLeftChar" w:customStyle="1">
    <w:name w:val="Table Left Char"/>
    <w:link w:val="TableLeft"/>
    <w:qFormat/>
    <w:locked/>
    <w:rPr>
      <w:rFonts w:cs="Arial"/>
      <w:bCs/>
      <w:kern w:val="32"/>
      <w:sz w:val="24"/>
      <w:szCs w:val="24"/>
    </w:rPr>
  </w:style>
  <w:style w:type="paragraph" w:styleId="TableLeft" w:customStyle="1">
    <w:name w:val="Table Left"/>
    <w:link w:val="TableLeftChar"/>
    <w:qFormat/>
    <w:pPr>
      <w:spacing w:after="60"/>
    </w:pPr>
    <w:rPr>
      <w:rFonts w:cs="Arial"/>
      <w:bCs/>
      <w:kern w:val="32"/>
      <w:sz w:val="24"/>
      <w:szCs w:val="24"/>
      <w:lang w:eastAsia="en-US"/>
    </w:rPr>
  </w:style>
  <w:style w:type="character" w:styleId="cf01" w:customStyle="1">
    <w:name w:val="cf01"/>
    <w:basedOn w:val="DefaultParagraphFont"/>
    <w:qFormat/>
    <w:rPr>
      <w:rFonts w:hint="default" w:ascii="Segoe UI" w:hAnsi="Segoe UI" w:cs="Segoe UI"/>
      <w:sz w:val="18"/>
      <w:szCs w:val="18"/>
    </w:rPr>
  </w:style>
  <w:style w:type="character" w:styleId="cf11" w:customStyle="1">
    <w:name w:val="cf11"/>
    <w:basedOn w:val="DefaultParagraphFont"/>
    <w:qFormat/>
    <w:rPr>
      <w:rFonts w:hint="default" w:ascii="Segoe UI" w:hAnsi="Segoe UI" w:cs="Segoe UI"/>
      <w:sz w:val="18"/>
      <w:szCs w:val="18"/>
    </w:rPr>
  </w:style>
  <w:style w:type="character" w:styleId="tabletextNSChar" w:customStyle="1">
    <w:name w:val="table:textNS Char"/>
    <w:link w:val="tabletextNS"/>
    <w:qFormat/>
    <w:locked/>
    <w:rPr>
      <w:rFonts w:ascii="Arial Narrow" w:hAnsi="Arial Narrow" w:eastAsia="SimSun" w:cs="Arial Narrow"/>
      <w:sz w:val="24"/>
      <w:szCs w:val="24"/>
      <w:lang w:val="en-GB"/>
    </w:rPr>
  </w:style>
  <w:style w:type="paragraph" w:styleId="Revision">
    <w:name w:val="Revision"/>
    <w:hidden/>
    <w:uiPriority w:val="99"/>
    <w:unhideWhenUsed/>
    <w:rsid w:val="00D27B9C"/>
    <w:rPr>
      <w:rFonts w:cs="Cordia New" w:eastAsiaTheme="minorEastAsia"/>
      <w:sz w:val="24"/>
      <w:szCs w:val="22"/>
      <w:lang w:eastAsia="en-US"/>
    </w:rPr>
  </w:style>
  <w:style w:type="character" w:styleId="Mention">
    <w:name w:val="Mention"/>
    <w:basedOn w:val="DefaultParagraphFont"/>
    <w:uiPriority w:val="99"/>
    <w:unhideWhenUsed/>
    <w:rsid w:val="003A7A36"/>
    <w:rPr>
      <w:color w:val="2B579A"/>
      <w:shd w:val="clear" w:color="auto" w:fill="E1DFDD"/>
    </w:rPr>
  </w:style>
  <w:style w:type="character" w:styleId="ui-provider" w:customStyle="1">
    <w:name w:val="ui-provider"/>
    <w:basedOn w:val="DefaultParagraphFont"/>
    <w:rsid w:val="00E40313"/>
  </w:style>
  <w:style w:type="paragraph" w:styleId="a" w:customStyle="1">
    <w:name w:val="方案正文"/>
    <w:basedOn w:val="Normal"/>
    <w:link w:val="a0"/>
    <w:qFormat/>
    <w:rsid w:val="00C96339"/>
    <w:pPr>
      <w:widowControl w:val="0"/>
      <w:spacing w:before="0" w:after="0" w:line="360" w:lineRule="auto"/>
      <w:ind w:firstLine="480" w:firstLineChars="200"/>
      <w:jc w:val="both"/>
    </w:pPr>
    <w:rPr>
      <w:rFonts w:eastAsia="SimSun" w:cs="Times New Roman"/>
      <w:iCs/>
      <w:kern w:val="2"/>
      <w:szCs w:val="24"/>
      <w:lang w:eastAsia="zh-CN"/>
    </w:rPr>
  </w:style>
  <w:style w:type="character" w:styleId="a0" w:customStyle="1">
    <w:name w:val="方案正文 字符"/>
    <w:basedOn w:val="DefaultParagraphFont"/>
    <w:link w:val="a"/>
    <w:qFormat/>
    <w:rsid w:val="00C96339"/>
    <w:rPr>
      <w:rFonts w:eastAsia="SimSun"/>
      <w:iCs/>
      <w:kern w:val="2"/>
      <w:sz w:val="24"/>
      <w:szCs w:val="24"/>
    </w:rPr>
  </w:style>
  <w:style w:type="character" w:styleId="UnresolvedMention">
    <w:name w:val="Unresolved Mention"/>
    <w:basedOn w:val="DefaultParagraphFont"/>
    <w:uiPriority w:val="99"/>
    <w:semiHidden/>
    <w:unhideWhenUsed/>
    <w:rsid w:val="00763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262841">
      <w:bodyDiv w:val="1"/>
      <w:marLeft w:val="0"/>
      <w:marRight w:val="0"/>
      <w:marTop w:val="0"/>
      <w:marBottom w:val="0"/>
      <w:divBdr>
        <w:top w:val="none" w:sz="0" w:space="0" w:color="auto"/>
        <w:left w:val="none" w:sz="0" w:space="0" w:color="auto"/>
        <w:bottom w:val="none" w:sz="0" w:space="0" w:color="auto"/>
        <w:right w:val="none" w:sz="0" w:space="0" w:color="auto"/>
      </w:divBdr>
    </w:div>
    <w:div w:id="336423227">
      <w:bodyDiv w:val="1"/>
      <w:marLeft w:val="0"/>
      <w:marRight w:val="0"/>
      <w:marTop w:val="0"/>
      <w:marBottom w:val="0"/>
      <w:divBdr>
        <w:top w:val="none" w:sz="0" w:space="0" w:color="auto"/>
        <w:left w:val="none" w:sz="0" w:space="0" w:color="auto"/>
        <w:bottom w:val="none" w:sz="0" w:space="0" w:color="auto"/>
        <w:right w:val="none" w:sz="0" w:space="0" w:color="auto"/>
      </w:divBdr>
    </w:div>
    <w:div w:id="490145221">
      <w:bodyDiv w:val="1"/>
      <w:marLeft w:val="0"/>
      <w:marRight w:val="0"/>
      <w:marTop w:val="0"/>
      <w:marBottom w:val="0"/>
      <w:divBdr>
        <w:top w:val="none" w:sz="0" w:space="0" w:color="auto"/>
        <w:left w:val="none" w:sz="0" w:space="0" w:color="auto"/>
        <w:bottom w:val="none" w:sz="0" w:space="0" w:color="auto"/>
        <w:right w:val="none" w:sz="0" w:space="0" w:color="auto"/>
      </w:divBdr>
    </w:div>
    <w:div w:id="524947768">
      <w:bodyDiv w:val="1"/>
      <w:marLeft w:val="0"/>
      <w:marRight w:val="0"/>
      <w:marTop w:val="0"/>
      <w:marBottom w:val="0"/>
      <w:divBdr>
        <w:top w:val="none" w:sz="0" w:space="0" w:color="auto"/>
        <w:left w:val="none" w:sz="0" w:space="0" w:color="auto"/>
        <w:bottom w:val="none" w:sz="0" w:space="0" w:color="auto"/>
        <w:right w:val="none" w:sz="0" w:space="0" w:color="auto"/>
      </w:divBdr>
    </w:div>
    <w:div w:id="1472946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header" Target="header1.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1.png"/><Relationship Id="rId25"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footer" Target="footer3.xml"/><Relationship Id="rId10" Type="http://schemas.openxmlformats.org/officeDocument/2006/relationships/webSettings" Target="webSetting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header" Target="header3.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bai\Documents\SAP%20Templates\STF-432-GL.00%20SAP%20template%20(C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C766078DF74E25A980571C55C23216"/>
        <w:category>
          <w:name w:val="General"/>
          <w:gallery w:val="placeholder"/>
        </w:category>
        <w:types>
          <w:type w:val="bbPlcHdr"/>
        </w:types>
        <w:behaviors>
          <w:behavior w:val="content"/>
        </w:behaviors>
        <w:guid w:val="{41771E76-BDB2-4199-A182-EEE68C832301}"/>
      </w:docPartPr>
      <w:docPartBody>
        <w:p xmlns:wp14="http://schemas.microsoft.com/office/word/2010/wordml" w:rsidR="00935A75" w:rsidRDefault="00935A75" w14:paraId="04BB5288" wp14:textId="77777777">
          <w:pPr>
            <w:pStyle w:val="99C766078DF74E25A980571C55C23216"/>
            <w:rPr>
              <w:rFonts w:hint="eastAsia"/>
            </w:rPr>
          </w:pPr>
          <w:r>
            <w:rPr>
              <w:rStyle w:val="PlaceholderText"/>
            </w:rPr>
            <w:t>Enter SAP Title</w:t>
          </w:r>
        </w:p>
      </w:docPartBody>
    </w:docPart>
    <w:docPart>
      <w:docPartPr>
        <w:name w:val="4302E7B81C73443E9FBDE369F7378E9F"/>
        <w:category>
          <w:name w:val="General"/>
          <w:gallery w:val="placeholder"/>
        </w:category>
        <w:types>
          <w:type w:val="bbPlcHdr"/>
        </w:types>
        <w:behaviors>
          <w:behavior w:val="content"/>
        </w:behaviors>
        <w:guid w:val="{0F66D998-6D61-48B7-987E-65E5E6535C05}"/>
      </w:docPartPr>
      <w:docPartBody>
        <w:p xmlns:wp14="http://schemas.microsoft.com/office/word/2010/wordml" w:rsidR="00935A75" w:rsidRDefault="00935A75" w14:paraId="0EAD24A7" wp14:textId="77777777">
          <w:pPr>
            <w:pStyle w:val="4302E7B81C73443E9FBDE369F7378E9F"/>
            <w:rPr>
              <w:rFonts w:hint="eastAsia"/>
            </w:rPr>
          </w:pPr>
          <w:r>
            <w:rPr>
              <w:rStyle w:val="PlaceholderText"/>
            </w:rPr>
            <w:t>protocol number</w:t>
          </w:r>
        </w:p>
      </w:docPartBody>
    </w:docPart>
    <w:docPart>
      <w:docPartPr>
        <w:name w:val="EB5836D71C1E4F3392AD7FF3DD7EBD83"/>
        <w:category>
          <w:name w:val="General"/>
          <w:gallery w:val="placeholder"/>
        </w:category>
        <w:types>
          <w:type w:val="bbPlcHdr"/>
        </w:types>
        <w:behaviors>
          <w:behavior w:val="content"/>
        </w:behaviors>
        <w:guid w:val="{9389A489-4383-49F3-9C9C-2CBDDB9C8A9F}"/>
      </w:docPartPr>
      <w:docPartBody>
        <w:p xmlns:wp14="http://schemas.microsoft.com/office/word/2010/wordml" w:rsidR="00935A75" w:rsidRDefault="00935A75" w14:paraId="057FA2CF" wp14:textId="77777777">
          <w:pPr>
            <w:pStyle w:val="EB5836D71C1E4F3392AD7FF3DD7EBD83"/>
            <w:rPr>
              <w:rFonts w:hint="eastAsia"/>
            </w:rPr>
          </w:pPr>
          <w:r>
            <w:rPr>
              <w:rStyle w:val="PlaceholderText"/>
            </w:rPr>
            <w:t>compound number</w:t>
          </w:r>
        </w:p>
      </w:docPartBody>
    </w:docPart>
    <w:docPart>
      <w:docPartPr>
        <w:name w:val="D315843C1B7D4ED8A446CCF1007C4A68"/>
        <w:category>
          <w:name w:val="General"/>
          <w:gallery w:val="placeholder"/>
        </w:category>
        <w:types>
          <w:type w:val="bbPlcHdr"/>
        </w:types>
        <w:behaviors>
          <w:behavior w:val="content"/>
        </w:behaviors>
        <w:guid w:val="{EFE35DE1-BACD-4CA9-9BF9-06B51CA99134}"/>
      </w:docPartPr>
      <w:docPartBody>
        <w:p xmlns:wp14="http://schemas.microsoft.com/office/word/2010/wordml" w:rsidR="00935A75" w:rsidRDefault="00935A75" w14:paraId="7F13A291" wp14:textId="77777777">
          <w:pPr>
            <w:pStyle w:val="D315843C1B7D4ED8A446CCF1007C4A68"/>
            <w:rPr>
              <w:rFonts w:hint="eastAsia"/>
            </w:rPr>
          </w:pPr>
          <w:r>
            <w:rPr>
              <w:rStyle w:val="PlaceholderText"/>
            </w:rPr>
            <w:t>Enter SAP Version</w:t>
          </w:r>
        </w:p>
      </w:docPartBody>
    </w:docPart>
    <w:docPart>
      <w:docPartPr>
        <w:name w:val="3628AD5AF8E24C09B05E6760DABE88F6"/>
        <w:category>
          <w:name w:val="General"/>
          <w:gallery w:val="placeholder"/>
        </w:category>
        <w:types>
          <w:type w:val="bbPlcHdr"/>
        </w:types>
        <w:behaviors>
          <w:behavior w:val="content"/>
        </w:behaviors>
        <w:guid w:val="{B0D23556-E6C5-4C3D-B9E5-8F00EE694310}"/>
      </w:docPartPr>
      <w:docPartBody>
        <w:p xmlns:wp14="http://schemas.microsoft.com/office/word/2010/wordml" w:rsidR="00935A75" w:rsidRDefault="00935A75" w14:paraId="6D8C4825" wp14:textId="77777777">
          <w:pPr>
            <w:pStyle w:val="3628AD5AF8E24C09B05E6760DABE88F6"/>
            <w:rPr>
              <w:rFonts w:hint="eastAsia"/>
            </w:rPr>
          </w:pPr>
          <w:r>
            <w:rPr>
              <w:rStyle w:val="PlaceholderText"/>
            </w:rPr>
            <w:t>Enter SAP Effective Date</w:t>
          </w:r>
        </w:p>
      </w:docPartBody>
    </w:docPart>
    <w:docPart>
      <w:docPartPr>
        <w:name w:val="293B73FE389944B2BEEA510D66E41D60"/>
        <w:category>
          <w:name w:val="General"/>
          <w:gallery w:val="placeholder"/>
        </w:category>
        <w:types>
          <w:type w:val="bbPlcHdr"/>
        </w:types>
        <w:behaviors>
          <w:behavior w:val="content"/>
        </w:behaviors>
        <w:guid w:val="{B731FE6C-D530-4711-BE8E-96CD23D10AE7}"/>
      </w:docPartPr>
      <w:docPartBody>
        <w:p xmlns:wp14="http://schemas.microsoft.com/office/word/2010/wordml" w:rsidR="00935A75" w:rsidRDefault="00935A75" w14:paraId="1E066F68" wp14:textId="77777777">
          <w:pPr>
            <w:pStyle w:val="293B73FE389944B2BEEA510D66E41D60"/>
            <w:rPr>
              <w:rFonts w:hint="eastAsia"/>
            </w:rPr>
          </w:pPr>
          <w:r>
            <w:rPr>
              <w:rStyle w:val="PlaceholderText"/>
            </w:rPr>
            <w:t>Enter SAP Description</w:t>
          </w:r>
        </w:p>
      </w:docPartBody>
    </w:docPart>
    <w:docPart>
      <w:docPartPr>
        <w:name w:val="74278C653E0C49F5928711B0A283D0F4"/>
        <w:category>
          <w:name w:val="General"/>
          <w:gallery w:val="placeholder"/>
        </w:category>
        <w:types>
          <w:type w:val="bbPlcHdr"/>
        </w:types>
        <w:behaviors>
          <w:behavior w:val="content"/>
        </w:behaviors>
        <w:guid w:val="{B819C528-524A-4A55-AD9D-CE9254926204}"/>
      </w:docPartPr>
      <w:docPartBody>
        <w:p xmlns:wp14="http://schemas.microsoft.com/office/word/2010/wordml" w:rsidR="00935A75" w:rsidRDefault="00935A75" w14:paraId="7DA80387" wp14:textId="77777777">
          <w:pPr>
            <w:pStyle w:val="74278C653E0C49F5928711B0A283D0F4"/>
            <w:rPr>
              <w:rFonts w:hint="eastAsia"/>
            </w:rPr>
          </w:pPr>
          <w:r>
            <w:rPr>
              <w:rStyle w:val="PlaceholderText"/>
            </w:rPr>
            <w:t>protocol number</w:t>
          </w:r>
        </w:p>
      </w:docPartBody>
    </w:docPart>
    <w:docPart>
      <w:docPartPr>
        <w:name w:val="B9CEA115726D4C718B76246517FD97D6"/>
        <w:category>
          <w:name w:val="General"/>
          <w:gallery w:val="placeholder"/>
        </w:category>
        <w:types>
          <w:type w:val="bbPlcHdr"/>
        </w:types>
        <w:behaviors>
          <w:behavior w:val="content"/>
        </w:behaviors>
        <w:guid w:val="{C82C821B-A766-4454-86E4-BD4F16DA664C}"/>
      </w:docPartPr>
      <w:docPartBody>
        <w:p xmlns:wp14="http://schemas.microsoft.com/office/word/2010/wordml" w:rsidR="00935A75" w:rsidRDefault="00935A75" w14:paraId="783AAAE1" wp14:textId="77777777">
          <w:pPr>
            <w:pStyle w:val="B9CEA115726D4C718B76246517FD97D6"/>
            <w:rPr>
              <w:rFonts w:hint="eastAsia"/>
            </w:rPr>
          </w:pPr>
          <w:r>
            <w:rPr>
              <w:rStyle w:val="PlaceholderText"/>
            </w:rPr>
            <w:t>Enter SAP Authors</w:t>
          </w:r>
        </w:p>
      </w:docPartBody>
    </w:docPart>
    <w:docPart>
      <w:docPartPr>
        <w:name w:val="A0A409B36227496299FB57AA0B77C3C6"/>
        <w:category>
          <w:name w:val="General"/>
          <w:gallery w:val="placeholder"/>
        </w:category>
        <w:types>
          <w:type w:val="bbPlcHdr"/>
        </w:types>
        <w:behaviors>
          <w:behavior w:val="content"/>
        </w:behaviors>
        <w:guid w:val="{43E138C4-8699-4AAF-A4ED-59ECBAFDB1F1}"/>
      </w:docPartPr>
      <w:docPartBody>
        <w:p xmlns:wp14="http://schemas.microsoft.com/office/word/2010/wordml" w:rsidR="00935A75" w:rsidRDefault="00935A75" w14:paraId="4C3E277F" wp14:textId="77777777">
          <w:pPr>
            <w:pStyle w:val="A0A409B36227496299FB57AA0B77C3C6"/>
            <w:rPr>
              <w:rFonts w:hint="eastAsia"/>
            </w:rPr>
          </w:pPr>
          <w:r>
            <w:rPr>
              <w:rStyle w:val="PlaceholderText"/>
            </w:rPr>
            <w:t>Click or tap here to enter text.</w:t>
          </w:r>
        </w:p>
      </w:docPartBody>
    </w:docPart>
    <w:docPart>
      <w:docPartPr>
        <w:name w:val="E13B7D952ADA4F5DB46F76D5058CB047"/>
        <w:category>
          <w:name w:val="General"/>
          <w:gallery w:val="placeholder"/>
        </w:category>
        <w:types>
          <w:type w:val="bbPlcHdr"/>
        </w:types>
        <w:behaviors>
          <w:behavior w:val="content"/>
        </w:behaviors>
        <w:guid w:val="{72957F55-14F5-4859-A108-E621D98DA11C}"/>
      </w:docPartPr>
      <w:docPartBody>
        <w:p xmlns:wp14="http://schemas.microsoft.com/office/word/2010/wordml" w:rsidR="00935A75" w:rsidRDefault="00935A75" w14:paraId="11EBB32C" wp14:textId="77777777">
          <w:pPr>
            <w:pStyle w:val="E13B7D952ADA4F5DB46F76D5058CB047"/>
            <w:rPr>
              <w:rFonts w:hint="eastAsia"/>
            </w:rPr>
          </w:pPr>
          <w:r>
            <w:rPr>
              <w:rStyle w:val="PlaceholderText"/>
            </w:rPr>
            <w:t>Enter SAP Approvers</w:t>
          </w:r>
        </w:p>
      </w:docPartBody>
    </w:docPart>
    <w:docPart>
      <w:docPartPr>
        <w:name w:val="0BFB6AB8DEFE42D49C7CA51A44BC9F43"/>
        <w:category>
          <w:name w:val="General"/>
          <w:gallery w:val="placeholder"/>
        </w:category>
        <w:types>
          <w:type w:val="bbPlcHdr"/>
        </w:types>
        <w:behaviors>
          <w:behavior w:val="content"/>
        </w:behaviors>
        <w:guid w:val="{B1B44E2E-C181-4CF2-B44E-65D7C4D81711}"/>
      </w:docPartPr>
      <w:docPartBody>
        <w:p xmlns:wp14="http://schemas.microsoft.com/office/word/2010/wordml" w:rsidR="00935A75" w:rsidRDefault="00935A75" w14:paraId="720703D0" wp14:textId="77777777">
          <w:pPr>
            <w:pStyle w:val="0BFB6AB8DEFE42D49C7CA51A44BC9F43"/>
            <w:rPr>
              <w:rFonts w:hint="eastAsia"/>
            </w:rPr>
          </w:pPr>
          <w:r>
            <w:rPr>
              <w:rStyle w:val="PlaceholderText"/>
            </w:rPr>
            <w:t>Click here to enter text.</w:t>
          </w:r>
        </w:p>
      </w:docPartBody>
    </w:docPart>
    <w:docPart>
      <w:docPartPr>
        <w:name w:val="37BF5F7787F34E63A4411D11C3F6F1E7"/>
        <w:category>
          <w:name w:val="General"/>
          <w:gallery w:val="placeholder"/>
        </w:category>
        <w:types>
          <w:type w:val="bbPlcHdr"/>
        </w:types>
        <w:behaviors>
          <w:behavior w:val="content"/>
        </w:behaviors>
        <w:guid w:val="{20D90E02-E7D8-442E-93EF-7470AD234DF7}"/>
      </w:docPartPr>
      <w:docPartBody>
        <w:p xmlns:wp14="http://schemas.microsoft.com/office/word/2010/wordml" w:rsidR="00935A75" w:rsidRDefault="00935A75" w14:paraId="47979FAE" wp14:textId="77777777">
          <w:pPr>
            <w:pStyle w:val="37BF5F7787F34E63A4411D11C3F6F1E7"/>
            <w:rPr>
              <w:rFonts w:hint="eastAsia"/>
            </w:rPr>
          </w:pPr>
          <w:r>
            <w:rPr>
              <w:rStyle w:val="PlaceholderText"/>
            </w:rPr>
            <w:t>protocol number</w:t>
          </w:r>
        </w:p>
      </w:docPartBody>
    </w:docPart>
    <w:docPart>
      <w:docPartPr>
        <w:name w:val="BEFFD92BEF2E4F7DAFA158C4FC58E09C"/>
        <w:category>
          <w:name w:val="General"/>
          <w:gallery w:val="placeholder"/>
        </w:category>
        <w:types>
          <w:type w:val="bbPlcHdr"/>
        </w:types>
        <w:behaviors>
          <w:behavior w:val="content"/>
        </w:behaviors>
        <w:guid w:val="{CD812870-0AE8-434D-B12E-B5A8A553051C}"/>
      </w:docPartPr>
      <w:docPartBody>
        <w:p xmlns:wp14="http://schemas.microsoft.com/office/word/2010/wordml" w:rsidR="00935A75" w:rsidRDefault="00935A75" w14:paraId="3280B41C" wp14:textId="77777777">
          <w:pPr>
            <w:pStyle w:val="BEFFD92BEF2E4F7DAFA158C4FC58E09C"/>
            <w:rPr>
              <w:rFonts w:hint="eastAsia"/>
            </w:rPr>
          </w:pPr>
          <w:r>
            <w:rPr>
              <w:rStyle w:val="PlaceholderText"/>
            </w:rPr>
            <w:t>Enter Protocol Version</w:t>
          </w:r>
        </w:p>
      </w:docPartBody>
    </w:docPart>
    <w:docPart>
      <w:docPartPr>
        <w:name w:val="0ABF8B42FD584782B5B3CB5AE9A80CE7"/>
        <w:category>
          <w:name w:val="General"/>
          <w:gallery w:val="placeholder"/>
        </w:category>
        <w:types>
          <w:type w:val="bbPlcHdr"/>
        </w:types>
        <w:behaviors>
          <w:behavior w:val="content"/>
        </w:behaviors>
        <w:guid w:val="{81999057-2FDD-4B80-9BAF-71276DC4DE16}"/>
      </w:docPartPr>
      <w:docPartBody>
        <w:p xmlns:wp14="http://schemas.microsoft.com/office/word/2010/wordml" w:rsidR="00935A75" w:rsidRDefault="00935A75" w14:paraId="02D6F816" wp14:textId="77777777">
          <w:pPr>
            <w:pStyle w:val="0ABF8B42FD584782B5B3CB5AE9A80CE7"/>
            <w:rPr>
              <w:rFonts w:hint="eastAsia"/>
            </w:rPr>
          </w:pPr>
          <w:r>
            <w:rPr>
              <w:rStyle w:val="PlaceholderText"/>
            </w:rPr>
            <w:t>Enter Protocol Date</w:t>
          </w:r>
        </w:p>
      </w:docPartBody>
    </w:docPart>
    <w:docPart>
      <w:docPartPr>
        <w:name w:val="5C9B5A6F6953497FAB4C4051FE50D324"/>
        <w:category>
          <w:name w:val="General"/>
          <w:gallery w:val="placeholder"/>
        </w:category>
        <w:types>
          <w:type w:val="bbPlcHdr"/>
        </w:types>
        <w:behaviors>
          <w:behavior w:val="content"/>
        </w:behaviors>
        <w:guid w:val="{491D0581-6944-4445-A670-965E772F5C81}"/>
      </w:docPartPr>
      <w:docPartBody>
        <w:p xmlns:wp14="http://schemas.microsoft.com/office/word/2010/wordml" w:rsidR="00935A75" w:rsidRDefault="00935A75" w14:paraId="46586F3A" wp14:textId="77777777">
          <w:pPr>
            <w:pStyle w:val="5C9B5A6F6953497FAB4C4051FE50D324"/>
            <w:rPr>
              <w:rFonts w:hint="eastAsia"/>
            </w:rPr>
          </w:pPr>
          <w:r>
            <w:rPr>
              <w:rStyle w:val="PlaceholderText"/>
            </w:rPr>
            <w:t>Click here to enter text.</w:t>
          </w:r>
        </w:p>
      </w:docPartBody>
    </w:docPart>
    <w:docPart>
      <w:docPartPr>
        <w:name w:val="4FCFCF027EC644E4899FBD7381B3623F"/>
        <w:category>
          <w:name w:val="General"/>
          <w:gallery w:val="placeholder"/>
        </w:category>
        <w:types>
          <w:type w:val="bbPlcHdr"/>
        </w:types>
        <w:behaviors>
          <w:behavior w:val="content"/>
        </w:behaviors>
        <w:guid w:val="{A3CEED2B-86E1-46F6-A9B4-787A643B7E3E}"/>
      </w:docPartPr>
      <w:docPartBody>
        <w:p xmlns:wp14="http://schemas.microsoft.com/office/word/2010/wordml" w:rsidR="00935A75" w:rsidRDefault="00935A75" w14:paraId="4F14D7C8" wp14:textId="77777777">
          <w:pPr>
            <w:pStyle w:val="4FCFCF027EC644E4899FBD7381B3623F"/>
            <w:rPr>
              <w:rFonts w:hint="eastAsia"/>
            </w:rPr>
          </w:pPr>
          <w:r>
            <w:rPr>
              <w:rStyle w:val="PlaceholderText"/>
            </w:rPr>
            <w:t>Click or tap here to enter text.</w:t>
          </w:r>
        </w:p>
      </w:docPartBody>
    </w:docPart>
    <w:docPart>
      <w:docPartPr>
        <w:name w:val="FB3815F2121C467AB535DF695955DEEF"/>
        <w:category>
          <w:name w:val="General"/>
          <w:gallery w:val="placeholder"/>
        </w:category>
        <w:types>
          <w:type w:val="bbPlcHdr"/>
        </w:types>
        <w:behaviors>
          <w:behavior w:val="content"/>
        </w:behaviors>
        <w:guid w:val="{F8B74CE1-2C3E-4DB9-9CF7-27A49C0B6095}"/>
      </w:docPartPr>
      <w:docPartBody>
        <w:p xmlns:wp14="http://schemas.microsoft.com/office/word/2010/wordml" w:rsidR="00935A75" w:rsidRDefault="00935A75" w14:paraId="7294C8FA" wp14:textId="77777777">
          <w:pPr>
            <w:pStyle w:val="FB3815F2121C467AB535DF695955DEEF"/>
            <w:rPr>
              <w:rFonts w:hint="eastAsia"/>
            </w:rPr>
          </w:pPr>
          <w:r>
            <w:rPr>
              <w:rStyle w:val="PlaceholderText"/>
            </w:rPr>
            <w:t>Enter Protocol Version</w:t>
          </w:r>
        </w:p>
      </w:docPartBody>
    </w:docPart>
    <w:docPart>
      <w:docPartPr>
        <w:name w:val="6EC48DAECCB64F1BA7518058ED14D1AD"/>
        <w:category>
          <w:name w:val="General"/>
          <w:gallery w:val="placeholder"/>
        </w:category>
        <w:types>
          <w:type w:val="bbPlcHdr"/>
        </w:types>
        <w:behaviors>
          <w:behavior w:val="content"/>
        </w:behaviors>
        <w:guid w:val="{DE31A48A-21A8-494A-AF0F-85EF924D3A9F}"/>
      </w:docPartPr>
      <w:docPartBody>
        <w:p xmlns:wp14="http://schemas.microsoft.com/office/word/2010/wordml" w:rsidR="00935A75" w:rsidRDefault="00935A75" w14:paraId="7A285559" wp14:textId="77777777">
          <w:pPr>
            <w:pStyle w:val="6EC48DAECCB64F1BA7518058ED14D1AD"/>
            <w:rPr>
              <w:rFonts w:hint="eastAsia"/>
            </w:rPr>
          </w:pPr>
          <w:r>
            <w:rPr>
              <w:rStyle w:val="PlaceholderText"/>
            </w:rPr>
            <w:t>Enter Protocol Date</w:t>
          </w:r>
        </w:p>
      </w:docPartBody>
    </w:docPart>
    <w:docPart>
      <w:docPartPr>
        <w:name w:val="8D302E4C69E34451B0859750FE75E55E"/>
        <w:category>
          <w:name w:val="General"/>
          <w:gallery w:val="placeholder"/>
        </w:category>
        <w:types>
          <w:type w:val="bbPlcHdr"/>
        </w:types>
        <w:behaviors>
          <w:behavior w:val="content"/>
        </w:behaviors>
        <w:guid w:val="{FBA51D6B-8789-464F-B809-393E40D54969}"/>
      </w:docPartPr>
      <w:docPartBody>
        <w:p xmlns:wp14="http://schemas.microsoft.com/office/word/2010/wordml" w:rsidR="00935A75" w:rsidRDefault="00935A75" w14:paraId="1E832EDF" wp14:textId="77777777">
          <w:pPr>
            <w:pStyle w:val="8D302E4C69E34451B0859750FE75E55E"/>
            <w:rPr>
              <w:rFonts w:hint="eastAsia"/>
            </w:rPr>
          </w:pPr>
          <w:r>
            <w:rPr>
              <w:rStyle w:val="PlaceholderText"/>
            </w:rPr>
            <w:t>Enter Protocol Version</w:t>
          </w:r>
        </w:p>
      </w:docPartBody>
    </w:docPart>
    <w:docPart>
      <w:docPartPr>
        <w:name w:val="3B2E9C03F91A45C2980BAB74C62C8B9A"/>
        <w:category>
          <w:name w:val="General"/>
          <w:gallery w:val="placeholder"/>
        </w:category>
        <w:types>
          <w:type w:val="bbPlcHdr"/>
        </w:types>
        <w:behaviors>
          <w:behavior w:val="content"/>
        </w:behaviors>
        <w:guid w:val="{65DF0576-8A02-4F6D-AE56-C6C696E66E03}"/>
      </w:docPartPr>
      <w:docPartBody>
        <w:p xmlns:wp14="http://schemas.microsoft.com/office/word/2010/wordml" w:rsidR="00935A75" w:rsidRDefault="00935A75" w14:paraId="06D89FB8" wp14:textId="77777777">
          <w:pPr>
            <w:pStyle w:val="3B2E9C03F91A45C2980BAB74C62C8B9A"/>
            <w:rPr>
              <w:rFonts w:hint="eastAsia"/>
            </w:rPr>
          </w:pPr>
          <w:r>
            <w:rPr>
              <w:rStyle w:val="PlaceholderText"/>
            </w:rPr>
            <w:t>Enter Protocol Date</w:t>
          </w:r>
        </w:p>
      </w:docPartBody>
    </w:docPart>
    <w:docPart>
      <w:docPartPr>
        <w:name w:val="383A9F23BCC74E718391B1119E7D74A1"/>
        <w:category>
          <w:name w:val="General"/>
          <w:gallery w:val="placeholder"/>
        </w:category>
        <w:types>
          <w:type w:val="bbPlcHdr"/>
        </w:types>
        <w:behaviors>
          <w:behavior w:val="content"/>
        </w:behaviors>
        <w:guid w:val="{2BBFACCC-249C-475F-A24B-6C699E1E0F9D}"/>
      </w:docPartPr>
      <w:docPartBody>
        <w:p xmlns:wp14="http://schemas.microsoft.com/office/word/2010/wordml" w:rsidR="00935A75" w:rsidRDefault="00935A75" w14:paraId="617B7C14" wp14:textId="77777777">
          <w:pPr>
            <w:pStyle w:val="383A9F23BCC74E718391B1119E7D74A1"/>
            <w:rPr>
              <w:rFonts w:hint="eastAsia"/>
            </w:rPr>
          </w:pPr>
          <w:r>
            <w:rPr>
              <w:rStyle w:val="PlaceholderText"/>
            </w:rPr>
            <w:t>Enter Estimand Definition</w:t>
          </w:r>
        </w:p>
      </w:docPartBody>
    </w:docPart>
    <w:docPart>
      <w:docPartPr>
        <w:name w:val="D68257366E444D749BA75E9D6555C241"/>
        <w:category>
          <w:name w:val="General"/>
          <w:gallery w:val="placeholder"/>
        </w:category>
        <w:types>
          <w:type w:val="bbPlcHdr"/>
        </w:types>
        <w:behaviors>
          <w:behavior w:val="content"/>
        </w:behaviors>
        <w:guid w:val="{EF0736ED-DFE2-4B12-999C-AB513506314F}"/>
      </w:docPartPr>
      <w:docPartBody>
        <w:p xmlns:wp14="http://schemas.microsoft.com/office/word/2010/wordml" w:rsidR="00935A75" w:rsidRDefault="00935A75" w14:paraId="1F21E9A2" wp14:textId="77777777">
          <w:pPr>
            <w:pStyle w:val="D68257366E444D749BA75E9D6555C241"/>
            <w:rPr>
              <w:rFonts w:hint="eastAsia"/>
            </w:rPr>
          </w:pPr>
          <w:r>
            <w:rPr>
              <w:rStyle w:val="PlaceholderText"/>
            </w:rPr>
            <w:t>Enter Intercurrent Events</w:t>
          </w:r>
        </w:p>
      </w:docPartBody>
    </w:docPart>
    <w:docPart>
      <w:docPartPr>
        <w:name w:val="AF09FCFD862144A989E2C052D9931F3F"/>
        <w:category>
          <w:name w:val="General"/>
          <w:gallery w:val="placeholder"/>
        </w:category>
        <w:types>
          <w:type w:val="bbPlcHdr"/>
        </w:types>
        <w:behaviors>
          <w:behavior w:val="content"/>
        </w:behaviors>
        <w:guid w:val="{8D141CFE-AA46-496B-A2B3-CAFAD7B47451}"/>
      </w:docPartPr>
      <w:docPartBody>
        <w:p xmlns:wp14="http://schemas.microsoft.com/office/word/2010/wordml" w:rsidR="00935A75" w:rsidRDefault="00935A75" w14:paraId="6380806C" wp14:textId="77777777">
          <w:pPr>
            <w:pStyle w:val="AF09FCFD862144A989E2C052D9931F3F"/>
            <w:rPr>
              <w:rFonts w:hint="eastAsia"/>
            </w:rPr>
          </w:pPr>
          <w:r>
            <w:rPr>
              <w:rStyle w:val="PlaceholderText"/>
            </w:rPr>
            <w:t>Enter Study Design</w:t>
          </w:r>
        </w:p>
      </w:docPartBody>
    </w:docPart>
    <w:docPart>
      <w:docPartPr>
        <w:name w:val="8CFBF9EB9E2C4669BD5C6FF16FDF1425"/>
        <w:category>
          <w:name w:val="General"/>
          <w:gallery w:val="placeholder"/>
        </w:category>
        <w:types>
          <w:type w:val="bbPlcHdr"/>
        </w:types>
        <w:behaviors>
          <w:behavior w:val="content"/>
        </w:behaviors>
        <w:guid w:val="{5327C4F3-440A-407D-8389-84C6B46CB383}"/>
      </w:docPartPr>
      <w:docPartBody>
        <w:p xmlns:wp14="http://schemas.microsoft.com/office/word/2010/wordml" w:rsidR="00935A75" w:rsidRDefault="00935A75" w14:paraId="72EB9882" wp14:textId="77777777">
          <w:pPr>
            <w:pStyle w:val="8CFBF9EB9E2C4669BD5C6FF16FDF14251"/>
          </w:pPr>
          <w:r>
            <w:rPr>
              <w:rStyle w:val="PlaceholderText"/>
            </w:rPr>
            <w:t>Enter Statistical Hypotheses</w:t>
          </w:r>
        </w:p>
      </w:docPartBody>
    </w:docPart>
    <w:docPart>
      <w:docPartPr>
        <w:name w:val="E6E3F221454441EEAE1C70C3F53001C6"/>
        <w:category>
          <w:name w:val="General"/>
          <w:gallery w:val="placeholder"/>
        </w:category>
        <w:types>
          <w:type w:val="bbPlcHdr"/>
        </w:types>
        <w:behaviors>
          <w:behavior w:val="content"/>
        </w:behaviors>
        <w:guid w:val="{C754FD0D-68EA-41EA-9241-C3EDCF1E36C7}"/>
      </w:docPartPr>
      <w:docPartBody>
        <w:p xmlns:wp14="http://schemas.microsoft.com/office/word/2010/wordml" w:rsidR="00935A75" w:rsidRDefault="00935A75" w14:paraId="1D4D299B" wp14:textId="77777777">
          <w:pPr>
            <w:pStyle w:val="E6E3F221454441EEAE1C70C3F53001C6"/>
            <w:rPr>
              <w:rFonts w:hint="eastAsia"/>
            </w:rPr>
          </w:pPr>
          <w:r>
            <w:rPr>
              <w:rStyle w:val="PlaceholderText"/>
            </w:rPr>
            <w:t>Click here to enter text.</w:t>
          </w:r>
        </w:p>
      </w:docPartBody>
    </w:docPart>
    <w:docPart>
      <w:docPartPr>
        <w:name w:val="A9F1D95048C04291B37D0452DEB16175"/>
        <w:category>
          <w:name w:val="General"/>
          <w:gallery w:val="placeholder"/>
        </w:category>
        <w:types>
          <w:type w:val="bbPlcHdr"/>
        </w:types>
        <w:behaviors>
          <w:behavior w:val="content"/>
        </w:behaviors>
        <w:guid w:val="{D29D6425-66DD-47B4-8FE3-B0C42CBB4B4B}"/>
      </w:docPartPr>
      <w:docPartBody>
        <w:p xmlns:wp14="http://schemas.microsoft.com/office/word/2010/wordml" w:rsidR="00935A75" w:rsidRDefault="00935A75" w14:paraId="7D273822" wp14:textId="77777777">
          <w:pPr>
            <w:pStyle w:val="A9F1D95048C04291B37D0452DEB161751"/>
          </w:pPr>
          <w:r>
            <w:rPr>
              <w:rStyle w:val="PlaceholderText"/>
            </w:rPr>
            <w:t>Enter Sample Size Considerations</w:t>
          </w:r>
        </w:p>
      </w:docPartBody>
    </w:docPart>
    <w:docPart>
      <w:docPartPr>
        <w:name w:val="218C1C099D1D40E294F369149523F72D"/>
        <w:category>
          <w:name w:val="General"/>
          <w:gallery w:val="placeholder"/>
        </w:category>
        <w:types>
          <w:type w:val="bbPlcHdr"/>
        </w:types>
        <w:behaviors>
          <w:behavior w:val="content"/>
        </w:behaviors>
        <w:guid w:val="{B5A1BC1B-7266-4213-8D5C-232D2C9C4374}"/>
      </w:docPartPr>
      <w:docPartBody>
        <w:p xmlns:wp14="http://schemas.microsoft.com/office/word/2010/wordml" w:rsidR="00935A75" w:rsidRDefault="00935A75" w14:paraId="19BA9800" wp14:textId="77777777">
          <w:pPr>
            <w:pStyle w:val="218C1C099D1D40E294F369149523F72D1"/>
          </w:pPr>
          <w:r>
            <w:rPr>
              <w:rStyle w:val="PlaceholderText"/>
            </w:rPr>
            <w:t>Enter Interim Analyses</w:t>
          </w:r>
        </w:p>
      </w:docPartBody>
    </w:docPart>
    <w:docPart>
      <w:docPartPr>
        <w:name w:val="159DD9E1DA0544089BA9DFD1E904D7CE"/>
        <w:category>
          <w:name w:val="General"/>
          <w:gallery w:val="placeholder"/>
        </w:category>
        <w:types>
          <w:type w:val="bbPlcHdr"/>
        </w:types>
        <w:behaviors>
          <w:behavior w:val="content"/>
        </w:behaviors>
        <w:guid w:val="{B5E417ED-E3FC-47F3-837C-7DFDD5D7F7F0}"/>
      </w:docPartPr>
      <w:docPartBody>
        <w:p xmlns:wp14="http://schemas.microsoft.com/office/word/2010/wordml" w:rsidR="00935A75" w:rsidRDefault="00935A75" w14:paraId="01A880F8" wp14:textId="77777777">
          <w:pPr>
            <w:pStyle w:val="159DD9E1DA0544089BA9DFD1E904D7CE"/>
            <w:rPr>
              <w:rFonts w:hint="eastAsia"/>
            </w:rPr>
          </w:pPr>
          <w:r>
            <w:rPr>
              <w:rStyle w:val="PlaceholderText"/>
            </w:rPr>
            <w:t>Enter Final Analyses</w:t>
          </w:r>
        </w:p>
      </w:docPartBody>
    </w:docPart>
    <w:docPart>
      <w:docPartPr>
        <w:name w:val="C61C2E86CCB04D179F8C27C41A45CAD8"/>
        <w:category>
          <w:name w:val="General"/>
          <w:gallery w:val="placeholder"/>
        </w:category>
        <w:types>
          <w:type w:val="bbPlcHdr"/>
        </w:types>
        <w:behaviors>
          <w:behavior w:val="content"/>
        </w:behaviors>
        <w:guid w:val="{1FF0550E-D653-499C-A9B2-74D914BCE8F5}"/>
      </w:docPartPr>
      <w:docPartBody>
        <w:p xmlns:wp14="http://schemas.microsoft.com/office/word/2010/wordml" w:rsidR="00935A75" w:rsidRDefault="00935A75" w14:paraId="2032BC18" wp14:textId="77777777">
          <w:pPr>
            <w:pStyle w:val="C61C2E86CCB04D179F8C27C41A45CAD8"/>
            <w:rPr>
              <w:rFonts w:hint="eastAsia"/>
            </w:rPr>
          </w:pPr>
          <w:r>
            <w:rPr>
              <w:rStyle w:val="PlaceholderText"/>
            </w:rPr>
            <w:t>Enter Analysis Populations</w:t>
          </w:r>
        </w:p>
      </w:docPartBody>
    </w:docPart>
    <w:docPart>
      <w:docPartPr>
        <w:name w:val="269ED70CF5DE4DEC974F32C91A066748"/>
        <w:category>
          <w:name w:val="General"/>
          <w:gallery w:val="placeholder"/>
        </w:category>
        <w:types>
          <w:type w:val="bbPlcHdr"/>
        </w:types>
        <w:behaviors>
          <w:behavior w:val="content"/>
        </w:behaviors>
        <w:guid w:val="{367A05CD-1485-4F77-B37E-F6833E32E610}"/>
      </w:docPartPr>
      <w:docPartBody>
        <w:p xmlns:wp14="http://schemas.microsoft.com/office/word/2010/wordml" w:rsidR="00935A75" w:rsidRDefault="00935A75" w14:paraId="346AD53D" wp14:textId="77777777">
          <w:pPr>
            <w:pStyle w:val="269ED70CF5DE4DEC974F32C91A066748"/>
            <w:rPr>
              <w:rFonts w:hint="eastAsia"/>
            </w:rPr>
          </w:pPr>
          <w:r>
            <w:rPr>
              <w:rStyle w:val="PlaceholderText"/>
            </w:rPr>
            <w:t>Enter Protocol Deviations</w:t>
          </w:r>
        </w:p>
      </w:docPartBody>
    </w:docPart>
    <w:docPart>
      <w:docPartPr>
        <w:name w:val="7282075319D8405EA354093E579ACFC2"/>
        <w:category>
          <w:name w:val="General"/>
          <w:gallery w:val="placeholder"/>
        </w:category>
        <w:types>
          <w:type w:val="bbPlcHdr"/>
        </w:types>
        <w:behaviors>
          <w:behavior w:val="content"/>
        </w:behaviors>
        <w:guid w:val="{75F1BE73-A842-4068-B10E-0D85BBDAB20D}"/>
      </w:docPartPr>
      <w:docPartBody>
        <w:p xmlns:wp14="http://schemas.microsoft.com/office/word/2010/wordml" w:rsidR="00935A75" w:rsidRDefault="00935A75" w14:paraId="42E9B2AA" wp14:textId="77777777">
          <w:pPr>
            <w:pStyle w:val="7282075319D8405EA354093E579ACFC2"/>
            <w:rPr>
              <w:rFonts w:hint="eastAsia"/>
            </w:rPr>
          </w:pPr>
          <w:r>
            <w:rPr>
              <w:rStyle w:val="PlaceholderText"/>
            </w:rPr>
            <w:t>Enter Data Handling Conventions</w:t>
          </w:r>
        </w:p>
      </w:docPartBody>
    </w:docPart>
    <w:docPart>
      <w:docPartPr>
        <w:name w:val="E9ECA3F3F0D94ACF8361C4BD6ACFD3FE"/>
        <w:category>
          <w:name w:val="General"/>
          <w:gallery w:val="placeholder"/>
        </w:category>
        <w:types>
          <w:type w:val="bbPlcHdr"/>
        </w:types>
        <w:behaviors>
          <w:behavior w:val="content"/>
        </w:behaviors>
        <w:guid w:val="{3379660A-FF20-4061-8780-E081A87BC1EB}"/>
      </w:docPartPr>
      <w:docPartBody>
        <w:p xmlns:wp14="http://schemas.microsoft.com/office/word/2010/wordml" w:rsidR="00935A75" w:rsidRDefault="00935A75" w14:paraId="37277485" wp14:textId="77777777">
          <w:pPr>
            <w:pStyle w:val="E9ECA3F3F0D94ACF8361C4BD6ACFD3FE"/>
            <w:rPr>
              <w:rFonts w:hint="eastAsia"/>
            </w:rPr>
          </w:pPr>
          <w:r>
            <w:rPr>
              <w:rStyle w:val="PlaceholderText"/>
            </w:rPr>
            <w:t>Enter Overview of Population Analyses</w:t>
          </w:r>
        </w:p>
      </w:docPartBody>
    </w:docPart>
    <w:docPart>
      <w:docPartPr>
        <w:name w:val="B4D805E73F2A43C6B5337D8DAE620997"/>
        <w:category>
          <w:name w:val="General"/>
          <w:gallery w:val="placeholder"/>
        </w:category>
        <w:types>
          <w:type w:val="bbPlcHdr"/>
        </w:types>
        <w:behaviors>
          <w:behavior w:val="content"/>
        </w:behaviors>
        <w:guid w:val="{89CD50A8-2039-430B-BB00-0CE33B661F2F}"/>
      </w:docPartPr>
      <w:docPartBody>
        <w:p xmlns:wp14="http://schemas.microsoft.com/office/word/2010/wordml" w:rsidR="00935A75" w:rsidRDefault="00935A75" w14:paraId="5362E849" wp14:textId="77777777">
          <w:pPr>
            <w:pStyle w:val="B4D805E73F2A43C6B5337D8DAE620997"/>
            <w:rPr>
              <w:rFonts w:hint="eastAsia"/>
            </w:rPr>
          </w:pPr>
          <w:r>
            <w:rPr>
              <w:rStyle w:val="PlaceholderText"/>
            </w:rPr>
            <w:t>Click or tap here to enter text.</w:t>
          </w:r>
        </w:p>
      </w:docPartBody>
    </w:docPart>
    <w:docPart>
      <w:docPartPr>
        <w:name w:val="F0F7B882500448228F93226FF1F3EFE0"/>
        <w:category>
          <w:name w:val="General"/>
          <w:gallery w:val="placeholder"/>
        </w:category>
        <w:types>
          <w:type w:val="bbPlcHdr"/>
        </w:types>
        <w:behaviors>
          <w:behavior w:val="content"/>
        </w:behaviors>
        <w:guid w:val="{2002C309-5363-41EC-A05A-051C8DAF3A14}"/>
      </w:docPartPr>
      <w:docPartBody>
        <w:p xmlns:wp14="http://schemas.microsoft.com/office/word/2010/wordml" w:rsidR="00935A75" w:rsidRDefault="00935A75" w14:paraId="4E4998FF" wp14:textId="77777777">
          <w:pPr>
            <w:pStyle w:val="F0F7B882500448228F93226FF1F3EFE0"/>
          </w:pPr>
          <w:r>
            <w:rPr>
              <w:rStyle w:val="PlaceholderText"/>
            </w:rPr>
            <w:t>Enter Demographic and Baseline Characteristics</w:t>
          </w:r>
        </w:p>
      </w:docPartBody>
    </w:docPart>
    <w:docPart>
      <w:docPartPr>
        <w:name w:val="D8E58A0A3CE642AD9F6C3259A79A98BB"/>
        <w:category>
          <w:name w:val="General"/>
          <w:gallery w:val="placeholder"/>
        </w:category>
        <w:types>
          <w:type w:val="bbPlcHdr"/>
        </w:types>
        <w:behaviors>
          <w:behavior w:val="content"/>
        </w:behaviors>
        <w:guid w:val="{2CED971F-C6A4-4C53-B394-4A5DC3BE371B}"/>
      </w:docPartPr>
      <w:docPartBody>
        <w:p xmlns:wp14="http://schemas.microsoft.com/office/word/2010/wordml" w:rsidR="00935A75" w:rsidRDefault="00935A75" w14:paraId="433373C2" wp14:textId="77777777">
          <w:pPr>
            <w:pStyle w:val="D8E58A0A3CE642AD9F6C3259A79A98BB1"/>
          </w:pPr>
          <w:r>
            <w:rPr>
              <w:rStyle w:val="PlaceholderText"/>
            </w:rPr>
            <w:t>Enter Prior and Concomitant Medication</w:t>
          </w:r>
        </w:p>
      </w:docPartBody>
    </w:docPart>
    <w:docPart>
      <w:docPartPr>
        <w:name w:val="09C890CE73394D228C0DCA8737771697"/>
        <w:category>
          <w:name w:val="General"/>
          <w:gallery w:val="placeholder"/>
        </w:category>
        <w:types>
          <w:type w:val="bbPlcHdr"/>
        </w:types>
        <w:behaviors>
          <w:behavior w:val="content"/>
        </w:behaviors>
        <w:guid w:val="{024B5BF9-5A34-4F13-A093-6BF1F3D0F512}"/>
      </w:docPartPr>
      <w:docPartBody>
        <w:p xmlns:wp14="http://schemas.microsoft.com/office/word/2010/wordml" w:rsidR="00935A75" w:rsidRDefault="00935A75" w14:paraId="4F9A5E26" wp14:textId="77777777">
          <w:pPr>
            <w:pStyle w:val="09C890CE73394D228C0DCA8737771697"/>
            <w:rPr>
              <w:rFonts w:hint="eastAsia"/>
            </w:rPr>
          </w:pPr>
          <w:r>
            <w:rPr>
              <w:rStyle w:val="PlaceholderText"/>
            </w:rPr>
            <w:t>Enter Overview of Planned Statistical Analyses</w:t>
          </w:r>
        </w:p>
      </w:docPartBody>
    </w:docPart>
    <w:docPart>
      <w:docPartPr>
        <w:name w:val="E054976B422D473C861EA30F26C3B4A9"/>
        <w:category>
          <w:name w:val="General"/>
          <w:gallery w:val="placeholder"/>
        </w:category>
        <w:types>
          <w:type w:val="bbPlcHdr"/>
        </w:types>
        <w:behaviors>
          <w:behavior w:val="content"/>
        </w:behaviors>
        <w:guid w:val="{F4631AEA-DC71-4474-872E-7C319BFED83A}"/>
      </w:docPartPr>
      <w:docPartBody>
        <w:p xmlns:wp14="http://schemas.microsoft.com/office/word/2010/wordml" w:rsidR="00935A75" w:rsidRDefault="00935A75" w14:paraId="5B951852" wp14:textId="77777777">
          <w:pPr>
            <w:pStyle w:val="E054976B422D473C861EA30F26C3B4A9"/>
            <w:rPr>
              <w:rFonts w:hint="eastAsia"/>
            </w:rPr>
          </w:pPr>
          <w:r>
            <w:rPr>
              <w:rStyle w:val="PlaceholderText"/>
            </w:rPr>
            <w:t>Click or tap here to enter text.</w:t>
          </w:r>
        </w:p>
      </w:docPartBody>
    </w:docPart>
    <w:docPart>
      <w:docPartPr>
        <w:name w:val="CC9A8147F892481E8B97BD8C107FD29A"/>
        <w:category>
          <w:name w:val="General"/>
          <w:gallery w:val="placeholder"/>
        </w:category>
        <w:types>
          <w:type w:val="bbPlcHdr"/>
        </w:types>
        <w:behaviors>
          <w:behavior w:val="content"/>
        </w:behaviors>
        <w:guid w:val="{D6279600-8312-45F4-A1DE-D622AA86433E}"/>
      </w:docPartPr>
      <w:docPartBody>
        <w:p xmlns:wp14="http://schemas.microsoft.com/office/word/2010/wordml" w:rsidR="00935A75" w:rsidRDefault="00935A75" w14:paraId="2EAA8215" wp14:textId="77777777">
          <w:pPr>
            <w:pStyle w:val="CC9A8147F892481E8B97BD8C107FD29A3"/>
          </w:pPr>
          <w:r>
            <w:rPr>
              <w:rStyle w:val="PlaceholderText"/>
            </w:rPr>
            <w:t>Enter Definitions and Derivations</w:t>
          </w:r>
        </w:p>
      </w:docPartBody>
    </w:docPart>
    <w:docPart>
      <w:docPartPr>
        <w:name w:val="15C92052059245EDB97BA10B25B4ABDE"/>
        <w:category>
          <w:name w:val="General"/>
          <w:gallery w:val="placeholder"/>
        </w:category>
        <w:types>
          <w:type w:val="bbPlcHdr"/>
        </w:types>
        <w:behaviors>
          <w:behavior w:val="content"/>
        </w:behaviors>
        <w:guid w:val="{6E553CD0-AFAB-485B-B107-C8150F431BF7}"/>
      </w:docPartPr>
      <w:docPartBody>
        <w:p xmlns:wp14="http://schemas.microsoft.com/office/word/2010/wordml" w:rsidR="00935A75" w:rsidRDefault="00935A75" w14:paraId="4EF83BEA" wp14:textId="77777777">
          <w:pPr>
            <w:pStyle w:val="15C92052059245EDB97BA10B25B4ABDE3"/>
          </w:pPr>
          <w:r>
            <w:rPr>
              <w:rStyle w:val="PlaceholderText"/>
            </w:rPr>
            <w:t>Enter Analysis Methods and Results Presentation</w:t>
          </w:r>
        </w:p>
      </w:docPartBody>
    </w:docPart>
    <w:docPart>
      <w:docPartPr>
        <w:name w:val="81785E3C58F64F6DAA21B5021B1B5CA7"/>
        <w:category>
          <w:name w:val="General"/>
          <w:gallery w:val="placeholder"/>
        </w:category>
        <w:types>
          <w:type w:val="bbPlcHdr"/>
        </w:types>
        <w:behaviors>
          <w:behavior w:val="content"/>
        </w:behaviors>
        <w:guid w:val="{D44FD02B-A80B-4903-9FD5-078F2B979423}"/>
      </w:docPartPr>
      <w:docPartBody>
        <w:p xmlns:wp14="http://schemas.microsoft.com/office/word/2010/wordml" w:rsidR="00935A75" w:rsidRDefault="00935A75" w14:paraId="09F1BF09" wp14:textId="77777777">
          <w:pPr>
            <w:pStyle w:val="81785E3C58F64F6DAA21B5021B1B5CA73"/>
          </w:pPr>
          <w:r>
            <w:rPr>
              <w:rStyle w:val="PlaceholderText"/>
            </w:rPr>
            <w:t>Enter Analysis Methods and Results Presentation</w:t>
          </w:r>
        </w:p>
      </w:docPartBody>
    </w:docPart>
    <w:docPart>
      <w:docPartPr>
        <w:name w:val="5E96F19897EB4FA98712AE349D2FC8CF"/>
        <w:category>
          <w:name w:val="General"/>
          <w:gallery w:val="placeholder"/>
        </w:category>
        <w:types>
          <w:type w:val="bbPlcHdr"/>
        </w:types>
        <w:behaviors>
          <w:behavior w:val="content"/>
        </w:behaviors>
        <w:guid w:val="{4629C774-0719-4203-8363-328A1E312A97}"/>
      </w:docPartPr>
      <w:docPartBody>
        <w:p xmlns:wp14="http://schemas.microsoft.com/office/word/2010/wordml" w:rsidR="00935A75" w:rsidRDefault="00935A75" w14:paraId="797DECA9" wp14:textId="77777777">
          <w:pPr>
            <w:pStyle w:val="5E96F19897EB4FA98712AE349D2FC8CF3"/>
          </w:pPr>
          <w:r>
            <w:rPr>
              <w:rStyle w:val="PlaceholderText"/>
            </w:rPr>
            <w:t>Enter Subgroup Analyses</w:t>
          </w:r>
        </w:p>
      </w:docPartBody>
    </w:docPart>
    <w:docPart>
      <w:docPartPr>
        <w:name w:val="2B7A8659C76B485485BFC7A133749071"/>
        <w:category>
          <w:name w:val="General"/>
          <w:gallery w:val="placeholder"/>
        </w:category>
        <w:types>
          <w:type w:val="bbPlcHdr"/>
        </w:types>
        <w:behaviors>
          <w:behavior w:val="content"/>
        </w:behaviors>
        <w:guid w:val="{2FDA9A9F-9D6D-4DF4-AE2A-DC25F710BE69}"/>
      </w:docPartPr>
      <w:docPartBody>
        <w:p xmlns:wp14="http://schemas.microsoft.com/office/word/2010/wordml" w:rsidR="00935A75" w:rsidRDefault="00935A75" w14:paraId="3C8F9930" wp14:textId="77777777">
          <w:pPr>
            <w:pStyle w:val="2B7A8659C76B485485BFC7A133749071"/>
            <w:rPr>
              <w:rFonts w:hint="eastAsia"/>
            </w:rPr>
          </w:pPr>
          <w:r>
            <w:rPr>
              <w:rStyle w:val="PlaceholderText"/>
            </w:rPr>
            <w:t>Enter Overview of Planned Statistical Analyses</w:t>
          </w:r>
        </w:p>
      </w:docPartBody>
    </w:docPart>
    <w:docPart>
      <w:docPartPr>
        <w:name w:val="C76E574CFF58449EBAD4CBF9BAF64351"/>
        <w:category>
          <w:name w:val="General"/>
          <w:gallery w:val="placeholder"/>
        </w:category>
        <w:types>
          <w:type w:val="bbPlcHdr"/>
        </w:types>
        <w:behaviors>
          <w:behavior w:val="content"/>
        </w:behaviors>
        <w:guid w:val="{C115076C-9226-4363-8690-9409B2B64846}"/>
      </w:docPartPr>
      <w:docPartBody>
        <w:p xmlns:wp14="http://schemas.microsoft.com/office/word/2010/wordml" w:rsidR="00935A75" w:rsidRDefault="00935A75" w14:paraId="2946BB5D" wp14:textId="77777777">
          <w:pPr>
            <w:pStyle w:val="C76E574CFF58449EBAD4CBF9BAF64351"/>
            <w:rPr>
              <w:rFonts w:hint="eastAsia"/>
            </w:rPr>
          </w:pPr>
          <w:r>
            <w:rPr>
              <w:rStyle w:val="PlaceholderText"/>
            </w:rPr>
            <w:t>Click or tap here to enter text.</w:t>
          </w:r>
        </w:p>
      </w:docPartBody>
    </w:docPart>
    <w:docPart>
      <w:docPartPr>
        <w:name w:val="A152406541304F9EB6E1C1B24A4E52C6"/>
        <w:category>
          <w:name w:val="General"/>
          <w:gallery w:val="placeholder"/>
        </w:category>
        <w:types>
          <w:type w:val="bbPlcHdr"/>
        </w:types>
        <w:behaviors>
          <w:behavior w:val="content"/>
        </w:behaviors>
        <w:guid w:val="{92829311-569D-4B9E-AB54-0C5F7979CA77}"/>
      </w:docPartPr>
      <w:docPartBody>
        <w:p xmlns:wp14="http://schemas.microsoft.com/office/word/2010/wordml" w:rsidR="00935A75" w:rsidRDefault="00935A75" w14:paraId="5FF81CBB" wp14:textId="77777777">
          <w:pPr>
            <w:pStyle w:val="A152406541304F9EB6E1C1B24A4E52C63"/>
          </w:pPr>
          <w:r>
            <w:rPr>
              <w:rStyle w:val="PlaceholderText"/>
            </w:rPr>
            <w:t>Enter Definitions and Derivations</w:t>
          </w:r>
        </w:p>
      </w:docPartBody>
    </w:docPart>
    <w:docPart>
      <w:docPartPr>
        <w:name w:val="3DE91F26E2524F16BD86D86D4E8D7365"/>
        <w:category>
          <w:name w:val="General"/>
          <w:gallery w:val="placeholder"/>
        </w:category>
        <w:types>
          <w:type w:val="bbPlcHdr"/>
        </w:types>
        <w:behaviors>
          <w:behavior w:val="content"/>
        </w:behaviors>
        <w:guid w:val="{9D6A3360-7ACE-4218-89DE-8B97B611EAB9}"/>
      </w:docPartPr>
      <w:docPartBody>
        <w:p xmlns:wp14="http://schemas.microsoft.com/office/word/2010/wordml" w:rsidR="00935A75" w:rsidRDefault="00935A75" w14:paraId="4C4A0F63" wp14:textId="77777777">
          <w:pPr>
            <w:pStyle w:val="3DE91F26E2524F16BD86D86D4E8D73653"/>
          </w:pPr>
          <w:r>
            <w:rPr>
              <w:rStyle w:val="PlaceholderText"/>
            </w:rPr>
            <w:t>Enter Analysis Methods and Results Presentation</w:t>
          </w:r>
        </w:p>
      </w:docPartBody>
    </w:docPart>
    <w:docPart>
      <w:docPartPr>
        <w:name w:val="1E4B7E715A50494F8B4D6FAB84F46669"/>
        <w:category>
          <w:name w:val="General"/>
          <w:gallery w:val="placeholder"/>
        </w:category>
        <w:types>
          <w:type w:val="bbPlcHdr"/>
        </w:types>
        <w:behaviors>
          <w:behavior w:val="content"/>
        </w:behaviors>
        <w:guid w:val="{71FA2460-557F-4808-9D36-69E010382933}"/>
      </w:docPartPr>
      <w:docPartBody>
        <w:p xmlns:wp14="http://schemas.microsoft.com/office/word/2010/wordml" w:rsidR="00935A75" w:rsidRDefault="00935A75" w14:paraId="7686BD5C" wp14:textId="77777777">
          <w:pPr>
            <w:pStyle w:val="1E4B7E715A50494F8B4D6FAB84F46669"/>
            <w:rPr>
              <w:rFonts w:hint="eastAsia"/>
            </w:rPr>
          </w:pPr>
          <w:r>
            <w:rPr>
              <w:rStyle w:val="PlaceholderText"/>
            </w:rPr>
            <w:t>Enter Overview of Planned Statistical Analyses</w:t>
          </w:r>
        </w:p>
      </w:docPartBody>
    </w:docPart>
    <w:docPart>
      <w:docPartPr>
        <w:name w:val="E216174DE1E8476B826CAC180B07DFC0"/>
        <w:category>
          <w:name w:val="General"/>
          <w:gallery w:val="placeholder"/>
        </w:category>
        <w:types>
          <w:type w:val="bbPlcHdr"/>
        </w:types>
        <w:behaviors>
          <w:behavior w:val="content"/>
        </w:behaviors>
        <w:guid w:val="{16DC4A90-E80D-4C3B-908A-3B536B32B0D8}"/>
      </w:docPartPr>
      <w:docPartBody>
        <w:p xmlns:wp14="http://schemas.microsoft.com/office/word/2010/wordml" w:rsidR="00935A75" w:rsidRDefault="00935A75" w14:paraId="46E69C4A" wp14:textId="77777777">
          <w:pPr>
            <w:pStyle w:val="E216174DE1E8476B826CAC180B07DFC0"/>
            <w:rPr>
              <w:rFonts w:hint="eastAsia"/>
            </w:rPr>
          </w:pPr>
          <w:r>
            <w:rPr>
              <w:rStyle w:val="PlaceholderText"/>
            </w:rPr>
            <w:t>Click or tap here to enter text.</w:t>
          </w:r>
        </w:p>
      </w:docPartBody>
    </w:docPart>
    <w:docPart>
      <w:docPartPr>
        <w:name w:val="F03759BB1D0E4FAFBD69C26DEA96E349"/>
        <w:category>
          <w:name w:val="General"/>
          <w:gallery w:val="placeholder"/>
        </w:category>
        <w:types>
          <w:type w:val="bbPlcHdr"/>
        </w:types>
        <w:behaviors>
          <w:behavior w:val="content"/>
        </w:behaviors>
        <w:guid w:val="{D42AF904-70D5-41C2-8599-B349494C93C9}"/>
      </w:docPartPr>
      <w:docPartBody>
        <w:p xmlns:wp14="http://schemas.microsoft.com/office/word/2010/wordml" w:rsidR="00935A75" w:rsidRDefault="00935A75" w14:paraId="6C889B98" wp14:textId="77777777">
          <w:pPr>
            <w:pStyle w:val="F03759BB1D0E4FAFBD69C26DEA96E3491"/>
          </w:pPr>
          <w:r>
            <w:rPr>
              <w:rStyle w:val="PlaceholderText"/>
            </w:rPr>
            <w:t>Enter Adverse Events</w:t>
          </w:r>
        </w:p>
      </w:docPartBody>
    </w:docPart>
    <w:docPart>
      <w:docPartPr>
        <w:name w:val="86E4924B5BEE4CE39C9AAB0EB9F399D4"/>
        <w:category>
          <w:name w:val="General"/>
          <w:gallery w:val="placeholder"/>
        </w:category>
        <w:types>
          <w:type w:val="bbPlcHdr"/>
        </w:types>
        <w:behaviors>
          <w:behavior w:val="content"/>
        </w:behaviors>
        <w:guid w:val="{6D89B085-1647-4C15-BF1F-391F5857337F}"/>
      </w:docPartPr>
      <w:docPartBody>
        <w:p xmlns:wp14="http://schemas.microsoft.com/office/word/2010/wordml" w:rsidR="00935A75" w:rsidRDefault="00935A75" w14:paraId="19389680" wp14:textId="77777777">
          <w:pPr>
            <w:pStyle w:val="86E4924B5BEE4CE39C9AAB0EB9F399D43"/>
          </w:pPr>
          <w:r>
            <w:rPr>
              <w:rStyle w:val="PlaceholderText"/>
            </w:rPr>
            <w:t>Enter Laboratory Tests</w:t>
          </w:r>
        </w:p>
      </w:docPartBody>
    </w:docPart>
    <w:docPart>
      <w:docPartPr>
        <w:name w:val="7E155E6715D549BEA60A48106975FC90"/>
        <w:category>
          <w:name w:val="General"/>
          <w:gallery w:val="placeholder"/>
        </w:category>
        <w:types>
          <w:type w:val="bbPlcHdr"/>
        </w:types>
        <w:behaviors>
          <w:behavior w:val="content"/>
        </w:behaviors>
        <w:guid w:val="{2E506271-0BB0-4EF7-A7BE-365C3B2810E0}"/>
      </w:docPartPr>
      <w:docPartBody>
        <w:p xmlns:wp14="http://schemas.microsoft.com/office/word/2010/wordml" w:rsidR="00935A75" w:rsidRDefault="00935A75" w14:paraId="5508596F" wp14:textId="77777777">
          <w:pPr>
            <w:pStyle w:val="7E155E6715D549BEA60A48106975FC901"/>
          </w:pPr>
          <w:r>
            <w:rPr>
              <w:rStyle w:val="PlaceholderText"/>
            </w:rPr>
            <w:t>Enter ECG</w:t>
          </w:r>
        </w:p>
      </w:docPartBody>
    </w:docPart>
    <w:docPart>
      <w:docPartPr>
        <w:name w:val="F20BC1823912490F82F0F1B9CF46241D"/>
        <w:category>
          <w:name w:val="General"/>
          <w:gallery w:val="placeholder"/>
        </w:category>
        <w:types>
          <w:type w:val="bbPlcHdr"/>
        </w:types>
        <w:behaviors>
          <w:behavior w:val="content"/>
        </w:behaviors>
        <w:guid w:val="{A3E9A507-42F3-48AE-B0D9-EDC7AD203049}"/>
      </w:docPartPr>
      <w:docPartBody>
        <w:p xmlns:wp14="http://schemas.microsoft.com/office/word/2010/wordml" w:rsidR="00935A75" w:rsidRDefault="00935A75" w14:paraId="460BBBF0" wp14:textId="77777777">
          <w:pPr>
            <w:pStyle w:val="F20BC1823912490F82F0F1B9CF46241D1"/>
          </w:pPr>
          <w:r>
            <w:rPr>
              <w:rStyle w:val="PlaceholderText"/>
            </w:rPr>
            <w:t>Enter Vital Signs</w:t>
          </w:r>
        </w:p>
      </w:docPartBody>
    </w:docPart>
    <w:docPart>
      <w:docPartPr>
        <w:name w:val="B3B360A93DC14B41BA33BF58163AF739"/>
        <w:category>
          <w:name w:val="General"/>
          <w:gallery w:val="placeholder"/>
        </w:category>
        <w:types>
          <w:type w:val="bbPlcHdr"/>
        </w:types>
        <w:behaviors>
          <w:behavior w:val="content"/>
        </w:behaviors>
        <w:guid w:val="{32D587FD-E1D6-49D7-B67B-3FE4DE65D211}"/>
      </w:docPartPr>
      <w:docPartBody>
        <w:p xmlns:wp14="http://schemas.microsoft.com/office/word/2010/wordml" w:rsidR="00935A75" w:rsidRDefault="00935A75" w14:paraId="7412F33F" wp14:textId="77777777">
          <w:pPr>
            <w:pStyle w:val="B3B360A93DC14B41BA33BF58163AF7391"/>
          </w:pPr>
          <w:r>
            <w:rPr>
              <w:rStyle w:val="PlaceholderText"/>
            </w:rPr>
            <w:t>Enter Physical Examination</w:t>
          </w:r>
        </w:p>
      </w:docPartBody>
    </w:docPart>
    <w:docPart>
      <w:docPartPr>
        <w:name w:val="3D0AB0B5F0BB4A85911C9B3E4DA7C6D0"/>
        <w:category>
          <w:name w:val="General"/>
          <w:gallery w:val="placeholder"/>
        </w:category>
        <w:types>
          <w:type w:val="bbPlcHdr"/>
        </w:types>
        <w:behaviors>
          <w:behavior w:val="content"/>
        </w:behaviors>
        <w:guid w:val="{83B1BB75-2727-469F-8F65-A48DAC0DF2FA}"/>
      </w:docPartPr>
      <w:docPartBody>
        <w:p xmlns:wp14="http://schemas.microsoft.com/office/word/2010/wordml" w:rsidR="00935A75" w:rsidRDefault="00935A75" w14:paraId="46BD8EC6" wp14:textId="77777777">
          <w:pPr>
            <w:pStyle w:val="3D0AB0B5F0BB4A85911C9B3E4DA7C6D02"/>
          </w:pPr>
          <w:r>
            <w:rPr>
              <w:rStyle w:val="PlaceholderText"/>
            </w:rPr>
            <w:t>Enter Multiplicity</w:t>
          </w:r>
        </w:p>
      </w:docPartBody>
    </w:docPart>
    <w:docPart>
      <w:docPartPr>
        <w:name w:val="EC7198B8BA8F426C82DC85C93ED7A475"/>
        <w:category>
          <w:name w:val="General"/>
          <w:gallery w:val="placeholder"/>
        </w:category>
        <w:types>
          <w:type w:val="bbPlcHdr"/>
        </w:types>
        <w:behaviors>
          <w:behavior w:val="content"/>
        </w:behaviors>
        <w:guid w:val="{A8272EAA-E1CC-4E73-88FE-542A7F31267A}"/>
      </w:docPartPr>
      <w:docPartBody>
        <w:p xmlns:wp14="http://schemas.microsoft.com/office/word/2010/wordml" w:rsidR="00935A75" w:rsidRDefault="00935A75" w14:paraId="5FFF1D79" wp14:textId="77777777">
          <w:pPr>
            <w:pStyle w:val="EC7198B8BA8F426C82DC85C93ED7A475"/>
            <w:rPr>
              <w:rFonts w:hint="eastAsia"/>
            </w:rPr>
          </w:pPr>
          <w:r>
            <w:rPr>
              <w:rStyle w:val="PlaceholderText"/>
            </w:rPr>
            <w:t>Enter Overview of Planned Pharmacokinetic Analyses</w:t>
          </w:r>
        </w:p>
      </w:docPartBody>
    </w:docPart>
    <w:docPart>
      <w:docPartPr>
        <w:name w:val="BB0364FB000C4F28B7BEEFC64B9422A2"/>
        <w:category>
          <w:name w:val="General"/>
          <w:gallery w:val="placeholder"/>
        </w:category>
        <w:types>
          <w:type w:val="bbPlcHdr"/>
        </w:types>
        <w:behaviors>
          <w:behavior w:val="content"/>
        </w:behaviors>
        <w:guid w:val="{F721A288-4168-4487-905F-9349CA55449F}"/>
      </w:docPartPr>
      <w:docPartBody>
        <w:p xmlns:wp14="http://schemas.microsoft.com/office/word/2010/wordml" w:rsidR="00935A75" w:rsidRDefault="00935A75" w14:paraId="0BA352EA" wp14:textId="77777777">
          <w:pPr>
            <w:pStyle w:val="BB0364FB000C4F28B7BEEFC64B9422A22"/>
          </w:pPr>
          <w:r>
            <w:rPr>
              <w:rStyle w:val="PlaceholderText"/>
            </w:rPr>
            <w:t>Enter Drug Concentration Parameters</w:t>
          </w:r>
        </w:p>
      </w:docPartBody>
    </w:docPart>
    <w:docPart>
      <w:docPartPr>
        <w:name w:val="23C0EDA297024B5E8C179DFA8599089C"/>
        <w:category>
          <w:name w:val="General"/>
          <w:gallery w:val="placeholder"/>
        </w:category>
        <w:types>
          <w:type w:val="bbPlcHdr"/>
        </w:types>
        <w:behaviors>
          <w:behavior w:val="content"/>
        </w:behaviors>
        <w:guid w:val="{2A240EA2-F67E-408E-8E45-C9E425AE548D}"/>
      </w:docPartPr>
      <w:docPartBody>
        <w:p xmlns:wp14="http://schemas.microsoft.com/office/word/2010/wordml" w:rsidR="00935A75" w:rsidRDefault="00935A75" w14:paraId="4B9E601F" wp14:textId="77777777">
          <w:pPr>
            <w:pStyle w:val="23C0EDA297024B5E8C179DFA8599089C2"/>
          </w:pPr>
          <w:r>
            <w:rPr>
              <w:rStyle w:val="PlaceholderText"/>
            </w:rPr>
            <w:t>Enter Pharmacokinetics Parameters</w:t>
          </w:r>
        </w:p>
      </w:docPartBody>
    </w:docPart>
    <w:docPart>
      <w:docPartPr>
        <w:name w:val="9ADF9140E97242F7AA1FF26933527587"/>
        <w:category>
          <w:name w:val="General"/>
          <w:gallery w:val="placeholder"/>
        </w:category>
        <w:types>
          <w:type w:val="bbPlcHdr"/>
        </w:types>
        <w:behaviors>
          <w:behavior w:val="content"/>
        </w:behaviors>
        <w:guid w:val="{53FE493C-EF21-4197-8522-ACF7E2348A7B}"/>
      </w:docPartPr>
      <w:docPartBody>
        <w:p xmlns:wp14="http://schemas.microsoft.com/office/word/2010/wordml" w:rsidR="00935A75" w:rsidP="002F0611" w:rsidRDefault="002F0611" w14:paraId="2227509E" wp14:textId="77777777">
          <w:pPr>
            <w:pStyle w:val="9ADF9140E97242F7AA1FF2693352758713"/>
          </w:pPr>
          <w:r>
            <w:rPr>
              <w:rStyle w:val="PlaceholderText"/>
            </w:rPr>
            <w:t>Enter References</w:t>
          </w:r>
        </w:p>
      </w:docPartBody>
    </w:docPart>
    <w:docPart>
      <w:docPartPr>
        <w:name w:val="A1F7EACAC2FC4D6988F6163C7E317F61"/>
        <w:category>
          <w:name w:val="General"/>
          <w:gallery w:val="placeholder"/>
        </w:category>
        <w:types>
          <w:type w:val="bbPlcHdr"/>
        </w:types>
        <w:behaviors>
          <w:behavior w:val="content"/>
        </w:behaviors>
        <w:guid w:val="{99958BB0-2BFE-49D6-8C9C-B865A38AD30F}"/>
      </w:docPartPr>
      <w:docPartBody>
        <w:p xmlns:wp14="http://schemas.microsoft.com/office/word/2010/wordml" w:rsidR="00935A75" w:rsidRDefault="00935A75" w14:paraId="236F5EDC" wp14:textId="77777777">
          <w:pPr>
            <w:pStyle w:val="A1F7EACAC2FC4D6988F6163C7E317F61"/>
            <w:rPr>
              <w:rFonts w:hint="eastAsia"/>
            </w:rPr>
          </w:pPr>
          <w:r>
            <w:rPr>
              <w:rStyle w:val="PlaceholderText"/>
            </w:rPr>
            <w:t>Enter Treatment States and Phases</w:t>
          </w:r>
        </w:p>
      </w:docPartBody>
    </w:docPart>
    <w:docPart>
      <w:docPartPr>
        <w:name w:val="A4BD9C23B9FA4143969CE3388994A733"/>
        <w:category>
          <w:name w:val="General"/>
          <w:gallery w:val="placeholder"/>
        </w:category>
        <w:types>
          <w:type w:val="bbPlcHdr"/>
        </w:types>
        <w:behaviors>
          <w:behavior w:val="content"/>
        </w:behaviors>
        <w:guid w:val="{3EE7E186-01C9-4050-90C5-A485F290CC71}"/>
      </w:docPartPr>
      <w:docPartBody>
        <w:p xmlns:wp14="http://schemas.microsoft.com/office/word/2010/wordml" w:rsidR="00935A75" w:rsidRDefault="00935A75" w14:paraId="0C1BFEA2" wp14:textId="77777777">
          <w:pPr>
            <w:pStyle w:val="A4BD9C23B9FA4143969CE3388994A733"/>
            <w:rPr>
              <w:rFonts w:hint="eastAsia"/>
            </w:rPr>
          </w:pPr>
          <w:r>
            <w:rPr>
              <w:rStyle w:val="PlaceholderText"/>
            </w:rPr>
            <w:t>Enter Premature Withdrawals and Handling of Missing Data</w:t>
          </w:r>
        </w:p>
      </w:docPartBody>
    </w:docPart>
    <w:docPart>
      <w:docPartPr>
        <w:name w:val="9403BF221B9E4EAA9C3602C598A42AC8"/>
        <w:category>
          <w:name w:val="General"/>
          <w:gallery w:val="placeholder"/>
        </w:category>
        <w:types>
          <w:type w:val="bbPlcHdr"/>
        </w:types>
        <w:behaviors>
          <w:behavior w:val="content"/>
        </w:behaviors>
        <w:guid w:val="{CC280FA5-EBEE-44EE-A9D5-5D36636BDB54}"/>
      </w:docPartPr>
      <w:docPartBody>
        <w:p xmlns:wp14="http://schemas.microsoft.com/office/word/2010/wordml" w:rsidR="00935A75" w:rsidRDefault="00935A75" w14:paraId="2E3E4F5D" wp14:textId="77777777">
          <w:pPr>
            <w:pStyle w:val="9403BF221B9E4EAA9C3602C598A42AC8"/>
            <w:rPr>
              <w:rFonts w:hint="eastAsia"/>
            </w:rPr>
          </w:pPr>
          <w:r>
            <w:rPr>
              <w:rStyle w:val="PlaceholderText"/>
            </w:rPr>
            <w:t>Enter Listing of Abbreviations</w:t>
          </w:r>
        </w:p>
      </w:docPartBody>
    </w:docPart>
    <w:docPart>
      <w:docPartPr>
        <w:name w:val="FFC395A7260C49A4BF5A2F29F4AE9206"/>
        <w:category>
          <w:name w:val="General"/>
          <w:gallery w:val="placeholder"/>
        </w:category>
        <w:types>
          <w:type w:val="bbPlcHdr"/>
        </w:types>
        <w:behaviors>
          <w:behavior w:val="content"/>
        </w:behaviors>
        <w:guid w:val="{40080BA7-11B0-42F3-A9E0-4C847A4D27F4}"/>
      </w:docPartPr>
      <w:docPartBody>
        <w:p xmlns:wp14="http://schemas.microsoft.com/office/word/2010/wordml" w:rsidR="00935A75" w:rsidRDefault="00935A75" w14:paraId="5ED8C455" wp14:textId="77777777">
          <w:pPr>
            <w:pStyle w:val="FFC395A7260C49A4BF5A2F29F4AE9206"/>
            <w:rPr>
              <w:rFonts w:hint="eastAsia"/>
            </w:rPr>
          </w:pPr>
          <w:r>
            <w:rPr>
              <w:rStyle w:val="PlaceholderText"/>
            </w:rPr>
            <w:t>Click or tap here to enter text.</w:t>
          </w:r>
        </w:p>
      </w:docPartBody>
    </w:docPart>
    <w:docPart>
      <w:docPartPr>
        <w:name w:val="4B27A689E71344B39AFD707077D8F940"/>
        <w:category>
          <w:name w:val="General"/>
          <w:gallery w:val="placeholder"/>
        </w:category>
        <w:types>
          <w:type w:val="bbPlcHdr"/>
        </w:types>
        <w:behaviors>
          <w:behavior w:val="content"/>
        </w:behaviors>
        <w:guid w:val="{B20DCF7C-D14B-4F3A-A797-EF0AC6CF3A0A}"/>
      </w:docPartPr>
      <w:docPartBody>
        <w:p xmlns:wp14="http://schemas.microsoft.com/office/word/2010/wordml" w:rsidR="00935A75" w:rsidRDefault="00935A75" w14:paraId="2969D577" wp14:textId="77777777">
          <w:pPr>
            <w:pStyle w:val="4B27A689E71344B39AFD707077D8F9402"/>
          </w:pPr>
          <w:r>
            <w:rPr>
              <w:rStyle w:val="PlaceholderText"/>
            </w:rPr>
            <w:t>Enter Estimand Definition</w:t>
          </w:r>
        </w:p>
      </w:docPartBody>
    </w:docPart>
    <w:docPart>
      <w:docPartPr>
        <w:name w:val="49E0B271173D45538FDC7E990F141E56"/>
        <w:category>
          <w:name w:val="General"/>
          <w:gallery w:val="placeholder"/>
        </w:category>
        <w:types>
          <w:type w:val="bbPlcHdr"/>
        </w:types>
        <w:behaviors>
          <w:behavior w:val="content"/>
        </w:behaviors>
        <w:guid w:val="{570E0E4B-F17F-4350-B993-2C742AF4D40D}"/>
      </w:docPartPr>
      <w:docPartBody>
        <w:p xmlns:wp14="http://schemas.microsoft.com/office/word/2010/wordml" w:rsidR="00935A75" w:rsidRDefault="00935A75" w14:paraId="20BB7B86" wp14:textId="77777777">
          <w:pPr>
            <w:pStyle w:val="49E0B271173D45538FDC7E990F141E562"/>
          </w:pPr>
          <w:r>
            <w:rPr>
              <w:rStyle w:val="PlaceholderText"/>
            </w:rPr>
            <w:t>Enter Estimand Definition</w:t>
          </w:r>
        </w:p>
      </w:docPartBody>
    </w:docPart>
    <w:docPart>
      <w:docPartPr>
        <w:name w:val="CD9DB66101534BE582649DF8923DD922"/>
        <w:category>
          <w:name w:val="General"/>
          <w:gallery w:val="placeholder"/>
        </w:category>
        <w:types>
          <w:type w:val="bbPlcHdr"/>
        </w:types>
        <w:behaviors>
          <w:behavior w:val="content"/>
        </w:behaviors>
        <w:guid w:val="{7487C1FE-9B1E-4ADA-A8BA-90AE4A532047}"/>
      </w:docPartPr>
      <w:docPartBody>
        <w:p xmlns:wp14="http://schemas.microsoft.com/office/word/2010/wordml" w:rsidR="00935A75" w:rsidRDefault="00935A75" w14:paraId="2470D254" wp14:textId="77777777">
          <w:pPr>
            <w:pStyle w:val="CD9DB66101534BE582649DF8923DD922"/>
            <w:rPr>
              <w:rFonts w:hint="eastAsia"/>
            </w:rPr>
          </w:pPr>
          <w:r>
            <w:rPr>
              <w:rStyle w:val="PlaceholderText"/>
            </w:rPr>
            <w:t>Enter Estimand Definition</w:t>
          </w:r>
        </w:p>
      </w:docPartBody>
    </w:docPart>
    <w:docPart>
      <w:docPartPr>
        <w:name w:val="DFBDE206B7584428AB6ACFE20E3E1BAD"/>
        <w:category>
          <w:name w:val="General"/>
          <w:gallery w:val="placeholder"/>
        </w:category>
        <w:types>
          <w:type w:val="bbPlcHdr"/>
        </w:types>
        <w:behaviors>
          <w:behavior w:val="content"/>
        </w:behaviors>
        <w:guid w:val="{0612E1C7-53CA-4890-8612-684212BFB2BB}"/>
      </w:docPartPr>
      <w:docPartBody>
        <w:p xmlns:wp14="http://schemas.microsoft.com/office/word/2010/wordml" w:rsidR="00935A75" w:rsidRDefault="00935A75" w14:paraId="3CCB00C9" wp14:textId="77777777">
          <w:pPr>
            <w:pStyle w:val="DFBDE206B7584428AB6ACFE20E3E1BAD"/>
            <w:rPr>
              <w:rFonts w:hint="eastAsia"/>
            </w:rPr>
          </w:pPr>
          <w:r>
            <w:rPr>
              <w:rStyle w:val="PlaceholderText"/>
            </w:rPr>
            <w:t>Enter Intercurrent Events</w:t>
          </w:r>
        </w:p>
      </w:docPartBody>
    </w:docPart>
    <w:docPart>
      <w:docPartPr>
        <w:name w:val="7C5B4B4EFBDC45068ABC1135277DA67F"/>
        <w:category>
          <w:name w:val="General"/>
          <w:gallery w:val="placeholder"/>
        </w:category>
        <w:types>
          <w:type w:val="bbPlcHdr"/>
        </w:types>
        <w:behaviors>
          <w:behavior w:val="content"/>
        </w:behaviors>
        <w:guid w:val="{2FAD7CB7-99BF-4A77-870D-C4DFEDBB0508}"/>
      </w:docPartPr>
      <w:docPartBody>
        <w:p xmlns:wp14="http://schemas.microsoft.com/office/word/2010/wordml" w:rsidR="00935A75" w:rsidRDefault="00935A75" w14:paraId="029111CD" wp14:textId="77777777">
          <w:pPr>
            <w:pStyle w:val="7C5B4B4EFBDC45068ABC1135277DA67F"/>
            <w:rPr>
              <w:rFonts w:hint="eastAsia"/>
            </w:rPr>
          </w:pPr>
          <w:r>
            <w:rPr>
              <w:rStyle w:val="PlaceholderText"/>
            </w:rPr>
            <w:t>Enter Exposure and Compliance</w:t>
          </w:r>
        </w:p>
      </w:docPartBody>
    </w:docPart>
    <w:docPart>
      <w:docPartPr>
        <w:name w:val="CBAA309A274C4C0B9A578899434CA0E9"/>
        <w:category>
          <w:name w:val="General"/>
          <w:gallery w:val="placeholder"/>
        </w:category>
        <w:types>
          <w:type w:val="bbPlcHdr"/>
        </w:types>
        <w:behaviors>
          <w:behavior w:val="content"/>
        </w:behaviors>
        <w:guid w:val="{BEFCF121-452F-48A3-82F8-8C1DCB8A705A}"/>
      </w:docPartPr>
      <w:docPartBody>
        <w:p xmlns:wp14="http://schemas.microsoft.com/office/word/2010/wordml" w:rsidR="00935A75" w:rsidRDefault="00935A75" w14:paraId="67D60E9D" wp14:textId="77777777">
          <w:pPr>
            <w:pStyle w:val="CBAA309A274C4C0B9A578899434CA0E9"/>
            <w:rPr>
              <w:rFonts w:hint="eastAsia"/>
            </w:rPr>
          </w:pPr>
          <w:r>
            <w:rPr>
              <w:rStyle w:val="PlaceholderText"/>
            </w:rPr>
            <w:t>Enter Medical History</w:t>
          </w:r>
        </w:p>
      </w:docPartBody>
    </w:docPart>
    <w:docPart>
      <w:docPartPr>
        <w:name w:val="9CE12101EC374529931F164593720251"/>
        <w:category>
          <w:name w:val="General"/>
          <w:gallery w:val="placeholder"/>
        </w:category>
        <w:types>
          <w:type w:val="bbPlcHdr"/>
        </w:types>
        <w:behaviors>
          <w:behavior w:val="content"/>
        </w:behaviors>
        <w:guid w:val="{44B76D2D-6C2A-42C8-B2AB-13C85EBEB3AF}"/>
      </w:docPartPr>
      <w:docPartBody>
        <w:p xmlns:wp14="http://schemas.microsoft.com/office/word/2010/wordml" w:rsidR="00935A75" w:rsidRDefault="00935A75" w14:paraId="5BA2F78C" wp14:textId="77777777">
          <w:pPr>
            <w:pStyle w:val="9CE12101EC374529931F164593720251"/>
            <w:rPr>
              <w:rFonts w:hint="eastAsia"/>
            </w:rPr>
          </w:pPr>
          <w:r>
            <w:rPr>
              <w:rStyle w:val="PlaceholderText"/>
            </w:rPr>
            <w:t>Enter Data Display Standards and Handling Conventions</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1A7E" w:rsidRDefault="00E51A7E">
      <w:pPr>
        <w:spacing w:line="240" w:lineRule="auto"/>
        <w:rPr>
          <w:rFonts w:hint="eastAsia"/>
        </w:rPr>
      </w:pPr>
      <w:r>
        <w:separator/>
      </w:r>
    </w:p>
  </w:endnote>
  <w:endnote w:type="continuationSeparator" w:id="0">
    <w:p w:rsidR="00E51A7E" w:rsidRDefault="00E51A7E">
      <w:pPr>
        <w:spacing w:line="240" w:lineRule="auto"/>
        <w:rPr>
          <w:rFonts w:hint="eastAsia"/>
        </w:rPr>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Arial Unicode MS">
    <w:altName w:val="Arial"/>
    <w:panose1 w:val="020B0604020202020204"/>
    <w:charset w:val="00"/>
    <w:family w:val="roman"/>
    <w:pitch w:val="variable"/>
    <w:sig w:usb0="00000003" w:usb1="00000000" w:usb2="00000000" w:usb3="00000000" w:csb0="00000001" w:csb1="00000000"/>
  </w:font>
  <w:font w:name="MS Mincho">
    <w:altName w:val="Yu Gothic"/>
    <w:panose1 w:val="02020609040205080304"/>
    <w:charset w:val="80"/>
    <w:family w:val="roman"/>
    <w:pitch w:val="fixed"/>
    <w:sig w:usb0="00000001" w:usb1="08070000" w:usb2="00000010" w:usb3="00000000" w:csb0="00020000" w:csb1="00000000"/>
  </w:font>
  <w:font w:name="Cordia New">
    <w:panose1 w:val="020B0304020202020204"/>
    <w:charset w:val="DE"/>
    <w:family w:val="roman"/>
    <w:pitch w:val="variable"/>
    <w:sig w:usb0="01000001" w:usb1="00000000" w:usb2="00000000" w:usb3="00000000" w:csb0="00010000" w:csb1="00000000"/>
  </w:font>
  <w:font w:name="Times New Roman Bold">
    <w:altName w:val="Times New Roman"/>
    <w:panose1 w:val="02020803070505020304"/>
    <w:charset w:val="00"/>
    <w:family w:val="roman"/>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altName w:val="Arial"/>
    <w:charset w:val="00"/>
    <w:family w:val="swiss"/>
    <w:pitch w:val="variable"/>
    <w:sig w:usb0="00000287" w:usb1="00000800" w:usb2="00000000" w:usb3="00000000" w:csb0="0000009F" w:csb1="00000000"/>
  </w:font>
  <w:font w:name="DengXian">
    <w:altName w:val="等线"/>
    <w:panose1 w:val="02010600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0000000000000000000"/>
    <w:charset w:val="86"/>
    <w:family w:val="roman"/>
    <w:notTrueType/>
    <w:pitch w:val="default"/>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1A7E" w:rsidRDefault="00E51A7E">
      <w:pPr>
        <w:spacing w:after="0"/>
        <w:rPr>
          <w:rFonts w:hint="eastAsia"/>
        </w:rPr>
      </w:pPr>
      <w:r>
        <w:separator/>
      </w:r>
    </w:p>
  </w:footnote>
  <w:footnote w:type="continuationSeparator" w:id="0">
    <w:p w:rsidR="00E51A7E" w:rsidRDefault="00E51A7E">
      <w:pPr>
        <w:spacing w:after="0"/>
        <w:rPr>
          <w:rFonts w:hint="eastAsia"/>
        </w:rPr>
      </w:pPr>
      <w:r>
        <w:continuationSeparator/>
      </w:r>
    </w:p>
  </w:footnote>
</w:footnote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E7921"/>
    <w:multiLevelType w:val="multilevel"/>
    <w:tmpl w:val="4DBA52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E5A12A42BB7E438B8E51315D9ACD7E161"/>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0339083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433"/>
    <w:rsid w:val="000046D7"/>
    <w:rsid w:val="00013BA9"/>
    <w:rsid w:val="00020589"/>
    <w:rsid w:val="000305D9"/>
    <w:rsid w:val="00073A88"/>
    <w:rsid w:val="0008658D"/>
    <w:rsid w:val="00095231"/>
    <w:rsid w:val="000A4A25"/>
    <w:rsid w:val="000C6B1C"/>
    <w:rsid w:val="000F1A09"/>
    <w:rsid w:val="0010531A"/>
    <w:rsid w:val="00111729"/>
    <w:rsid w:val="00115E40"/>
    <w:rsid w:val="0012036D"/>
    <w:rsid w:val="0012235B"/>
    <w:rsid w:val="001229D9"/>
    <w:rsid w:val="00142743"/>
    <w:rsid w:val="00147CF8"/>
    <w:rsid w:val="00151550"/>
    <w:rsid w:val="00153378"/>
    <w:rsid w:val="00157D37"/>
    <w:rsid w:val="00167484"/>
    <w:rsid w:val="00173762"/>
    <w:rsid w:val="00181D84"/>
    <w:rsid w:val="00190404"/>
    <w:rsid w:val="001A7962"/>
    <w:rsid w:val="001D0600"/>
    <w:rsid w:val="001D06C5"/>
    <w:rsid w:val="001D0C37"/>
    <w:rsid w:val="001D10CF"/>
    <w:rsid w:val="001D379E"/>
    <w:rsid w:val="001D6759"/>
    <w:rsid w:val="001E1394"/>
    <w:rsid w:val="002072B9"/>
    <w:rsid w:val="00225915"/>
    <w:rsid w:val="00225AFD"/>
    <w:rsid w:val="002311A9"/>
    <w:rsid w:val="002316AC"/>
    <w:rsid w:val="002431C5"/>
    <w:rsid w:val="002527AA"/>
    <w:rsid w:val="00274F3F"/>
    <w:rsid w:val="00281A43"/>
    <w:rsid w:val="002845F5"/>
    <w:rsid w:val="002A3E8B"/>
    <w:rsid w:val="002A7939"/>
    <w:rsid w:val="002C00BB"/>
    <w:rsid w:val="002C27FF"/>
    <w:rsid w:val="002C52F2"/>
    <w:rsid w:val="002D1272"/>
    <w:rsid w:val="002D17FB"/>
    <w:rsid w:val="002D7F21"/>
    <w:rsid w:val="002E2685"/>
    <w:rsid w:val="002F0611"/>
    <w:rsid w:val="00307937"/>
    <w:rsid w:val="00320F61"/>
    <w:rsid w:val="00336A54"/>
    <w:rsid w:val="00345C96"/>
    <w:rsid w:val="003473A5"/>
    <w:rsid w:val="00354F97"/>
    <w:rsid w:val="00371722"/>
    <w:rsid w:val="00373161"/>
    <w:rsid w:val="00382F86"/>
    <w:rsid w:val="00383019"/>
    <w:rsid w:val="00393330"/>
    <w:rsid w:val="003A33CC"/>
    <w:rsid w:val="003C7045"/>
    <w:rsid w:val="003D04E4"/>
    <w:rsid w:val="003D6981"/>
    <w:rsid w:val="003F0740"/>
    <w:rsid w:val="003F20E8"/>
    <w:rsid w:val="003F71E1"/>
    <w:rsid w:val="00400502"/>
    <w:rsid w:val="00401F6A"/>
    <w:rsid w:val="004025DD"/>
    <w:rsid w:val="004034A2"/>
    <w:rsid w:val="00410711"/>
    <w:rsid w:val="00414976"/>
    <w:rsid w:val="004216DC"/>
    <w:rsid w:val="00422EDA"/>
    <w:rsid w:val="00433792"/>
    <w:rsid w:val="004475EC"/>
    <w:rsid w:val="00452EBF"/>
    <w:rsid w:val="00455131"/>
    <w:rsid w:val="00466AA4"/>
    <w:rsid w:val="004700C9"/>
    <w:rsid w:val="0047579C"/>
    <w:rsid w:val="00476930"/>
    <w:rsid w:val="00481932"/>
    <w:rsid w:val="004873CF"/>
    <w:rsid w:val="0049052D"/>
    <w:rsid w:val="00495A1B"/>
    <w:rsid w:val="00496A9F"/>
    <w:rsid w:val="004975A4"/>
    <w:rsid w:val="004B400C"/>
    <w:rsid w:val="004D18D8"/>
    <w:rsid w:val="004E4D47"/>
    <w:rsid w:val="004F3A5D"/>
    <w:rsid w:val="00513916"/>
    <w:rsid w:val="00516541"/>
    <w:rsid w:val="00520F46"/>
    <w:rsid w:val="0053481F"/>
    <w:rsid w:val="00536EB9"/>
    <w:rsid w:val="005443AA"/>
    <w:rsid w:val="00550285"/>
    <w:rsid w:val="005535F1"/>
    <w:rsid w:val="0056434C"/>
    <w:rsid w:val="0056579D"/>
    <w:rsid w:val="005673FA"/>
    <w:rsid w:val="00572991"/>
    <w:rsid w:val="00573D26"/>
    <w:rsid w:val="00574216"/>
    <w:rsid w:val="00576F01"/>
    <w:rsid w:val="00585FA2"/>
    <w:rsid w:val="00587B44"/>
    <w:rsid w:val="005901AB"/>
    <w:rsid w:val="005972BB"/>
    <w:rsid w:val="005A38FE"/>
    <w:rsid w:val="005B0508"/>
    <w:rsid w:val="005C0302"/>
    <w:rsid w:val="005C211F"/>
    <w:rsid w:val="005F01D9"/>
    <w:rsid w:val="005F2B86"/>
    <w:rsid w:val="005F38F1"/>
    <w:rsid w:val="005F7DFD"/>
    <w:rsid w:val="00613DE8"/>
    <w:rsid w:val="006244A3"/>
    <w:rsid w:val="00635479"/>
    <w:rsid w:val="0064061A"/>
    <w:rsid w:val="006439FC"/>
    <w:rsid w:val="00644085"/>
    <w:rsid w:val="00645120"/>
    <w:rsid w:val="0065172A"/>
    <w:rsid w:val="00665E3E"/>
    <w:rsid w:val="006668DF"/>
    <w:rsid w:val="006B6053"/>
    <w:rsid w:val="006C1055"/>
    <w:rsid w:val="006C7F28"/>
    <w:rsid w:val="006E10FC"/>
    <w:rsid w:val="006E2F75"/>
    <w:rsid w:val="006E5273"/>
    <w:rsid w:val="006F4C3E"/>
    <w:rsid w:val="00701D00"/>
    <w:rsid w:val="00714567"/>
    <w:rsid w:val="007224F4"/>
    <w:rsid w:val="00723B44"/>
    <w:rsid w:val="007318F3"/>
    <w:rsid w:val="00734852"/>
    <w:rsid w:val="007354E8"/>
    <w:rsid w:val="0074126D"/>
    <w:rsid w:val="00741FB5"/>
    <w:rsid w:val="00746EAE"/>
    <w:rsid w:val="00766F84"/>
    <w:rsid w:val="007712E0"/>
    <w:rsid w:val="00772368"/>
    <w:rsid w:val="007757D6"/>
    <w:rsid w:val="00790E58"/>
    <w:rsid w:val="00794DAF"/>
    <w:rsid w:val="007C2AEE"/>
    <w:rsid w:val="007E3398"/>
    <w:rsid w:val="007F6B11"/>
    <w:rsid w:val="008015DA"/>
    <w:rsid w:val="00807C6F"/>
    <w:rsid w:val="0082540B"/>
    <w:rsid w:val="00833CAD"/>
    <w:rsid w:val="00840751"/>
    <w:rsid w:val="00854B1E"/>
    <w:rsid w:val="008554E1"/>
    <w:rsid w:val="00862D16"/>
    <w:rsid w:val="008654A3"/>
    <w:rsid w:val="008808EE"/>
    <w:rsid w:val="008E21EA"/>
    <w:rsid w:val="008E670E"/>
    <w:rsid w:val="008F6D7D"/>
    <w:rsid w:val="00927F2B"/>
    <w:rsid w:val="00932078"/>
    <w:rsid w:val="00934C0F"/>
    <w:rsid w:val="00935A75"/>
    <w:rsid w:val="009843AE"/>
    <w:rsid w:val="009C71A5"/>
    <w:rsid w:val="009D0948"/>
    <w:rsid w:val="009D1F78"/>
    <w:rsid w:val="009E3423"/>
    <w:rsid w:val="009F5403"/>
    <w:rsid w:val="009F60B2"/>
    <w:rsid w:val="00A02260"/>
    <w:rsid w:val="00A05F48"/>
    <w:rsid w:val="00A07757"/>
    <w:rsid w:val="00A444FF"/>
    <w:rsid w:val="00A5311B"/>
    <w:rsid w:val="00A5466A"/>
    <w:rsid w:val="00A72BC6"/>
    <w:rsid w:val="00A743F3"/>
    <w:rsid w:val="00A867E4"/>
    <w:rsid w:val="00A87639"/>
    <w:rsid w:val="00A91F78"/>
    <w:rsid w:val="00A92980"/>
    <w:rsid w:val="00AB0520"/>
    <w:rsid w:val="00AC0FB3"/>
    <w:rsid w:val="00AF32C5"/>
    <w:rsid w:val="00AF7BAB"/>
    <w:rsid w:val="00B009BD"/>
    <w:rsid w:val="00B101A6"/>
    <w:rsid w:val="00B20B72"/>
    <w:rsid w:val="00B52FA8"/>
    <w:rsid w:val="00B603DD"/>
    <w:rsid w:val="00B6456D"/>
    <w:rsid w:val="00B67917"/>
    <w:rsid w:val="00B74FCE"/>
    <w:rsid w:val="00B75D7A"/>
    <w:rsid w:val="00B875F4"/>
    <w:rsid w:val="00B8772B"/>
    <w:rsid w:val="00BA78CB"/>
    <w:rsid w:val="00BB67CF"/>
    <w:rsid w:val="00BC2850"/>
    <w:rsid w:val="00BD13AE"/>
    <w:rsid w:val="00BD313D"/>
    <w:rsid w:val="00BD3599"/>
    <w:rsid w:val="00BF65A2"/>
    <w:rsid w:val="00C12C58"/>
    <w:rsid w:val="00C177AC"/>
    <w:rsid w:val="00C20A24"/>
    <w:rsid w:val="00C21AD7"/>
    <w:rsid w:val="00C24BDF"/>
    <w:rsid w:val="00C53AC7"/>
    <w:rsid w:val="00C554E0"/>
    <w:rsid w:val="00C6102F"/>
    <w:rsid w:val="00C72179"/>
    <w:rsid w:val="00C7308F"/>
    <w:rsid w:val="00C746B1"/>
    <w:rsid w:val="00C84A7E"/>
    <w:rsid w:val="00C85CE9"/>
    <w:rsid w:val="00C94CF0"/>
    <w:rsid w:val="00C97260"/>
    <w:rsid w:val="00CC69D1"/>
    <w:rsid w:val="00CF1DDE"/>
    <w:rsid w:val="00D043BA"/>
    <w:rsid w:val="00D176F7"/>
    <w:rsid w:val="00D203EB"/>
    <w:rsid w:val="00D34D03"/>
    <w:rsid w:val="00D47EFE"/>
    <w:rsid w:val="00D552EC"/>
    <w:rsid w:val="00D60431"/>
    <w:rsid w:val="00DC0F40"/>
    <w:rsid w:val="00DC2610"/>
    <w:rsid w:val="00DC266D"/>
    <w:rsid w:val="00DD5ADE"/>
    <w:rsid w:val="00DD6433"/>
    <w:rsid w:val="00DD6E6D"/>
    <w:rsid w:val="00DE0E07"/>
    <w:rsid w:val="00DE0EAD"/>
    <w:rsid w:val="00DE381F"/>
    <w:rsid w:val="00DE6FE6"/>
    <w:rsid w:val="00DF02A9"/>
    <w:rsid w:val="00E24C0D"/>
    <w:rsid w:val="00E3350F"/>
    <w:rsid w:val="00E33F5D"/>
    <w:rsid w:val="00E51A7E"/>
    <w:rsid w:val="00E77A0D"/>
    <w:rsid w:val="00EC5B4D"/>
    <w:rsid w:val="00EE17DF"/>
    <w:rsid w:val="00EE75F3"/>
    <w:rsid w:val="00F0791B"/>
    <w:rsid w:val="00F11DE8"/>
    <w:rsid w:val="00F30FCF"/>
    <w:rsid w:val="00F3699F"/>
    <w:rsid w:val="00F42881"/>
    <w:rsid w:val="00F439BB"/>
    <w:rsid w:val="00F473FC"/>
    <w:rsid w:val="00F62B8F"/>
    <w:rsid w:val="00F66552"/>
    <w:rsid w:val="00F91694"/>
    <w:rsid w:val="00FC26B0"/>
    <w:rsid w:val="00FD49C9"/>
    <w:rsid w:val="00FE3188"/>
    <w:rsid w:val="00FF2201"/>
    <w:rsid w:val="00FF6FA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rPr>
      <w:kern w:val="2"/>
      <w:sz w:val="2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rsid w:val="002F0611"/>
    <w:rPr>
      <w:color w:val="808080"/>
    </w:rPr>
  </w:style>
  <w:style w:type="paragraph" w:customStyle="1" w:styleId="99C766078DF74E25A980571C55C23216">
    <w:name w:val="99C766078DF74E25A980571C55C23216"/>
    <w:pPr>
      <w:widowControl w:val="0"/>
      <w:spacing w:after="160" w:line="278" w:lineRule="auto"/>
    </w:pPr>
    <w:rPr>
      <w:kern w:val="2"/>
      <w:sz w:val="22"/>
      <w:szCs w:val="24"/>
      <w14:ligatures w14:val="standardContextual"/>
    </w:rPr>
  </w:style>
  <w:style w:type="paragraph" w:customStyle="1" w:styleId="4302E7B81C73443E9FBDE369F7378E9F">
    <w:name w:val="4302E7B81C73443E9FBDE369F7378E9F"/>
    <w:pPr>
      <w:widowControl w:val="0"/>
      <w:spacing w:after="160" w:line="278" w:lineRule="auto"/>
    </w:pPr>
    <w:rPr>
      <w:kern w:val="2"/>
      <w:sz w:val="22"/>
      <w:szCs w:val="24"/>
      <w14:ligatures w14:val="standardContextual"/>
    </w:rPr>
  </w:style>
  <w:style w:type="paragraph" w:customStyle="1" w:styleId="EB5836D71C1E4F3392AD7FF3DD7EBD83">
    <w:name w:val="EB5836D71C1E4F3392AD7FF3DD7EBD83"/>
    <w:pPr>
      <w:widowControl w:val="0"/>
      <w:spacing w:after="160" w:line="278" w:lineRule="auto"/>
    </w:pPr>
    <w:rPr>
      <w:kern w:val="2"/>
      <w:sz w:val="22"/>
      <w:szCs w:val="24"/>
      <w14:ligatures w14:val="standardContextual"/>
    </w:rPr>
  </w:style>
  <w:style w:type="paragraph" w:customStyle="1" w:styleId="D315843C1B7D4ED8A446CCF1007C4A68">
    <w:name w:val="D315843C1B7D4ED8A446CCF1007C4A68"/>
    <w:pPr>
      <w:widowControl w:val="0"/>
      <w:spacing w:after="160" w:line="278" w:lineRule="auto"/>
    </w:pPr>
    <w:rPr>
      <w:kern w:val="2"/>
      <w:sz w:val="22"/>
      <w:szCs w:val="24"/>
      <w14:ligatures w14:val="standardContextual"/>
    </w:rPr>
  </w:style>
  <w:style w:type="paragraph" w:customStyle="1" w:styleId="3628AD5AF8E24C09B05E6760DABE88F6">
    <w:name w:val="3628AD5AF8E24C09B05E6760DABE88F6"/>
    <w:pPr>
      <w:widowControl w:val="0"/>
      <w:spacing w:after="160" w:line="278" w:lineRule="auto"/>
    </w:pPr>
    <w:rPr>
      <w:kern w:val="2"/>
      <w:sz w:val="22"/>
      <w:szCs w:val="24"/>
      <w14:ligatures w14:val="standardContextual"/>
    </w:rPr>
  </w:style>
  <w:style w:type="paragraph" w:customStyle="1" w:styleId="293B73FE389944B2BEEA510D66E41D60">
    <w:name w:val="293B73FE389944B2BEEA510D66E41D60"/>
    <w:pPr>
      <w:widowControl w:val="0"/>
      <w:spacing w:after="160" w:line="278" w:lineRule="auto"/>
    </w:pPr>
    <w:rPr>
      <w:kern w:val="2"/>
      <w:sz w:val="22"/>
      <w:szCs w:val="24"/>
      <w14:ligatures w14:val="standardContextual"/>
    </w:rPr>
  </w:style>
  <w:style w:type="paragraph" w:customStyle="1" w:styleId="74278C653E0C49F5928711B0A283D0F4">
    <w:name w:val="74278C653E0C49F5928711B0A283D0F4"/>
    <w:pPr>
      <w:widowControl w:val="0"/>
      <w:spacing w:after="160" w:line="278" w:lineRule="auto"/>
    </w:pPr>
    <w:rPr>
      <w:kern w:val="2"/>
      <w:sz w:val="22"/>
      <w:szCs w:val="24"/>
      <w14:ligatures w14:val="standardContextual"/>
    </w:rPr>
  </w:style>
  <w:style w:type="paragraph" w:customStyle="1" w:styleId="B9CEA115726D4C718B76246517FD97D6">
    <w:name w:val="B9CEA115726D4C718B76246517FD97D6"/>
    <w:pPr>
      <w:widowControl w:val="0"/>
      <w:spacing w:after="160" w:line="278" w:lineRule="auto"/>
    </w:pPr>
    <w:rPr>
      <w:kern w:val="2"/>
      <w:sz w:val="22"/>
      <w:szCs w:val="24"/>
      <w14:ligatures w14:val="standardContextual"/>
    </w:rPr>
  </w:style>
  <w:style w:type="paragraph" w:customStyle="1" w:styleId="A0A409B36227496299FB57AA0B77C3C6">
    <w:name w:val="A0A409B36227496299FB57AA0B77C3C6"/>
    <w:pPr>
      <w:widowControl w:val="0"/>
      <w:spacing w:after="160" w:line="278" w:lineRule="auto"/>
    </w:pPr>
    <w:rPr>
      <w:kern w:val="2"/>
      <w:sz w:val="22"/>
      <w:szCs w:val="24"/>
      <w14:ligatures w14:val="standardContextual"/>
    </w:rPr>
  </w:style>
  <w:style w:type="paragraph" w:customStyle="1" w:styleId="E13B7D952ADA4F5DB46F76D5058CB047">
    <w:name w:val="E13B7D952ADA4F5DB46F76D5058CB047"/>
    <w:pPr>
      <w:widowControl w:val="0"/>
      <w:spacing w:after="160" w:line="278" w:lineRule="auto"/>
    </w:pPr>
    <w:rPr>
      <w:kern w:val="2"/>
      <w:sz w:val="22"/>
      <w:szCs w:val="24"/>
      <w14:ligatures w14:val="standardContextual"/>
    </w:rPr>
  </w:style>
  <w:style w:type="paragraph" w:customStyle="1" w:styleId="0BFB6AB8DEFE42D49C7CA51A44BC9F43">
    <w:name w:val="0BFB6AB8DEFE42D49C7CA51A44BC9F43"/>
    <w:pPr>
      <w:widowControl w:val="0"/>
      <w:spacing w:after="160" w:line="278" w:lineRule="auto"/>
    </w:pPr>
    <w:rPr>
      <w:kern w:val="2"/>
      <w:sz w:val="22"/>
      <w:szCs w:val="24"/>
      <w14:ligatures w14:val="standardContextual"/>
    </w:rPr>
  </w:style>
  <w:style w:type="paragraph" w:customStyle="1" w:styleId="37BF5F7787F34E63A4411D11C3F6F1E7">
    <w:name w:val="37BF5F7787F34E63A4411D11C3F6F1E7"/>
    <w:pPr>
      <w:widowControl w:val="0"/>
      <w:spacing w:after="160" w:line="278" w:lineRule="auto"/>
    </w:pPr>
    <w:rPr>
      <w:kern w:val="2"/>
      <w:sz w:val="22"/>
      <w:szCs w:val="24"/>
      <w14:ligatures w14:val="standardContextual"/>
    </w:rPr>
  </w:style>
  <w:style w:type="paragraph" w:customStyle="1" w:styleId="BEFFD92BEF2E4F7DAFA158C4FC58E09C">
    <w:name w:val="BEFFD92BEF2E4F7DAFA158C4FC58E09C"/>
    <w:pPr>
      <w:widowControl w:val="0"/>
      <w:spacing w:after="160" w:line="278" w:lineRule="auto"/>
    </w:pPr>
    <w:rPr>
      <w:kern w:val="2"/>
      <w:sz w:val="22"/>
      <w:szCs w:val="24"/>
      <w14:ligatures w14:val="standardContextual"/>
    </w:rPr>
  </w:style>
  <w:style w:type="paragraph" w:customStyle="1" w:styleId="0ABF8B42FD584782B5B3CB5AE9A80CE7">
    <w:name w:val="0ABF8B42FD584782B5B3CB5AE9A80CE7"/>
    <w:pPr>
      <w:widowControl w:val="0"/>
      <w:spacing w:after="160" w:line="278" w:lineRule="auto"/>
    </w:pPr>
    <w:rPr>
      <w:kern w:val="2"/>
      <w:sz w:val="22"/>
      <w:szCs w:val="24"/>
      <w14:ligatures w14:val="standardContextual"/>
    </w:rPr>
  </w:style>
  <w:style w:type="paragraph" w:customStyle="1" w:styleId="5C9B5A6F6953497FAB4C4051FE50D324">
    <w:name w:val="5C9B5A6F6953497FAB4C4051FE50D324"/>
    <w:qFormat/>
    <w:pPr>
      <w:widowControl w:val="0"/>
      <w:spacing w:after="160" w:line="278" w:lineRule="auto"/>
    </w:pPr>
    <w:rPr>
      <w:kern w:val="2"/>
      <w:sz w:val="22"/>
      <w:szCs w:val="24"/>
      <w14:ligatures w14:val="standardContextual"/>
    </w:rPr>
  </w:style>
  <w:style w:type="paragraph" w:customStyle="1" w:styleId="4FCFCF027EC644E4899FBD7381B3623F">
    <w:name w:val="4FCFCF027EC644E4899FBD7381B3623F"/>
    <w:qFormat/>
    <w:pPr>
      <w:widowControl w:val="0"/>
      <w:spacing w:after="160" w:line="278" w:lineRule="auto"/>
    </w:pPr>
    <w:rPr>
      <w:kern w:val="2"/>
      <w:sz w:val="22"/>
      <w:szCs w:val="24"/>
      <w14:ligatures w14:val="standardContextual"/>
    </w:rPr>
  </w:style>
  <w:style w:type="paragraph" w:customStyle="1" w:styleId="FB3815F2121C467AB535DF695955DEEF">
    <w:name w:val="FB3815F2121C467AB535DF695955DEEF"/>
    <w:qFormat/>
    <w:pPr>
      <w:widowControl w:val="0"/>
      <w:spacing w:after="160" w:line="278" w:lineRule="auto"/>
    </w:pPr>
    <w:rPr>
      <w:kern w:val="2"/>
      <w:sz w:val="22"/>
      <w:szCs w:val="24"/>
      <w14:ligatures w14:val="standardContextual"/>
    </w:rPr>
  </w:style>
  <w:style w:type="paragraph" w:customStyle="1" w:styleId="6EC48DAECCB64F1BA7518058ED14D1AD">
    <w:name w:val="6EC48DAECCB64F1BA7518058ED14D1AD"/>
    <w:qFormat/>
    <w:pPr>
      <w:widowControl w:val="0"/>
      <w:spacing w:after="160" w:line="278" w:lineRule="auto"/>
    </w:pPr>
    <w:rPr>
      <w:kern w:val="2"/>
      <w:sz w:val="22"/>
      <w:szCs w:val="24"/>
      <w14:ligatures w14:val="standardContextual"/>
    </w:rPr>
  </w:style>
  <w:style w:type="paragraph" w:customStyle="1" w:styleId="8D302E4C69E34451B0859750FE75E55E">
    <w:name w:val="8D302E4C69E34451B0859750FE75E55E"/>
    <w:qFormat/>
    <w:pPr>
      <w:widowControl w:val="0"/>
      <w:spacing w:after="160" w:line="278" w:lineRule="auto"/>
    </w:pPr>
    <w:rPr>
      <w:kern w:val="2"/>
      <w:sz w:val="22"/>
      <w:szCs w:val="24"/>
      <w14:ligatures w14:val="standardContextual"/>
    </w:rPr>
  </w:style>
  <w:style w:type="paragraph" w:customStyle="1" w:styleId="3B2E9C03F91A45C2980BAB74C62C8B9A">
    <w:name w:val="3B2E9C03F91A45C2980BAB74C62C8B9A"/>
    <w:pPr>
      <w:widowControl w:val="0"/>
      <w:spacing w:after="160" w:line="278" w:lineRule="auto"/>
    </w:pPr>
    <w:rPr>
      <w:kern w:val="2"/>
      <w:sz w:val="22"/>
      <w:szCs w:val="24"/>
      <w14:ligatures w14:val="standardContextual"/>
    </w:rPr>
  </w:style>
  <w:style w:type="paragraph" w:customStyle="1" w:styleId="E5A12A42BB7E438B8E51315D9ACD7E16">
    <w:name w:val="E5A12A42BB7E438B8E51315D9ACD7E16"/>
    <w:qFormat/>
    <w:pPr>
      <w:widowControl w:val="0"/>
      <w:spacing w:after="160" w:line="278" w:lineRule="auto"/>
    </w:pPr>
    <w:rPr>
      <w:kern w:val="2"/>
      <w:sz w:val="22"/>
      <w:szCs w:val="24"/>
      <w14:ligatures w14:val="standardContextual"/>
    </w:rPr>
  </w:style>
  <w:style w:type="paragraph" w:customStyle="1" w:styleId="383A9F23BCC74E718391B1119E7D74A1">
    <w:name w:val="383A9F23BCC74E718391B1119E7D74A1"/>
    <w:qFormat/>
    <w:pPr>
      <w:widowControl w:val="0"/>
      <w:spacing w:after="160" w:line="278" w:lineRule="auto"/>
    </w:pPr>
    <w:rPr>
      <w:kern w:val="2"/>
      <w:sz w:val="22"/>
      <w:szCs w:val="24"/>
      <w14:ligatures w14:val="standardContextual"/>
    </w:rPr>
  </w:style>
  <w:style w:type="paragraph" w:customStyle="1" w:styleId="D68257366E444D749BA75E9D6555C241">
    <w:name w:val="D68257366E444D749BA75E9D6555C241"/>
    <w:qFormat/>
    <w:pPr>
      <w:widowControl w:val="0"/>
      <w:spacing w:after="160" w:line="278" w:lineRule="auto"/>
    </w:pPr>
    <w:rPr>
      <w:kern w:val="2"/>
      <w:sz w:val="22"/>
      <w:szCs w:val="24"/>
      <w14:ligatures w14:val="standardContextual"/>
    </w:rPr>
  </w:style>
  <w:style w:type="paragraph" w:customStyle="1" w:styleId="FFC395A7260C49A4BF5A2F29F4AE9206">
    <w:name w:val="FFC395A7260C49A4BF5A2F29F4AE9206"/>
    <w:qFormat/>
    <w:pPr>
      <w:widowControl w:val="0"/>
      <w:spacing w:after="160" w:line="278" w:lineRule="auto"/>
    </w:pPr>
    <w:rPr>
      <w:kern w:val="2"/>
      <w:sz w:val="22"/>
      <w:szCs w:val="24"/>
      <w14:ligatures w14:val="standardContextual"/>
    </w:rPr>
  </w:style>
  <w:style w:type="paragraph" w:customStyle="1" w:styleId="F0966CBADC98454299AE408F704BD09E">
    <w:name w:val="F0966CBADC98454299AE408F704BD09E"/>
    <w:qFormat/>
    <w:pPr>
      <w:widowControl w:val="0"/>
      <w:spacing w:after="160" w:line="278" w:lineRule="auto"/>
    </w:pPr>
    <w:rPr>
      <w:kern w:val="2"/>
      <w:sz w:val="22"/>
      <w:szCs w:val="24"/>
      <w14:ligatures w14:val="standardContextual"/>
    </w:rPr>
  </w:style>
  <w:style w:type="paragraph" w:customStyle="1" w:styleId="AF09FCFD862144A989E2C052D9931F3F">
    <w:name w:val="AF09FCFD862144A989E2C052D9931F3F"/>
    <w:pPr>
      <w:widowControl w:val="0"/>
      <w:spacing w:after="160" w:line="278" w:lineRule="auto"/>
    </w:pPr>
    <w:rPr>
      <w:kern w:val="2"/>
      <w:sz w:val="22"/>
      <w:szCs w:val="24"/>
      <w14:ligatures w14:val="standardContextual"/>
    </w:rPr>
  </w:style>
  <w:style w:type="paragraph" w:customStyle="1" w:styleId="E6E3F221454441EEAE1C70C3F53001C6">
    <w:name w:val="E6E3F221454441EEAE1C70C3F53001C6"/>
    <w:qFormat/>
    <w:pPr>
      <w:widowControl w:val="0"/>
      <w:spacing w:after="160" w:line="278" w:lineRule="auto"/>
    </w:pPr>
    <w:rPr>
      <w:kern w:val="2"/>
      <w:sz w:val="22"/>
      <w:szCs w:val="24"/>
      <w14:ligatures w14:val="standardContextual"/>
    </w:rPr>
  </w:style>
  <w:style w:type="paragraph" w:customStyle="1" w:styleId="159DD9E1DA0544089BA9DFD1E904D7CE">
    <w:name w:val="159DD9E1DA0544089BA9DFD1E904D7CE"/>
    <w:qFormat/>
    <w:pPr>
      <w:widowControl w:val="0"/>
      <w:spacing w:after="160" w:line="278" w:lineRule="auto"/>
    </w:pPr>
    <w:rPr>
      <w:kern w:val="2"/>
      <w:sz w:val="22"/>
      <w:szCs w:val="24"/>
      <w14:ligatures w14:val="standardContextual"/>
    </w:rPr>
  </w:style>
  <w:style w:type="paragraph" w:customStyle="1" w:styleId="C61C2E86CCB04D179F8C27C41A45CAD8">
    <w:name w:val="C61C2E86CCB04D179F8C27C41A45CAD8"/>
    <w:qFormat/>
    <w:pPr>
      <w:widowControl w:val="0"/>
      <w:spacing w:after="160" w:line="278" w:lineRule="auto"/>
    </w:pPr>
    <w:rPr>
      <w:kern w:val="2"/>
      <w:sz w:val="22"/>
      <w:szCs w:val="24"/>
      <w14:ligatures w14:val="standardContextual"/>
    </w:rPr>
  </w:style>
  <w:style w:type="paragraph" w:customStyle="1" w:styleId="269ED70CF5DE4DEC974F32C91A066748">
    <w:name w:val="269ED70CF5DE4DEC974F32C91A066748"/>
    <w:pPr>
      <w:widowControl w:val="0"/>
      <w:spacing w:after="160" w:line="278" w:lineRule="auto"/>
    </w:pPr>
    <w:rPr>
      <w:kern w:val="2"/>
      <w:sz w:val="22"/>
      <w:szCs w:val="24"/>
      <w14:ligatures w14:val="standardContextual"/>
    </w:rPr>
  </w:style>
  <w:style w:type="paragraph" w:customStyle="1" w:styleId="7282075319D8405EA354093E579ACFC2">
    <w:name w:val="7282075319D8405EA354093E579ACFC2"/>
    <w:qFormat/>
    <w:pPr>
      <w:widowControl w:val="0"/>
      <w:spacing w:after="160" w:line="278" w:lineRule="auto"/>
    </w:pPr>
    <w:rPr>
      <w:kern w:val="2"/>
      <w:sz w:val="22"/>
      <w:szCs w:val="24"/>
      <w14:ligatures w14:val="standardContextual"/>
    </w:rPr>
  </w:style>
  <w:style w:type="paragraph" w:customStyle="1" w:styleId="E9ECA3F3F0D94ACF8361C4BD6ACFD3FE">
    <w:name w:val="E9ECA3F3F0D94ACF8361C4BD6ACFD3FE"/>
    <w:qFormat/>
    <w:pPr>
      <w:widowControl w:val="0"/>
      <w:spacing w:after="160" w:line="278" w:lineRule="auto"/>
    </w:pPr>
    <w:rPr>
      <w:kern w:val="2"/>
      <w:sz w:val="22"/>
      <w:szCs w:val="24"/>
      <w14:ligatures w14:val="standardContextual"/>
    </w:rPr>
  </w:style>
  <w:style w:type="paragraph" w:customStyle="1" w:styleId="B4D805E73F2A43C6B5337D8DAE620997">
    <w:name w:val="B4D805E73F2A43C6B5337D8DAE620997"/>
    <w:qFormat/>
    <w:pPr>
      <w:widowControl w:val="0"/>
      <w:spacing w:after="160" w:line="278" w:lineRule="auto"/>
    </w:pPr>
    <w:rPr>
      <w:kern w:val="2"/>
      <w:sz w:val="22"/>
      <w:szCs w:val="24"/>
      <w14:ligatures w14:val="standardContextual"/>
    </w:rPr>
  </w:style>
  <w:style w:type="paragraph" w:customStyle="1" w:styleId="09C890CE73394D228C0DCA8737771697">
    <w:name w:val="09C890CE73394D228C0DCA8737771697"/>
    <w:qFormat/>
    <w:pPr>
      <w:widowControl w:val="0"/>
      <w:spacing w:after="160" w:line="278" w:lineRule="auto"/>
    </w:pPr>
    <w:rPr>
      <w:kern w:val="2"/>
      <w:sz w:val="22"/>
      <w:szCs w:val="24"/>
      <w14:ligatures w14:val="standardContextual"/>
    </w:rPr>
  </w:style>
  <w:style w:type="paragraph" w:customStyle="1" w:styleId="E054976B422D473C861EA30F26C3B4A9">
    <w:name w:val="E054976B422D473C861EA30F26C3B4A9"/>
    <w:qFormat/>
    <w:pPr>
      <w:widowControl w:val="0"/>
      <w:spacing w:after="160" w:line="278" w:lineRule="auto"/>
    </w:pPr>
    <w:rPr>
      <w:kern w:val="2"/>
      <w:sz w:val="22"/>
      <w:szCs w:val="24"/>
      <w14:ligatures w14:val="standardContextual"/>
    </w:rPr>
  </w:style>
  <w:style w:type="paragraph" w:customStyle="1" w:styleId="F78E73BC9A404A08BC4AAD8F5214383F">
    <w:name w:val="F78E73BC9A404A08BC4AAD8F5214383F"/>
    <w:rsid w:val="00714567"/>
    <w:pPr>
      <w:spacing w:after="160" w:line="278" w:lineRule="auto"/>
    </w:pPr>
    <w:rPr>
      <w:kern w:val="2"/>
      <w:sz w:val="24"/>
      <w:szCs w:val="24"/>
      <w14:ligatures w14:val="standardContextual"/>
    </w:rPr>
  </w:style>
  <w:style w:type="paragraph" w:customStyle="1" w:styleId="E3BA39D3737C4640916916F900C8AD88">
    <w:name w:val="E3BA39D3737C4640916916F900C8AD88"/>
    <w:pPr>
      <w:widowControl w:val="0"/>
      <w:spacing w:after="160" w:line="278" w:lineRule="auto"/>
    </w:pPr>
    <w:rPr>
      <w:kern w:val="2"/>
      <w:sz w:val="22"/>
      <w:szCs w:val="24"/>
      <w14:ligatures w14:val="standardContextual"/>
    </w:rPr>
  </w:style>
  <w:style w:type="paragraph" w:customStyle="1" w:styleId="CD9DB66101534BE582649DF8923DD922">
    <w:name w:val="CD9DB66101534BE582649DF8923DD922"/>
    <w:pPr>
      <w:widowControl w:val="0"/>
      <w:spacing w:after="160" w:line="278" w:lineRule="auto"/>
    </w:pPr>
    <w:rPr>
      <w:kern w:val="2"/>
      <w:sz w:val="22"/>
      <w:szCs w:val="24"/>
      <w14:ligatures w14:val="standardContextual"/>
    </w:rPr>
  </w:style>
  <w:style w:type="paragraph" w:customStyle="1" w:styleId="2B7A8659C76B485485BFC7A133749071">
    <w:name w:val="2B7A8659C76B485485BFC7A133749071"/>
    <w:pPr>
      <w:widowControl w:val="0"/>
      <w:spacing w:after="160" w:line="278" w:lineRule="auto"/>
    </w:pPr>
    <w:rPr>
      <w:kern w:val="2"/>
      <w:sz w:val="22"/>
      <w:szCs w:val="24"/>
      <w14:ligatures w14:val="standardContextual"/>
    </w:rPr>
  </w:style>
  <w:style w:type="paragraph" w:customStyle="1" w:styleId="C76E574CFF58449EBAD4CBF9BAF64351">
    <w:name w:val="C76E574CFF58449EBAD4CBF9BAF64351"/>
    <w:pPr>
      <w:widowControl w:val="0"/>
      <w:spacing w:after="160" w:line="278" w:lineRule="auto"/>
    </w:pPr>
    <w:rPr>
      <w:kern w:val="2"/>
      <w:sz w:val="22"/>
      <w:szCs w:val="24"/>
      <w14:ligatures w14:val="standardContextual"/>
    </w:rPr>
  </w:style>
  <w:style w:type="paragraph" w:customStyle="1" w:styleId="DFBDE206B7584428AB6ACFE20E3E1BAD">
    <w:name w:val="DFBDE206B7584428AB6ACFE20E3E1BAD"/>
    <w:pPr>
      <w:widowControl w:val="0"/>
      <w:spacing w:after="160" w:line="278" w:lineRule="auto"/>
    </w:pPr>
    <w:rPr>
      <w:kern w:val="2"/>
      <w:sz w:val="22"/>
      <w:szCs w:val="24"/>
      <w14:ligatures w14:val="standardContextual"/>
    </w:rPr>
  </w:style>
  <w:style w:type="paragraph" w:customStyle="1" w:styleId="1E4B7E715A50494F8B4D6FAB84F46669">
    <w:name w:val="1E4B7E715A50494F8B4D6FAB84F46669"/>
    <w:qFormat/>
    <w:pPr>
      <w:widowControl w:val="0"/>
      <w:spacing w:after="160" w:line="278" w:lineRule="auto"/>
    </w:pPr>
    <w:rPr>
      <w:kern w:val="2"/>
      <w:sz w:val="22"/>
      <w:szCs w:val="24"/>
      <w14:ligatures w14:val="standardContextual"/>
    </w:rPr>
  </w:style>
  <w:style w:type="paragraph" w:customStyle="1" w:styleId="E216174DE1E8476B826CAC180B07DFC0">
    <w:name w:val="E216174DE1E8476B826CAC180B07DFC0"/>
    <w:qFormat/>
    <w:pPr>
      <w:widowControl w:val="0"/>
      <w:spacing w:after="160" w:line="278" w:lineRule="auto"/>
    </w:pPr>
    <w:rPr>
      <w:kern w:val="2"/>
      <w:sz w:val="22"/>
      <w:szCs w:val="24"/>
      <w14:ligatures w14:val="standardContextual"/>
    </w:rPr>
  </w:style>
  <w:style w:type="paragraph" w:customStyle="1" w:styleId="9ADF9140E97242F7AA1FF26933527587">
    <w:name w:val="9ADF9140E97242F7AA1FF26933527587"/>
    <w:rsid w:val="00714567"/>
    <w:pPr>
      <w:spacing w:before="120" w:after="120"/>
    </w:pPr>
    <w:rPr>
      <w:rFonts w:ascii="Times New Roman" w:hAnsi="Times New Roman" w:cs="Cordia New"/>
      <w:sz w:val="24"/>
      <w:szCs w:val="22"/>
      <w:lang w:eastAsia="en-US"/>
    </w:rPr>
  </w:style>
  <w:style w:type="paragraph" w:customStyle="1" w:styleId="9ADF9140E97242F7AA1FF269335275871">
    <w:name w:val="9ADF9140E97242F7AA1FF269335275871"/>
    <w:rsid w:val="00714567"/>
    <w:pPr>
      <w:spacing w:before="120" w:after="120"/>
    </w:pPr>
    <w:rPr>
      <w:rFonts w:ascii="Times New Roman" w:hAnsi="Times New Roman" w:cs="Cordia New"/>
      <w:sz w:val="24"/>
      <w:szCs w:val="22"/>
      <w:lang w:eastAsia="en-US"/>
    </w:rPr>
  </w:style>
  <w:style w:type="paragraph" w:customStyle="1" w:styleId="EC7198B8BA8F426C82DC85C93ED7A475">
    <w:name w:val="EC7198B8BA8F426C82DC85C93ED7A475"/>
    <w:qFormat/>
    <w:pPr>
      <w:widowControl w:val="0"/>
      <w:spacing w:after="160" w:line="278" w:lineRule="auto"/>
    </w:pPr>
    <w:rPr>
      <w:kern w:val="2"/>
      <w:sz w:val="22"/>
      <w:szCs w:val="24"/>
      <w14:ligatures w14:val="standardContextual"/>
    </w:rPr>
  </w:style>
  <w:style w:type="paragraph" w:customStyle="1" w:styleId="A1F7EACAC2FC4D6988F6163C7E317F61">
    <w:name w:val="A1F7EACAC2FC4D6988F6163C7E317F61"/>
    <w:pPr>
      <w:widowControl w:val="0"/>
      <w:spacing w:after="160" w:line="278" w:lineRule="auto"/>
    </w:pPr>
    <w:rPr>
      <w:kern w:val="2"/>
      <w:sz w:val="22"/>
      <w:szCs w:val="24"/>
      <w14:ligatures w14:val="standardContextual"/>
    </w:rPr>
  </w:style>
  <w:style w:type="paragraph" w:customStyle="1" w:styleId="A4BD9C23B9FA4143969CE3388994A733">
    <w:name w:val="A4BD9C23B9FA4143969CE3388994A733"/>
    <w:pPr>
      <w:widowControl w:val="0"/>
      <w:spacing w:after="160" w:line="278" w:lineRule="auto"/>
    </w:pPr>
    <w:rPr>
      <w:kern w:val="2"/>
      <w:sz w:val="22"/>
      <w:szCs w:val="24"/>
      <w14:ligatures w14:val="standardContextual"/>
    </w:rPr>
  </w:style>
  <w:style w:type="paragraph" w:customStyle="1" w:styleId="9403BF221B9E4EAA9C3602C598A42AC8">
    <w:name w:val="9403BF221B9E4EAA9C3602C598A42AC8"/>
    <w:qFormat/>
    <w:pPr>
      <w:widowControl w:val="0"/>
      <w:spacing w:after="160" w:line="278" w:lineRule="auto"/>
    </w:pPr>
    <w:rPr>
      <w:kern w:val="2"/>
      <w:sz w:val="22"/>
      <w:szCs w:val="24"/>
      <w14:ligatures w14:val="standardContextual"/>
    </w:rPr>
  </w:style>
  <w:style w:type="paragraph" w:customStyle="1" w:styleId="4B27A689E71344B39AFD707077D8F9402">
    <w:name w:val="4B27A689E71344B39AFD707077D8F9402"/>
    <w:qFormat/>
    <w:pPr>
      <w:spacing w:before="120" w:after="120"/>
    </w:pPr>
    <w:rPr>
      <w:rFonts w:ascii="Times New Roman" w:hAnsi="Times New Roman" w:cs="Cordia New"/>
      <w:sz w:val="24"/>
      <w:szCs w:val="22"/>
      <w:lang w:eastAsia="en-US"/>
    </w:rPr>
  </w:style>
  <w:style w:type="paragraph" w:customStyle="1" w:styleId="A04E877AAA03403B94759FF012F62B702">
    <w:name w:val="A04E877AAA03403B94759FF012F62B702"/>
    <w:pPr>
      <w:spacing w:before="120" w:after="120"/>
    </w:pPr>
    <w:rPr>
      <w:rFonts w:ascii="Times New Roman" w:hAnsi="Times New Roman" w:cs="Cordia New"/>
      <w:sz w:val="24"/>
      <w:szCs w:val="22"/>
      <w:lang w:eastAsia="en-US"/>
    </w:rPr>
  </w:style>
  <w:style w:type="paragraph" w:customStyle="1" w:styleId="49E0B271173D45538FDC7E990F141E562">
    <w:name w:val="49E0B271173D45538FDC7E990F141E562"/>
    <w:pPr>
      <w:spacing w:before="120" w:after="120"/>
    </w:pPr>
    <w:rPr>
      <w:rFonts w:ascii="Times New Roman" w:hAnsi="Times New Roman" w:cs="Cordia New"/>
      <w:sz w:val="24"/>
      <w:szCs w:val="22"/>
      <w:lang w:eastAsia="en-US"/>
    </w:rPr>
  </w:style>
  <w:style w:type="paragraph" w:customStyle="1" w:styleId="8CFBF9EB9E2C4669BD5C6FF16FDF14251">
    <w:name w:val="8CFBF9EB9E2C4669BD5C6FF16FDF14251"/>
    <w:pPr>
      <w:spacing w:before="120" w:after="120"/>
    </w:pPr>
    <w:rPr>
      <w:rFonts w:ascii="Times New Roman" w:hAnsi="Times New Roman" w:cs="Cordia New"/>
      <w:sz w:val="24"/>
      <w:szCs w:val="22"/>
      <w:lang w:eastAsia="en-US"/>
    </w:rPr>
  </w:style>
  <w:style w:type="paragraph" w:customStyle="1" w:styleId="A9F1D95048C04291B37D0452DEB161751">
    <w:name w:val="A9F1D95048C04291B37D0452DEB161751"/>
    <w:pPr>
      <w:spacing w:before="120" w:after="120"/>
    </w:pPr>
    <w:rPr>
      <w:rFonts w:ascii="Times New Roman" w:hAnsi="Times New Roman" w:cs="Cordia New"/>
      <w:sz w:val="24"/>
      <w:szCs w:val="22"/>
      <w:lang w:eastAsia="en-US"/>
    </w:rPr>
  </w:style>
  <w:style w:type="paragraph" w:customStyle="1" w:styleId="218C1C099D1D40E294F369149523F72D1">
    <w:name w:val="218C1C099D1D40E294F369149523F72D1"/>
    <w:pPr>
      <w:spacing w:before="120" w:after="120"/>
    </w:pPr>
    <w:rPr>
      <w:rFonts w:ascii="Times New Roman" w:hAnsi="Times New Roman" w:cs="Cordia New"/>
      <w:sz w:val="24"/>
      <w:szCs w:val="22"/>
      <w:lang w:eastAsia="en-US"/>
    </w:rPr>
  </w:style>
  <w:style w:type="paragraph" w:customStyle="1" w:styleId="CC9A8147F892481E8B97BD8C107FD29A3">
    <w:name w:val="CC9A8147F892481E8B97BD8C107FD29A3"/>
    <w:pPr>
      <w:spacing w:before="120" w:after="120"/>
    </w:pPr>
    <w:rPr>
      <w:rFonts w:ascii="Times New Roman" w:hAnsi="Times New Roman" w:cs="Cordia New"/>
      <w:sz w:val="24"/>
      <w:szCs w:val="22"/>
      <w:lang w:eastAsia="en-US"/>
    </w:rPr>
  </w:style>
  <w:style w:type="paragraph" w:customStyle="1" w:styleId="15C92052059245EDB97BA10B25B4ABDE3">
    <w:name w:val="15C92052059245EDB97BA10B25B4ABDE3"/>
    <w:pPr>
      <w:spacing w:before="120" w:after="120"/>
    </w:pPr>
    <w:rPr>
      <w:rFonts w:ascii="Times New Roman" w:hAnsi="Times New Roman" w:cs="Cordia New"/>
      <w:sz w:val="24"/>
      <w:szCs w:val="22"/>
      <w:lang w:eastAsia="en-US"/>
    </w:rPr>
  </w:style>
  <w:style w:type="paragraph" w:customStyle="1" w:styleId="2989D11BE154436DA19D586AE3D80E6A3">
    <w:name w:val="2989D11BE154436DA19D586AE3D80E6A3"/>
    <w:pPr>
      <w:spacing w:before="120" w:after="120"/>
    </w:pPr>
    <w:rPr>
      <w:rFonts w:ascii="Times New Roman" w:hAnsi="Times New Roman" w:cs="Cordia New"/>
      <w:sz w:val="24"/>
      <w:szCs w:val="22"/>
      <w:lang w:eastAsia="en-US"/>
    </w:rPr>
  </w:style>
  <w:style w:type="paragraph" w:customStyle="1" w:styleId="81785E3C58F64F6DAA21B5021B1B5CA73">
    <w:name w:val="81785E3C58F64F6DAA21B5021B1B5CA73"/>
    <w:qFormat/>
    <w:pPr>
      <w:spacing w:before="120" w:after="120"/>
    </w:pPr>
    <w:rPr>
      <w:rFonts w:ascii="Times New Roman" w:hAnsi="Times New Roman" w:cs="Cordia New"/>
      <w:sz w:val="24"/>
      <w:szCs w:val="22"/>
      <w:lang w:eastAsia="en-US"/>
    </w:rPr>
  </w:style>
  <w:style w:type="paragraph" w:customStyle="1" w:styleId="7A9F575189674B659F2612A1955708903">
    <w:name w:val="7A9F575189674B659F2612A1955708903"/>
    <w:pPr>
      <w:spacing w:before="120" w:after="120"/>
    </w:pPr>
    <w:rPr>
      <w:rFonts w:ascii="Times New Roman" w:hAnsi="Times New Roman" w:cs="Cordia New"/>
      <w:sz w:val="24"/>
      <w:szCs w:val="22"/>
      <w:lang w:eastAsia="en-US"/>
    </w:rPr>
  </w:style>
  <w:style w:type="paragraph" w:customStyle="1" w:styleId="7E3D3DDE2C794B2783FD7A9F39A8E7183">
    <w:name w:val="7E3D3DDE2C794B2783FD7A9F39A8E7183"/>
    <w:qFormat/>
    <w:pPr>
      <w:spacing w:before="120" w:after="120"/>
    </w:pPr>
    <w:rPr>
      <w:rFonts w:ascii="Times New Roman" w:hAnsi="Times New Roman" w:cs="Cordia New"/>
      <w:sz w:val="24"/>
      <w:szCs w:val="22"/>
      <w:lang w:eastAsia="en-US"/>
    </w:rPr>
  </w:style>
  <w:style w:type="paragraph" w:customStyle="1" w:styleId="1D5AEBD39034480FB3CDFDD5DBFFBAB63">
    <w:name w:val="1D5AEBD39034480FB3CDFDD5DBFFBAB63"/>
    <w:qFormat/>
    <w:pPr>
      <w:spacing w:before="120" w:after="120"/>
    </w:pPr>
    <w:rPr>
      <w:rFonts w:ascii="Times New Roman" w:hAnsi="Times New Roman" w:cs="Cordia New"/>
      <w:sz w:val="24"/>
      <w:szCs w:val="22"/>
      <w:lang w:eastAsia="en-US"/>
    </w:rPr>
  </w:style>
  <w:style w:type="paragraph" w:customStyle="1" w:styleId="5E96F19897EB4FA98712AE349D2FC8CF3">
    <w:name w:val="5E96F19897EB4FA98712AE349D2FC8CF3"/>
    <w:pPr>
      <w:spacing w:before="120" w:after="120"/>
    </w:pPr>
    <w:rPr>
      <w:rFonts w:ascii="Times New Roman" w:hAnsi="Times New Roman" w:cs="Cordia New"/>
      <w:sz w:val="24"/>
      <w:szCs w:val="22"/>
      <w:lang w:eastAsia="en-US"/>
    </w:rPr>
  </w:style>
  <w:style w:type="paragraph" w:customStyle="1" w:styleId="A152406541304F9EB6E1C1B24A4E52C63">
    <w:name w:val="A152406541304F9EB6E1C1B24A4E52C63"/>
    <w:qFormat/>
    <w:pPr>
      <w:spacing w:before="120" w:after="120"/>
    </w:pPr>
    <w:rPr>
      <w:rFonts w:ascii="Times New Roman" w:hAnsi="Times New Roman" w:cs="Cordia New"/>
      <w:sz w:val="24"/>
      <w:szCs w:val="22"/>
      <w:lang w:eastAsia="en-US"/>
    </w:rPr>
  </w:style>
  <w:style w:type="paragraph" w:customStyle="1" w:styleId="3DE91F26E2524F16BD86D86D4E8D73653">
    <w:name w:val="3DE91F26E2524F16BD86D86D4E8D73653"/>
    <w:qFormat/>
    <w:pPr>
      <w:spacing w:before="120" w:after="120"/>
    </w:pPr>
    <w:rPr>
      <w:rFonts w:ascii="Times New Roman" w:hAnsi="Times New Roman" w:cs="Cordia New"/>
      <w:sz w:val="24"/>
      <w:szCs w:val="22"/>
      <w:lang w:eastAsia="en-US"/>
    </w:rPr>
  </w:style>
  <w:style w:type="paragraph" w:customStyle="1" w:styleId="86E4924B5BEE4CE39C9AAB0EB9F399D43">
    <w:name w:val="86E4924B5BEE4CE39C9AAB0EB9F399D43"/>
    <w:pPr>
      <w:spacing w:before="120" w:after="120"/>
    </w:pPr>
    <w:rPr>
      <w:rFonts w:ascii="Times New Roman" w:hAnsi="Times New Roman" w:cs="Cordia New"/>
      <w:sz w:val="24"/>
      <w:szCs w:val="22"/>
      <w:lang w:eastAsia="en-US"/>
    </w:rPr>
  </w:style>
  <w:style w:type="paragraph" w:customStyle="1" w:styleId="0FDC2D7CF7F943C984D5E810EF49128F1">
    <w:name w:val="0FDC2D7CF7F943C984D5E810EF49128F1"/>
    <w:pPr>
      <w:spacing w:before="120" w:after="120"/>
    </w:pPr>
    <w:rPr>
      <w:rFonts w:ascii="Times New Roman" w:hAnsi="Times New Roman" w:cs="Cordia New"/>
      <w:sz w:val="24"/>
      <w:szCs w:val="22"/>
      <w:lang w:eastAsia="en-US"/>
    </w:rPr>
  </w:style>
  <w:style w:type="paragraph" w:customStyle="1" w:styleId="E8D2982923D24E94972D73E91515F0611">
    <w:name w:val="E8D2982923D24E94972D73E91515F0611"/>
    <w:qFormat/>
    <w:pPr>
      <w:spacing w:before="120" w:after="120"/>
    </w:pPr>
    <w:rPr>
      <w:rFonts w:ascii="Times New Roman" w:hAnsi="Times New Roman" w:cs="Cordia New"/>
      <w:sz w:val="24"/>
      <w:szCs w:val="22"/>
      <w:lang w:eastAsia="en-US"/>
    </w:rPr>
  </w:style>
  <w:style w:type="paragraph" w:customStyle="1" w:styleId="3D0AB0B5F0BB4A85911C9B3E4DA7C6D02">
    <w:name w:val="3D0AB0B5F0BB4A85911C9B3E4DA7C6D02"/>
    <w:pPr>
      <w:spacing w:before="120" w:after="120"/>
    </w:pPr>
    <w:rPr>
      <w:rFonts w:ascii="Times New Roman" w:hAnsi="Times New Roman" w:cs="Cordia New"/>
      <w:sz w:val="24"/>
      <w:szCs w:val="22"/>
      <w:lang w:eastAsia="en-US"/>
    </w:rPr>
  </w:style>
  <w:style w:type="paragraph" w:customStyle="1" w:styleId="BB0364FB000C4F28B7BEEFC64B9422A22">
    <w:name w:val="BB0364FB000C4F28B7BEEFC64B9422A22"/>
    <w:pPr>
      <w:spacing w:before="120" w:after="120"/>
    </w:pPr>
    <w:rPr>
      <w:rFonts w:ascii="Times New Roman" w:hAnsi="Times New Roman" w:cs="Cordia New"/>
      <w:sz w:val="24"/>
      <w:szCs w:val="22"/>
      <w:lang w:eastAsia="en-US"/>
    </w:rPr>
  </w:style>
  <w:style w:type="paragraph" w:customStyle="1" w:styleId="23C0EDA297024B5E8C179DFA8599089C2">
    <w:name w:val="23C0EDA297024B5E8C179DFA8599089C2"/>
    <w:qFormat/>
    <w:pPr>
      <w:spacing w:before="120" w:after="120"/>
    </w:pPr>
    <w:rPr>
      <w:rFonts w:ascii="Times New Roman" w:hAnsi="Times New Roman" w:cs="Cordia New"/>
      <w:sz w:val="24"/>
      <w:szCs w:val="22"/>
      <w:lang w:eastAsia="en-US"/>
    </w:rPr>
  </w:style>
  <w:style w:type="paragraph" w:customStyle="1" w:styleId="F0F7B882500448228F93226FF1F3EFE0">
    <w:name w:val="F0F7B882500448228F93226FF1F3EFE0"/>
    <w:pPr>
      <w:spacing w:before="120" w:after="120"/>
    </w:pPr>
    <w:rPr>
      <w:rFonts w:ascii="Times New Roman" w:hAnsi="Times New Roman" w:cs="Cordia New"/>
      <w:sz w:val="24"/>
      <w:szCs w:val="22"/>
      <w:lang w:eastAsia="en-US"/>
    </w:rPr>
  </w:style>
  <w:style w:type="paragraph" w:customStyle="1" w:styleId="7C5B4B4EFBDC45068ABC1135277DA67F">
    <w:name w:val="7C5B4B4EFBDC45068ABC1135277DA67F"/>
    <w:pPr>
      <w:widowControl w:val="0"/>
      <w:spacing w:after="160" w:line="278" w:lineRule="auto"/>
    </w:pPr>
    <w:rPr>
      <w:kern w:val="2"/>
      <w:sz w:val="22"/>
      <w:szCs w:val="24"/>
      <w14:ligatures w14:val="standardContextual"/>
    </w:rPr>
  </w:style>
  <w:style w:type="paragraph" w:customStyle="1" w:styleId="D8E58A0A3CE642AD9F6C3259A79A98BB1">
    <w:name w:val="D8E58A0A3CE642AD9F6C3259A79A98BB1"/>
    <w:qFormat/>
    <w:pPr>
      <w:spacing w:before="120" w:after="120"/>
    </w:pPr>
    <w:rPr>
      <w:rFonts w:ascii="Times New Roman" w:hAnsi="Times New Roman" w:cs="Cordia New"/>
      <w:sz w:val="24"/>
      <w:szCs w:val="22"/>
      <w:lang w:eastAsia="en-US"/>
    </w:rPr>
  </w:style>
  <w:style w:type="paragraph" w:customStyle="1" w:styleId="F03759BB1D0E4FAFBD69C26DEA96E3491">
    <w:name w:val="F03759BB1D0E4FAFBD69C26DEA96E3491"/>
    <w:pPr>
      <w:spacing w:before="120" w:after="120"/>
    </w:pPr>
    <w:rPr>
      <w:rFonts w:ascii="Times New Roman" w:hAnsi="Times New Roman" w:cs="Cordia New"/>
      <w:sz w:val="24"/>
      <w:szCs w:val="22"/>
      <w:lang w:eastAsia="en-US"/>
    </w:rPr>
  </w:style>
  <w:style w:type="paragraph" w:customStyle="1" w:styleId="7E155E6715D549BEA60A48106975FC901">
    <w:name w:val="7E155E6715D549BEA60A48106975FC901"/>
    <w:pPr>
      <w:spacing w:before="120" w:after="120"/>
    </w:pPr>
    <w:rPr>
      <w:rFonts w:ascii="Times New Roman" w:hAnsi="Times New Roman" w:cs="Cordia New"/>
      <w:sz w:val="24"/>
      <w:szCs w:val="22"/>
      <w:lang w:eastAsia="en-US"/>
    </w:rPr>
  </w:style>
  <w:style w:type="paragraph" w:customStyle="1" w:styleId="F20BC1823912490F82F0F1B9CF46241D1">
    <w:name w:val="F20BC1823912490F82F0F1B9CF46241D1"/>
    <w:pPr>
      <w:spacing w:before="120" w:after="120"/>
    </w:pPr>
    <w:rPr>
      <w:rFonts w:ascii="Times New Roman" w:hAnsi="Times New Roman" w:cs="Cordia New"/>
      <w:sz w:val="24"/>
      <w:szCs w:val="22"/>
      <w:lang w:eastAsia="en-US"/>
    </w:rPr>
  </w:style>
  <w:style w:type="paragraph" w:customStyle="1" w:styleId="B3B360A93DC14B41BA33BF58163AF7391">
    <w:name w:val="B3B360A93DC14B41BA33BF58163AF7391"/>
    <w:pPr>
      <w:spacing w:before="120" w:after="120"/>
    </w:pPr>
    <w:rPr>
      <w:rFonts w:ascii="Times New Roman" w:hAnsi="Times New Roman" w:cs="Cordia New"/>
      <w:sz w:val="24"/>
      <w:szCs w:val="22"/>
      <w:lang w:eastAsia="en-US"/>
    </w:rPr>
  </w:style>
  <w:style w:type="paragraph" w:customStyle="1" w:styleId="CBAA309A274C4C0B9A578899434CA0E9">
    <w:name w:val="CBAA309A274C4C0B9A578899434CA0E9"/>
    <w:pPr>
      <w:widowControl w:val="0"/>
      <w:spacing w:after="160" w:line="278" w:lineRule="auto"/>
    </w:pPr>
    <w:rPr>
      <w:kern w:val="2"/>
      <w:sz w:val="22"/>
      <w:szCs w:val="24"/>
      <w14:ligatures w14:val="standardContextual"/>
    </w:rPr>
  </w:style>
  <w:style w:type="paragraph" w:customStyle="1" w:styleId="9CE12101EC374529931F164593720251">
    <w:name w:val="9CE12101EC374529931F164593720251"/>
    <w:pPr>
      <w:widowControl w:val="0"/>
      <w:spacing w:after="160" w:line="278" w:lineRule="auto"/>
    </w:pPr>
    <w:rPr>
      <w:kern w:val="2"/>
      <w:sz w:val="22"/>
      <w:szCs w:val="24"/>
      <w14:ligatures w14:val="standardContextual"/>
    </w:rPr>
  </w:style>
  <w:style w:type="paragraph" w:customStyle="1" w:styleId="9ADF9140E97242F7AA1FF2693352758717">
    <w:name w:val="9ADF9140E97242F7AA1FF2693352758717"/>
    <w:rsid w:val="00714567"/>
    <w:pPr>
      <w:spacing w:before="120" w:after="120"/>
    </w:pPr>
    <w:rPr>
      <w:rFonts w:ascii="Times New Roman" w:hAnsi="Times New Roman" w:cs="Cordia New"/>
      <w:sz w:val="24"/>
      <w:szCs w:val="22"/>
      <w:lang w:eastAsia="en-US"/>
    </w:rPr>
  </w:style>
  <w:style w:type="paragraph" w:customStyle="1" w:styleId="9ADF9140E97242F7AA1FF269335275872">
    <w:name w:val="9ADF9140E97242F7AA1FF269335275872"/>
    <w:rsid w:val="00C21AD7"/>
    <w:pPr>
      <w:spacing w:before="120" w:after="120"/>
    </w:pPr>
    <w:rPr>
      <w:rFonts w:ascii="Times New Roman" w:hAnsi="Times New Roman" w:cs="Cordia New"/>
      <w:sz w:val="24"/>
      <w:szCs w:val="22"/>
      <w:lang w:eastAsia="en-US"/>
    </w:rPr>
  </w:style>
  <w:style w:type="paragraph" w:customStyle="1" w:styleId="9ADF9140E97242F7AA1FF269335275873">
    <w:name w:val="9ADF9140E97242F7AA1FF269335275873"/>
    <w:rsid w:val="00C746B1"/>
    <w:pPr>
      <w:spacing w:before="120" w:after="120"/>
    </w:pPr>
    <w:rPr>
      <w:rFonts w:ascii="Times New Roman" w:hAnsi="Times New Roman" w:cs="Cordia New"/>
      <w:sz w:val="24"/>
      <w:szCs w:val="22"/>
      <w:lang w:eastAsia="en-US"/>
    </w:rPr>
  </w:style>
  <w:style w:type="paragraph" w:customStyle="1" w:styleId="9ADF9140E97242F7AA1FF269335275874">
    <w:name w:val="9ADF9140E97242F7AA1FF269335275874"/>
    <w:rsid w:val="000305D9"/>
    <w:pPr>
      <w:spacing w:before="120" w:after="120"/>
    </w:pPr>
    <w:rPr>
      <w:rFonts w:ascii="Times New Roman" w:hAnsi="Times New Roman" w:cs="Cordia New"/>
      <w:sz w:val="24"/>
      <w:szCs w:val="22"/>
      <w:lang w:eastAsia="en-US"/>
    </w:rPr>
  </w:style>
  <w:style w:type="paragraph" w:customStyle="1" w:styleId="23E3654DB56A4EB8AF16D492C5AEA158">
    <w:name w:val="23E3654DB56A4EB8AF16D492C5AEA158"/>
    <w:rsid w:val="000305D9"/>
    <w:pPr>
      <w:spacing w:after="160" w:line="278" w:lineRule="auto"/>
    </w:pPr>
    <w:rPr>
      <w:kern w:val="2"/>
      <w:sz w:val="24"/>
      <w:szCs w:val="24"/>
      <w14:ligatures w14:val="standardContextual"/>
    </w:rPr>
  </w:style>
  <w:style w:type="paragraph" w:customStyle="1" w:styleId="9ADF9140E97242F7AA1FF269335275875">
    <w:name w:val="9ADF9140E97242F7AA1FF269335275875"/>
    <w:rsid w:val="000305D9"/>
    <w:pPr>
      <w:spacing w:before="120" w:after="120"/>
    </w:pPr>
    <w:rPr>
      <w:rFonts w:ascii="Times New Roman" w:hAnsi="Times New Roman" w:cs="Cordia New"/>
      <w:sz w:val="24"/>
      <w:szCs w:val="22"/>
      <w:lang w:eastAsia="en-US"/>
    </w:rPr>
  </w:style>
  <w:style w:type="paragraph" w:customStyle="1" w:styleId="26FE4A26920C4ECE9732B82FBC13CBF2">
    <w:name w:val="26FE4A26920C4ECE9732B82FBC13CBF2"/>
    <w:rsid w:val="000305D9"/>
    <w:pPr>
      <w:spacing w:after="160" w:line="278" w:lineRule="auto"/>
    </w:pPr>
    <w:rPr>
      <w:kern w:val="2"/>
      <w:sz w:val="24"/>
      <w:szCs w:val="24"/>
      <w14:ligatures w14:val="standardContextual"/>
    </w:rPr>
  </w:style>
  <w:style w:type="paragraph" w:customStyle="1" w:styleId="9ADF9140E97242F7AA1FF269335275876">
    <w:name w:val="9ADF9140E97242F7AA1FF269335275876"/>
    <w:rsid w:val="000305D9"/>
    <w:pPr>
      <w:spacing w:before="120" w:after="120"/>
    </w:pPr>
    <w:rPr>
      <w:rFonts w:ascii="Times New Roman" w:hAnsi="Times New Roman" w:cs="Cordia New"/>
      <w:sz w:val="24"/>
      <w:szCs w:val="22"/>
      <w:lang w:eastAsia="en-US"/>
    </w:rPr>
  </w:style>
  <w:style w:type="paragraph" w:customStyle="1" w:styleId="9ADF9140E97242F7AA1FF269335275877">
    <w:name w:val="9ADF9140E97242F7AA1FF269335275877"/>
    <w:rsid w:val="00EC5B4D"/>
    <w:pPr>
      <w:spacing w:before="120" w:after="120"/>
    </w:pPr>
    <w:rPr>
      <w:rFonts w:ascii="Times New Roman" w:hAnsi="Times New Roman" w:cs="Cordia New"/>
      <w:sz w:val="24"/>
      <w:szCs w:val="22"/>
      <w:lang w:eastAsia="en-US"/>
    </w:rPr>
  </w:style>
  <w:style w:type="paragraph" w:customStyle="1" w:styleId="B9C178B23F6B48B88C7284A2A9D22795">
    <w:name w:val="B9C178B23F6B48B88C7284A2A9D22795"/>
    <w:rsid w:val="00EC5B4D"/>
    <w:pPr>
      <w:spacing w:after="160" w:line="278" w:lineRule="auto"/>
    </w:pPr>
    <w:rPr>
      <w:kern w:val="2"/>
      <w:sz w:val="24"/>
      <w:szCs w:val="24"/>
      <w14:ligatures w14:val="standardContextual"/>
    </w:rPr>
  </w:style>
  <w:style w:type="paragraph" w:customStyle="1" w:styleId="E5A12A42BB7E438B8E51315D9ACD7E161">
    <w:name w:val="E5A12A42BB7E438B8E51315D9ACD7E161"/>
    <w:rsid w:val="005F38F1"/>
    <w:pPr>
      <w:keepNext/>
      <w:numPr>
        <w:ilvl w:val="3"/>
        <w:numId w:val="1"/>
      </w:numPr>
      <w:tabs>
        <w:tab w:val="left" w:pos="1080"/>
      </w:tabs>
      <w:adjustRightInd w:val="0"/>
      <w:snapToGrid w:val="0"/>
      <w:spacing w:before="240"/>
      <w:ind w:left="3870" w:hanging="1080"/>
      <w:textAlignment w:val="baseline"/>
      <w:outlineLvl w:val="3"/>
    </w:pPr>
    <w:rPr>
      <w:rFonts w:ascii="Times New Roman Bold" w:eastAsiaTheme="majorEastAsia" w:hAnsi="Times New Roman Bold" w:cs="Cordia New"/>
      <w:b/>
      <w:sz w:val="24"/>
      <w:szCs w:val="22"/>
      <w:lang w:eastAsia="ja-JP"/>
    </w:rPr>
  </w:style>
  <w:style w:type="paragraph" w:customStyle="1" w:styleId="E3BA39D3737C4640916916F900C8AD881">
    <w:name w:val="E3BA39D3737C4640916916F900C8AD881"/>
    <w:rsid w:val="005F38F1"/>
    <w:pPr>
      <w:spacing w:before="120" w:after="120"/>
    </w:pPr>
    <w:rPr>
      <w:rFonts w:ascii="Times New Roman" w:hAnsi="Times New Roman" w:cs="Cordia New"/>
      <w:sz w:val="24"/>
      <w:szCs w:val="22"/>
      <w:lang w:eastAsia="en-US"/>
    </w:rPr>
  </w:style>
  <w:style w:type="paragraph" w:customStyle="1" w:styleId="F0966CBADC98454299AE408F704BD09E1">
    <w:name w:val="F0966CBADC98454299AE408F704BD09E1"/>
    <w:rsid w:val="005F38F1"/>
    <w:pPr>
      <w:spacing w:before="120" w:after="120"/>
    </w:pPr>
    <w:rPr>
      <w:rFonts w:ascii="Times New Roman" w:hAnsi="Times New Roman" w:cs="Cordia New"/>
      <w:sz w:val="24"/>
      <w:szCs w:val="22"/>
      <w:lang w:eastAsia="en-US"/>
    </w:rPr>
  </w:style>
  <w:style w:type="paragraph" w:customStyle="1" w:styleId="A04E877AAA03403B94759FF012F62B70">
    <w:name w:val="A04E877AAA03403B94759FF012F62B70"/>
    <w:rsid w:val="005F38F1"/>
    <w:pPr>
      <w:spacing w:before="120" w:after="120"/>
    </w:pPr>
    <w:rPr>
      <w:rFonts w:ascii="Times New Roman" w:hAnsi="Times New Roman" w:cs="Cordia New"/>
      <w:sz w:val="24"/>
      <w:szCs w:val="22"/>
      <w:lang w:eastAsia="en-US"/>
    </w:rPr>
  </w:style>
  <w:style w:type="paragraph" w:customStyle="1" w:styleId="9ADF9140E97242F7AA1FF269335275878">
    <w:name w:val="9ADF9140E97242F7AA1FF269335275878"/>
    <w:rsid w:val="005F38F1"/>
    <w:pPr>
      <w:spacing w:before="120" w:after="120"/>
    </w:pPr>
    <w:rPr>
      <w:rFonts w:ascii="Times New Roman" w:hAnsi="Times New Roman" w:cs="Cordia New"/>
      <w:sz w:val="24"/>
      <w:szCs w:val="22"/>
      <w:lang w:eastAsia="en-US"/>
    </w:rPr>
  </w:style>
  <w:style w:type="paragraph" w:customStyle="1" w:styleId="E5A12A42BB7E438B8E51315D9ACD7E162">
    <w:name w:val="E5A12A42BB7E438B8E51315D9ACD7E162"/>
    <w:rsid w:val="008808EE"/>
    <w:pPr>
      <w:keepNext/>
      <w:tabs>
        <w:tab w:val="left" w:pos="1080"/>
      </w:tabs>
      <w:adjustRightInd w:val="0"/>
      <w:snapToGrid w:val="0"/>
      <w:spacing w:before="240"/>
      <w:ind w:left="3870" w:hanging="1080"/>
      <w:textAlignment w:val="baseline"/>
      <w:outlineLvl w:val="3"/>
    </w:pPr>
    <w:rPr>
      <w:rFonts w:ascii="Times New Roman Bold" w:eastAsiaTheme="majorEastAsia" w:hAnsi="Times New Roman Bold" w:cs="Cordia New"/>
      <w:b/>
      <w:sz w:val="24"/>
      <w:szCs w:val="22"/>
      <w:lang w:eastAsia="ja-JP"/>
    </w:rPr>
  </w:style>
  <w:style w:type="paragraph" w:customStyle="1" w:styleId="E3BA39D3737C4640916916F900C8AD882">
    <w:name w:val="E3BA39D3737C4640916916F900C8AD882"/>
    <w:rsid w:val="008808EE"/>
    <w:pPr>
      <w:spacing w:before="120" w:after="120"/>
    </w:pPr>
    <w:rPr>
      <w:rFonts w:ascii="Times New Roman" w:hAnsi="Times New Roman" w:cs="Cordia New"/>
      <w:sz w:val="24"/>
      <w:szCs w:val="22"/>
      <w:lang w:eastAsia="en-US"/>
    </w:rPr>
  </w:style>
  <w:style w:type="paragraph" w:customStyle="1" w:styleId="F0966CBADC98454299AE408F704BD09E2">
    <w:name w:val="F0966CBADC98454299AE408F704BD09E2"/>
    <w:rsid w:val="008808EE"/>
    <w:pPr>
      <w:spacing w:before="120" w:after="120"/>
    </w:pPr>
    <w:rPr>
      <w:rFonts w:ascii="Times New Roman" w:hAnsi="Times New Roman" w:cs="Cordia New"/>
      <w:sz w:val="24"/>
      <w:szCs w:val="22"/>
      <w:lang w:eastAsia="en-US"/>
    </w:rPr>
  </w:style>
  <w:style w:type="paragraph" w:customStyle="1" w:styleId="A04E877AAA03403B94759FF012F62B701">
    <w:name w:val="A04E877AAA03403B94759FF012F62B701"/>
    <w:rsid w:val="008808EE"/>
    <w:pPr>
      <w:spacing w:before="120" w:after="120"/>
    </w:pPr>
    <w:rPr>
      <w:rFonts w:ascii="Times New Roman" w:hAnsi="Times New Roman" w:cs="Cordia New"/>
      <w:sz w:val="24"/>
      <w:szCs w:val="22"/>
      <w:lang w:eastAsia="en-US"/>
    </w:rPr>
  </w:style>
  <w:style w:type="paragraph" w:customStyle="1" w:styleId="9ADF9140E97242F7AA1FF269335275879">
    <w:name w:val="9ADF9140E97242F7AA1FF269335275879"/>
    <w:rsid w:val="008808EE"/>
    <w:pPr>
      <w:spacing w:before="120" w:after="120"/>
    </w:pPr>
    <w:rPr>
      <w:rFonts w:ascii="Times New Roman" w:hAnsi="Times New Roman" w:cs="Cordia New"/>
      <w:sz w:val="24"/>
      <w:szCs w:val="22"/>
      <w:lang w:eastAsia="en-US"/>
    </w:rPr>
  </w:style>
  <w:style w:type="paragraph" w:customStyle="1" w:styleId="9ADF9140E97242F7AA1FF2693352758710">
    <w:name w:val="9ADF9140E97242F7AA1FF2693352758710"/>
    <w:rsid w:val="008808EE"/>
    <w:pPr>
      <w:spacing w:before="120" w:after="120"/>
    </w:pPr>
    <w:rPr>
      <w:rFonts w:ascii="Times New Roman" w:hAnsi="Times New Roman" w:cs="Cordia New"/>
      <w:sz w:val="24"/>
      <w:szCs w:val="22"/>
      <w:lang w:eastAsia="en-US"/>
    </w:rPr>
  </w:style>
  <w:style w:type="paragraph" w:customStyle="1" w:styleId="9ADF9140E97242F7AA1FF2693352758711">
    <w:name w:val="9ADF9140E97242F7AA1FF2693352758711"/>
    <w:rsid w:val="00DE381F"/>
    <w:pPr>
      <w:spacing w:before="120" w:after="120"/>
    </w:pPr>
    <w:rPr>
      <w:rFonts w:ascii="Times New Roman" w:hAnsi="Times New Roman" w:cs="Cordia New"/>
      <w:sz w:val="24"/>
      <w:szCs w:val="22"/>
      <w:lang w:eastAsia="en-US"/>
    </w:rPr>
  </w:style>
  <w:style w:type="paragraph" w:customStyle="1" w:styleId="9ADF9140E97242F7AA1FF2693352758712">
    <w:name w:val="9ADF9140E97242F7AA1FF2693352758712"/>
    <w:rsid w:val="00E24C0D"/>
    <w:pPr>
      <w:spacing w:before="120" w:after="120"/>
    </w:pPr>
    <w:rPr>
      <w:rFonts w:ascii="Times New Roman" w:hAnsi="Times New Roman" w:cs="Cordia New"/>
      <w:sz w:val="24"/>
      <w:szCs w:val="22"/>
      <w:lang w:eastAsia="en-US"/>
    </w:rPr>
  </w:style>
  <w:style w:type="paragraph" w:customStyle="1" w:styleId="9ADF9140E97242F7AA1FF2693352758713">
    <w:name w:val="9ADF9140E97242F7AA1FF2693352758713"/>
    <w:rsid w:val="002F0611"/>
    <w:pPr>
      <w:spacing w:before="120" w:after="120"/>
    </w:pPr>
    <w:rPr>
      <w:rFonts w:ascii="Times New Roman" w:hAnsi="Times New Roman" w:cs="Cordia New"/>
      <w:sz w:val="24"/>
      <w:szCs w:val="22"/>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gb2312"/>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D0B7E7ECD778354EA782EB4380893565" ma:contentTypeVersion="0" ma:contentTypeDescription="新建文档。" ma:contentTypeScope="" ma:versionID="4b58cc2d9308bba1afe60a5839253cc2">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linicalStudy xmlns="urn:cpt:SAPl" Name="SAP">
  <Metadata>
    <Acronym/>
    <BriefTitle/>
    <CompoundNumber/>
    <DataMonitoringCommittee/>
    <DrugName/>
    <EnrollmentTarget/>
    <HealthyVolunteer/>
    <InterventionModel/>
    <Masking/>
    <NumberOfArms/>
    <NumberOfParticipants/>
    <OrganizationAddress/>
    <ParticipantAndStudyCompletion xmlns="urn:cpt:protocol">
    </ParticipantAndStudyCompletion>
    <PlannedNumberofArms/>
    <PrimaryPurpose/>
    <ProtocolID/>
    <ProtocolNumber/>
    <ProtocolVersionDate/>
    <RegulatoryAgencies>
      <RegistryIdentifiers/>
    </RegulatoryAgencies>
    <SponsorName/>
    <StudyName/>
    <StudyPhase/>
    <StudyType/>
    <TherapeuticArea/>
    <TrialPhase/>
    <Version/>
  </Metadata>
  <Objectives>
    <PrimaryObjectives/>
    <SecondaryObjectives/>
    <TertiaryExploratoryObjectives/>
  </Objectives>
  <Rationale xmlns="urn:cpt:protocol">
  </Rationale>
  <StudyDesign/>
  <OverallDesign xmlns="urn:cpt:protocol">
  </OverallDesign>
  <InterventionGroupsAndDuration xmlns="urn:cpt:protocol">
  </InterventionGroupsAndDuration>
  <ArmName/>
  <InterventionName/>
  <IMPandNIMP/>
  <InterventionType/>
  <DoseFormulation/>
  <DosageLevel/>
  <Sourcing/>
  <PackagingandLabeling/>
  <UnitDoseStrength/>
  <RouteOfAdministration/>
  <CurrentFormerNamesAliases/>
  <InclusionCriteria>
    <PlannedMinimumAgeOfSubjects/>
    <PlannedMaximumAgeOfSubjects/>
    <InclusionCriteriaAge/>
    <InclusionCriteriaTypeOfParticipant/>
    <InclusionCriteriaSex/>
    <SexOfParticipants/>
    <InclusionCriteriaWeight/>
  </InclusionCriteria>
  <ExclusionCriteria>
    <ExclusionCriteriaMedicalConditions xmlns="urn:cpt:protocol">
    </ExclusionCriteriaMedicalConditions>
    <ExclusionCriteriaPriorConcomitantTherapy xmlns="urn:cpt:protocol">
    </ExclusionCriteriaPriorConcomitantTherapy>
    <ExclusionCriteriaPriorConcurrentClinicalStudyExperience xmlns="urn:cpt:protocol">
    </ExclusionCriteriaPriorConcurrentClinicalStudyExperience>
    <ExclusionCriteriaDiagnosticAssessments xmlns="urn:cpt:protocol">
    </ExclusionCriteriaDiagnosticAssessments>
    <ExclusionCriteriaOther xmlns="urn:cpt:protocol">
    </ExclusionCriteriaOther>
  </ExclusionCriteria>
</ClinicalStudy>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30BA42-63E2-4B73-8DA6-7930C3CD28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D968996-04E2-4EEE-8F6A-51FA53F313BA}">
  <ds:schemaRefs>
    <ds:schemaRef ds:uri="http://www.w3.org/2001/XMLSchema"/>
    <ds:schemaRef ds:uri="urn:cpt:variables"/>
  </ds:schemaRefs>
</ds:datastoreItem>
</file>

<file path=customXml/itemProps3.xml><?xml version="1.0" encoding="utf-8"?>
<ds:datastoreItem xmlns:ds="http://schemas.openxmlformats.org/officeDocument/2006/customXml" ds:itemID="{3108BBD2-5292-4616-AE7C-CC735C8CBDC3}">
  <ds:schemaRefs>
    <ds:schemaRef ds:uri="http://schemas.microsoft.com/sharepoint/v3/contenttype/forms"/>
  </ds:schemaRefs>
</ds:datastoreItem>
</file>

<file path=customXml/itemProps4.xml><?xml version="1.0" encoding="utf-8"?>
<ds:datastoreItem xmlns:ds="http://schemas.openxmlformats.org/officeDocument/2006/customXml" ds:itemID="{B8455CE9-8E8F-4632-8B3E-0A4B7FCB910B}">
  <ds:schemaRefs>
    <ds:schemaRef ds:uri="urn:cpt:SAPl"/>
    <ds:schemaRef ds:uri="urn:cpt:protocol"/>
  </ds:schemaRefs>
</ds:datastoreItem>
</file>

<file path=customXml/itemProps5.xml><?xml version="1.0" encoding="utf-8"?>
<ds:datastoreItem xmlns:ds="http://schemas.openxmlformats.org/officeDocument/2006/customXml" ds:itemID="{C0B8BBED-99E5-4E56-941D-196EC0448192}">
  <ds:schemaRefs>
    <ds:schemaRef ds:uri="http://schemas.openxmlformats.org/officeDocument/2006/bibliography"/>
  </ds:schemaRefs>
</ds:datastoreItem>
</file>

<file path=customXml/itemProps6.xml><?xml version="1.0" encoding="utf-8"?>
<ds:datastoreItem xmlns:ds="http://schemas.openxmlformats.org/officeDocument/2006/customXml" ds:itemID="{CC1A74F7-9A21-49A0-A3AF-98A72BC6CF33}">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STF-432-GL.00 SAP template (CN).dotx</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IMM01-008统计分析计划</dc:title>
  <dc:subject/>
  <dc:creator>Dan Bai</dc:creator>
  <keywords/>
  <lastModifiedBy>王 桢</lastModifiedBy>
  <revision>436</revision>
  <dcterms:created xsi:type="dcterms:W3CDTF">2025-06-13T13:25:00.0000000Z</dcterms:created>
  <dcterms:modified xsi:type="dcterms:W3CDTF">2025-08-18T06:29:01.9845403Z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Type">
    <vt:lpwstr>SAP</vt:lpwstr>
  </property>
  <property fmtid="{D5CDD505-2E9C-101B-9397-08002B2CF9AE}" pid="3" name="Template Version">
    <vt:lpwstr>2.0</vt:lpwstr>
  </property>
  <property fmtid="{D5CDD505-2E9C-101B-9397-08002B2CF9AE}" pid="4" name="ContentTypeId">
    <vt:lpwstr>0x010100D0B7E7ECD778354EA782EB4380893565</vt:lpwstr>
  </property>
  <property fmtid="{D5CDD505-2E9C-101B-9397-08002B2CF9AE}" pid="5" name="_dlc_DocIdItemGuid">
    <vt:lpwstr>11f71424-e0fb-4c01-999a-73c806e48efa</vt:lpwstr>
  </property>
  <property fmtid="{D5CDD505-2E9C-101B-9397-08002B2CF9AE}" pid="6" name="Auto open Manage Objectives and Endpoints wizard">
    <vt:bool>true</vt:bool>
  </property>
  <property fmtid="{D5CDD505-2E9C-101B-9397-08002B2CF9AE}" pid="7" name="KSOProductBuildVer">
    <vt:lpwstr>2052-12.1.0.16929</vt:lpwstr>
  </property>
  <property fmtid="{D5CDD505-2E9C-101B-9397-08002B2CF9AE}" pid="8" name="ICV">
    <vt:lpwstr>B030D30E9E6C45CBA23F902D87A9411E_12</vt:lpwstr>
  </property>
  <property fmtid="{D5CDD505-2E9C-101B-9397-08002B2CF9AE}" pid="9" name="MediaServiceImageTags">
    <vt:lpwstr/>
  </property>
</Properties>
</file>